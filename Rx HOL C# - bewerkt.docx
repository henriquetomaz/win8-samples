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04D0" w:rsidRPr="003D36FB" w:rsidRDefault="00C15EF4" w:rsidP="00732A5F">
      <w:pPr>
        <w:pStyle w:val="Title"/>
        <w:rPr>
          <w:sz w:val="44"/>
          <w:rPrChange w:id="0" w:author="Author">
            <w:rPr/>
          </w:rPrChange>
        </w:rPr>
      </w:pPr>
      <w:r w:rsidRPr="003D36FB">
        <w:rPr>
          <w:sz w:val="44"/>
          <w:rPrChange w:id="1" w:author="Author">
            <w:rPr/>
          </w:rPrChange>
        </w:rPr>
        <w:t>DEVHOL20</w:t>
      </w:r>
      <w:r w:rsidR="00661D79" w:rsidRPr="003D36FB">
        <w:rPr>
          <w:sz w:val="44"/>
          <w:rPrChange w:id="2" w:author="Author">
            <w:rPr/>
          </w:rPrChange>
        </w:rPr>
        <w:t>2</w:t>
      </w:r>
      <w:r w:rsidR="00231705" w:rsidRPr="003D36FB">
        <w:rPr>
          <w:sz w:val="44"/>
          <w:rPrChange w:id="3" w:author="Author">
            <w:rPr/>
          </w:rPrChange>
        </w:rPr>
        <w:t xml:space="preserve"> – </w:t>
      </w:r>
      <w:r w:rsidR="004B1C0A" w:rsidRPr="003D36FB">
        <w:rPr>
          <w:sz w:val="44"/>
          <w:rPrChange w:id="4" w:author="Author">
            <w:rPr/>
          </w:rPrChange>
        </w:rPr>
        <w:t>Curing</w:t>
      </w:r>
      <w:r w:rsidR="00231705" w:rsidRPr="003D36FB">
        <w:rPr>
          <w:sz w:val="44"/>
          <w:rPrChange w:id="5" w:author="Author">
            <w:rPr/>
          </w:rPrChange>
        </w:rPr>
        <w:t xml:space="preserve"> </w:t>
      </w:r>
      <w:r w:rsidR="004B1C0A" w:rsidRPr="003D36FB">
        <w:rPr>
          <w:sz w:val="44"/>
          <w:rPrChange w:id="6" w:author="Author">
            <w:rPr/>
          </w:rPrChange>
        </w:rPr>
        <w:t>the asynchronous blues with the Reactive Extensions for .NET</w:t>
      </w:r>
      <w:ins w:id="7" w:author="Author">
        <w:r w:rsidR="00632475" w:rsidRPr="003D36FB">
          <w:rPr>
            <w:sz w:val="44"/>
            <w:rPrChange w:id="8" w:author="Author">
              <w:rPr/>
            </w:rPrChange>
          </w:rPr>
          <w:t xml:space="preserve"> v2.1</w:t>
        </w:r>
      </w:ins>
      <w:r w:rsidR="003872A5" w:rsidRPr="003D36FB">
        <w:rPr>
          <w:sz w:val="44"/>
          <w:rPrChange w:id="9" w:author="Author">
            <w:rPr/>
          </w:rPrChange>
        </w:rPr>
        <w:t xml:space="preserve"> </w:t>
      </w:r>
      <w:r w:rsidR="003872A5" w:rsidRPr="003D36FB">
        <w:rPr>
          <w:sz w:val="24"/>
          <w:rPrChange w:id="10" w:author="Author">
            <w:rPr>
              <w:sz w:val="32"/>
            </w:rPr>
          </w:rPrChange>
        </w:rPr>
        <w:t>(C#)</w:t>
      </w:r>
    </w:p>
    <w:p w:rsidR="00231705" w:rsidRPr="003D36FB" w:rsidRDefault="00231705" w:rsidP="00732A5F">
      <w:pPr>
        <w:pStyle w:val="Heading1"/>
        <w:rPr>
          <w:sz w:val="22"/>
          <w:rPrChange w:id="11" w:author="Author">
            <w:rPr/>
          </w:rPrChange>
        </w:rPr>
      </w:pPr>
      <w:bookmarkStart w:id="12" w:name="_GoBack"/>
      <w:bookmarkEnd w:id="12"/>
      <w:r w:rsidRPr="003D36FB">
        <w:rPr>
          <w:sz w:val="22"/>
          <w:rPrChange w:id="13" w:author="Author">
            <w:rPr/>
          </w:rPrChange>
        </w:rPr>
        <w:t>Introduction</w:t>
      </w:r>
    </w:p>
    <w:p w:rsidR="00231705" w:rsidRPr="003D36FB" w:rsidRDefault="00231705" w:rsidP="00231705">
      <w:pPr>
        <w:rPr>
          <w:sz w:val="18"/>
          <w:rPrChange w:id="14" w:author="Author">
            <w:rPr/>
          </w:rPrChange>
        </w:rPr>
      </w:pPr>
      <w:r w:rsidRPr="003D36FB">
        <w:rPr>
          <w:sz w:val="18"/>
          <w:rPrChange w:id="15" w:author="Author">
            <w:rPr/>
          </w:rPrChange>
        </w:rPr>
        <w:t xml:space="preserve">This Hands-on-Lab (HOL) familiarizes the reader with the Reactive Extensions for .NET (Rx). By exploring the framework through a </w:t>
      </w:r>
      <w:r w:rsidR="007D55C6" w:rsidRPr="003D36FB">
        <w:rPr>
          <w:sz w:val="18"/>
          <w:rPrChange w:id="16" w:author="Author">
            <w:rPr/>
          </w:rPrChange>
        </w:rPr>
        <w:t xml:space="preserve">series </w:t>
      </w:r>
      <w:r w:rsidRPr="003D36FB">
        <w:rPr>
          <w:sz w:val="18"/>
          <w:rPrChange w:id="17" w:author="Author">
            <w:rPr/>
          </w:rPrChange>
        </w:rPr>
        <w:t>of incremental sa</w:t>
      </w:r>
      <w:r w:rsidR="007D55C6" w:rsidRPr="003D36FB">
        <w:rPr>
          <w:sz w:val="18"/>
          <w:rPrChange w:id="18" w:author="Author">
            <w:rPr/>
          </w:rPrChange>
        </w:rPr>
        <w:t>mples, the reader gets a feel</w:t>
      </w:r>
      <w:r w:rsidRPr="003D36FB">
        <w:rPr>
          <w:sz w:val="18"/>
          <w:rPrChange w:id="19" w:author="Author">
            <w:rPr/>
          </w:rPrChange>
        </w:rPr>
        <w:t xml:space="preserve"> for </w:t>
      </w:r>
      <w:r w:rsidR="007D55C6" w:rsidRPr="003D36FB">
        <w:rPr>
          <w:sz w:val="18"/>
          <w:rPrChange w:id="20" w:author="Author">
            <w:rPr/>
          </w:rPrChange>
        </w:rPr>
        <w:t xml:space="preserve">Rx’s </w:t>
      </w:r>
      <w:r w:rsidRPr="003D36FB">
        <w:rPr>
          <w:sz w:val="18"/>
          <w:rPrChange w:id="21" w:author="Author">
            <w:rPr/>
          </w:rPrChange>
        </w:rPr>
        <w:t>compositional power used to write asynchronous applications</w:t>
      </w:r>
      <w:r w:rsidR="007D55C6" w:rsidRPr="003D36FB">
        <w:rPr>
          <w:sz w:val="18"/>
          <w:rPrChange w:id="22" w:author="Author">
            <w:rPr/>
          </w:rPrChange>
        </w:rPr>
        <w:t xml:space="preserve">, </w:t>
      </w:r>
      <w:r w:rsidR="00FD1117" w:rsidRPr="003D36FB">
        <w:rPr>
          <w:sz w:val="18"/>
          <w:rPrChange w:id="23" w:author="Author">
            <w:rPr/>
          </w:rPrChange>
        </w:rPr>
        <w:t xml:space="preserve">based on </w:t>
      </w:r>
      <w:r w:rsidR="007D55C6" w:rsidRPr="003D36FB">
        <w:rPr>
          <w:sz w:val="18"/>
          <w:rPrChange w:id="24" w:author="Author">
            <w:rPr/>
          </w:rPrChange>
        </w:rPr>
        <w:t>the concept of observable collections</w:t>
      </w:r>
      <w:r w:rsidRPr="003D36FB">
        <w:rPr>
          <w:sz w:val="18"/>
          <w:rPrChange w:id="25" w:author="Author">
            <w:rPr/>
          </w:rPrChange>
        </w:rPr>
        <w:t>.</w:t>
      </w:r>
    </w:p>
    <w:p w:rsidR="00231705" w:rsidRPr="003D36FB" w:rsidRDefault="00231705" w:rsidP="00231705">
      <w:pPr>
        <w:pStyle w:val="Heading1"/>
        <w:rPr>
          <w:sz w:val="22"/>
          <w:rPrChange w:id="26" w:author="Author">
            <w:rPr/>
          </w:rPrChange>
        </w:rPr>
      </w:pPr>
      <w:r w:rsidRPr="003D36FB">
        <w:rPr>
          <w:sz w:val="22"/>
          <w:rPrChange w:id="27" w:author="Author">
            <w:rPr/>
          </w:rPrChange>
        </w:rPr>
        <w:t>Prerequisites</w:t>
      </w:r>
    </w:p>
    <w:p w:rsidR="00231705" w:rsidRPr="003D36FB" w:rsidRDefault="00231705" w:rsidP="00231705">
      <w:pPr>
        <w:rPr>
          <w:sz w:val="18"/>
          <w:rPrChange w:id="28" w:author="Author">
            <w:rPr/>
          </w:rPrChange>
        </w:rPr>
      </w:pPr>
      <w:r w:rsidRPr="003D36FB">
        <w:rPr>
          <w:sz w:val="18"/>
          <w:rPrChange w:id="29" w:author="Author">
            <w:rPr/>
          </w:rPrChange>
        </w:rPr>
        <w:t>We assume the following intellectual and material prerequisites in order to complete this lab successfully:</w:t>
      </w:r>
    </w:p>
    <w:p w:rsidR="00231705" w:rsidRPr="003D36FB" w:rsidRDefault="00231705" w:rsidP="00231705">
      <w:pPr>
        <w:pStyle w:val="ListParagraph"/>
        <w:numPr>
          <w:ilvl w:val="0"/>
          <w:numId w:val="1"/>
        </w:numPr>
        <w:rPr>
          <w:sz w:val="18"/>
          <w:rPrChange w:id="30" w:author="Author">
            <w:rPr/>
          </w:rPrChange>
        </w:rPr>
      </w:pPr>
      <w:r w:rsidRPr="003D36FB">
        <w:rPr>
          <w:sz w:val="18"/>
          <w:rPrChange w:id="31" w:author="Author">
            <w:rPr/>
          </w:rPrChange>
        </w:rPr>
        <w:t>Active knowledge of .NET and the C# programming language.</w:t>
      </w:r>
    </w:p>
    <w:p w:rsidR="00231705" w:rsidRPr="003D36FB" w:rsidRDefault="00231705" w:rsidP="00231705">
      <w:pPr>
        <w:pStyle w:val="ListParagraph"/>
        <w:numPr>
          <w:ilvl w:val="0"/>
          <w:numId w:val="1"/>
        </w:numPr>
        <w:rPr>
          <w:sz w:val="18"/>
          <w:rPrChange w:id="32" w:author="Author">
            <w:rPr/>
          </w:rPrChange>
        </w:rPr>
      </w:pPr>
      <w:r w:rsidRPr="003D36FB">
        <w:rPr>
          <w:sz w:val="18"/>
          <w:rPrChange w:id="33" w:author="Author">
            <w:rPr/>
          </w:rPrChange>
        </w:rPr>
        <w:t xml:space="preserve">Feeling for </w:t>
      </w:r>
      <w:r w:rsidR="00BA009C" w:rsidRPr="003D36FB">
        <w:rPr>
          <w:sz w:val="18"/>
          <w:rPrChange w:id="34" w:author="Author">
            <w:rPr/>
          </w:rPrChange>
        </w:rPr>
        <w:t xml:space="preserve">the </w:t>
      </w:r>
      <w:r w:rsidRPr="003D36FB">
        <w:rPr>
          <w:sz w:val="18"/>
          <w:rPrChange w:id="35" w:author="Author">
            <w:rPr/>
          </w:rPrChange>
        </w:rPr>
        <w:t>concept of asynchronous programming and related complexities.</w:t>
      </w:r>
    </w:p>
    <w:p w:rsidR="00231705" w:rsidRPr="003D36FB" w:rsidDel="00AD76A7" w:rsidRDefault="00231705" w:rsidP="00231705">
      <w:pPr>
        <w:pStyle w:val="ListParagraph"/>
        <w:numPr>
          <w:ilvl w:val="0"/>
          <w:numId w:val="1"/>
        </w:numPr>
        <w:rPr>
          <w:del w:id="36" w:author="Author"/>
          <w:sz w:val="18"/>
          <w:rPrChange w:id="37" w:author="Author">
            <w:rPr>
              <w:del w:id="38" w:author="Author"/>
            </w:rPr>
          </w:rPrChange>
        </w:rPr>
      </w:pPr>
      <w:r w:rsidRPr="003D36FB">
        <w:rPr>
          <w:sz w:val="18"/>
          <w:rPrChange w:id="39" w:author="Author">
            <w:rPr/>
          </w:rPrChange>
        </w:rPr>
        <w:t xml:space="preserve">Visual Studio </w:t>
      </w:r>
      <w:del w:id="40" w:author="Author">
        <w:r w:rsidRPr="003D36FB" w:rsidDel="00AD76A7">
          <w:rPr>
            <w:sz w:val="18"/>
            <w:rPrChange w:id="41" w:author="Author">
              <w:rPr/>
            </w:rPrChange>
          </w:rPr>
          <w:delText xml:space="preserve">2010 </w:delText>
        </w:r>
      </w:del>
      <w:ins w:id="42" w:author="Author">
        <w:r w:rsidR="00AD76A7" w:rsidRPr="003D36FB">
          <w:rPr>
            <w:sz w:val="18"/>
            <w:rPrChange w:id="43" w:author="Author">
              <w:rPr/>
            </w:rPrChange>
          </w:rPr>
          <w:t xml:space="preserve">2012 </w:t>
        </w:r>
      </w:ins>
      <w:r w:rsidRPr="003D36FB">
        <w:rPr>
          <w:sz w:val="18"/>
          <w:rPrChange w:id="44" w:author="Author">
            <w:rPr/>
          </w:rPrChange>
        </w:rPr>
        <w:t>and .NET 4</w:t>
      </w:r>
      <w:ins w:id="45" w:author="Author">
        <w:r w:rsidR="00AD76A7" w:rsidRPr="003D36FB">
          <w:rPr>
            <w:sz w:val="18"/>
            <w:rPrChange w:id="46" w:author="Author">
              <w:rPr/>
            </w:rPrChange>
          </w:rPr>
          <w:t>.5</w:t>
        </w:r>
      </w:ins>
      <w:r w:rsidRPr="003D36FB">
        <w:rPr>
          <w:sz w:val="18"/>
          <w:rPrChange w:id="47" w:author="Author">
            <w:rPr/>
          </w:rPrChange>
        </w:rPr>
        <w:t xml:space="preserve"> (prior versions can be used but the lab is built for </w:t>
      </w:r>
      <w:del w:id="48" w:author="Author">
        <w:r w:rsidRPr="003D36FB" w:rsidDel="00AD76A7">
          <w:rPr>
            <w:sz w:val="18"/>
            <w:rPrChange w:id="49" w:author="Author">
              <w:rPr/>
            </w:rPrChange>
          </w:rPr>
          <w:delText>VS2010</w:delText>
        </w:r>
      </w:del>
      <w:ins w:id="50" w:author="Author">
        <w:r w:rsidR="00AD76A7" w:rsidRPr="003D36FB">
          <w:rPr>
            <w:sz w:val="18"/>
            <w:rPrChange w:id="51" w:author="Author">
              <w:rPr/>
            </w:rPrChange>
          </w:rPr>
          <w:t>VS2012</w:t>
        </w:r>
      </w:ins>
      <w:r w:rsidRPr="003D36FB">
        <w:rPr>
          <w:sz w:val="18"/>
          <w:rPrChange w:id="52" w:author="Author">
            <w:rPr/>
          </w:rPrChange>
        </w:rPr>
        <w:t>) installation.</w:t>
      </w:r>
    </w:p>
    <w:p w:rsidR="00231705" w:rsidRPr="003D36FB" w:rsidRDefault="00231705" w:rsidP="00AD76A7">
      <w:pPr>
        <w:pStyle w:val="ListParagraph"/>
        <w:numPr>
          <w:ilvl w:val="0"/>
          <w:numId w:val="1"/>
        </w:numPr>
        <w:rPr>
          <w:sz w:val="18"/>
          <w:rPrChange w:id="53" w:author="Author">
            <w:rPr/>
          </w:rPrChange>
        </w:rPr>
      </w:pPr>
      <w:del w:id="54" w:author="Author">
        <w:r w:rsidRPr="003D36FB" w:rsidDel="00AD76A7">
          <w:rPr>
            <w:sz w:val="18"/>
            <w:rPrChange w:id="55" w:author="Author">
              <w:rPr/>
            </w:rPrChange>
          </w:rPr>
          <w:delText xml:space="preserve">Installation of Rx for .NET 4 from MSDN </w:delText>
        </w:r>
        <w:r w:rsidR="00326441" w:rsidRPr="003D36FB" w:rsidDel="00AD76A7">
          <w:rPr>
            <w:sz w:val="18"/>
            <w:rPrChange w:id="56" w:author="Author">
              <w:rPr/>
            </w:rPrChange>
          </w:rPr>
          <w:delText xml:space="preserve">Data Developer Center </w:delText>
        </w:r>
        <w:r w:rsidRPr="003D36FB" w:rsidDel="00AD76A7">
          <w:rPr>
            <w:sz w:val="18"/>
            <w:rPrChange w:id="57" w:author="Author">
              <w:rPr/>
            </w:rPrChange>
          </w:rPr>
          <w:delText xml:space="preserve">at </w:delText>
        </w:r>
        <w:r w:rsidR="00761FB4" w:rsidRPr="003D36FB" w:rsidDel="00AD76A7">
          <w:rPr>
            <w:sz w:val="18"/>
            <w:rPrChange w:id="58" w:author="Author">
              <w:rPr/>
            </w:rPrChange>
          </w:rPr>
          <w:fldChar w:fldCharType="begin"/>
        </w:r>
        <w:r w:rsidR="00761FB4" w:rsidRPr="003D36FB" w:rsidDel="00AD76A7">
          <w:rPr>
            <w:sz w:val="18"/>
            <w:rPrChange w:id="59" w:author="Author">
              <w:rPr/>
            </w:rPrChange>
          </w:rPr>
          <w:delInstrText xml:space="preserve"> HYPERLINK "http://msdn.microsoft.com/en-us/data/gg577609" </w:delInstrText>
        </w:r>
        <w:r w:rsidR="00761FB4" w:rsidRPr="003D36FB" w:rsidDel="00AD76A7">
          <w:rPr>
            <w:sz w:val="18"/>
            <w:rPrChange w:id="60" w:author="Author">
              <w:rPr/>
            </w:rPrChange>
          </w:rPr>
          <w:fldChar w:fldCharType="separate"/>
        </w:r>
        <w:r w:rsidR="00326441" w:rsidRPr="003D36FB" w:rsidDel="00AD76A7">
          <w:rPr>
            <w:rStyle w:val="Hyperlink"/>
            <w:sz w:val="18"/>
            <w:rPrChange w:id="61" w:author="Author">
              <w:rPr>
                <w:rStyle w:val="Hyperlink"/>
              </w:rPr>
            </w:rPrChange>
          </w:rPr>
          <w:delText>http://msdn.microsoft.com/en-us/data/gg577609</w:delText>
        </w:r>
        <w:r w:rsidR="00761FB4" w:rsidRPr="003D36FB" w:rsidDel="00AD76A7">
          <w:rPr>
            <w:rStyle w:val="Hyperlink"/>
            <w:sz w:val="18"/>
            <w:rPrChange w:id="62" w:author="Author">
              <w:rPr>
                <w:rStyle w:val="Hyperlink"/>
              </w:rPr>
            </w:rPrChange>
          </w:rPr>
          <w:fldChar w:fldCharType="end"/>
        </w:r>
        <w:r w:rsidRPr="003D36FB" w:rsidDel="00AD76A7">
          <w:rPr>
            <w:sz w:val="18"/>
            <w:rPrChange w:id="63" w:author="Author">
              <w:rPr/>
            </w:rPrChange>
          </w:rPr>
          <w:delText>.</w:delText>
        </w:r>
      </w:del>
    </w:p>
    <w:p w:rsidR="00231705" w:rsidRPr="003D36FB" w:rsidRDefault="00231705" w:rsidP="007D55C6">
      <w:pPr>
        <w:pStyle w:val="Heading1"/>
        <w:rPr>
          <w:sz w:val="22"/>
          <w:rPrChange w:id="64" w:author="Author">
            <w:rPr/>
          </w:rPrChange>
        </w:rPr>
      </w:pPr>
      <w:r w:rsidRPr="003D36FB">
        <w:rPr>
          <w:sz w:val="22"/>
          <w:rPrChange w:id="65" w:author="Author">
            <w:rPr/>
          </w:rPrChange>
        </w:rPr>
        <w:t>What is Rx?</w:t>
      </w:r>
    </w:p>
    <w:p w:rsidR="00231705" w:rsidRPr="003D36FB" w:rsidRDefault="00231705" w:rsidP="00231705">
      <w:pPr>
        <w:rPr>
          <w:sz w:val="18"/>
          <w:rPrChange w:id="66" w:author="Author">
            <w:rPr/>
          </w:rPrChange>
        </w:rPr>
      </w:pPr>
      <w:r w:rsidRPr="003D36FB">
        <w:rPr>
          <w:sz w:val="18"/>
          <w:rPrChange w:id="67" w:author="Author">
            <w:rPr/>
          </w:rPrChange>
        </w:rPr>
        <w:t>Rx can be summarized in the following sentence which can also be read on the D</w:t>
      </w:r>
      <w:r w:rsidR="00326441" w:rsidRPr="003D36FB">
        <w:rPr>
          <w:sz w:val="18"/>
          <w:rPrChange w:id="68" w:author="Author">
            <w:rPr/>
          </w:rPrChange>
        </w:rPr>
        <w:t xml:space="preserve">ata Developer Center </w:t>
      </w:r>
      <w:r w:rsidRPr="003D36FB">
        <w:rPr>
          <w:sz w:val="18"/>
          <w:rPrChange w:id="69" w:author="Author">
            <w:rPr/>
          </w:rPrChange>
        </w:rPr>
        <w:t>homepage:</w:t>
      </w:r>
    </w:p>
    <w:p w:rsidR="00231705" w:rsidRPr="003D36FB" w:rsidRDefault="00231705" w:rsidP="00231705">
      <w:pPr>
        <w:pStyle w:val="Quote"/>
        <w:ind w:firstLine="720"/>
        <w:rPr>
          <w:sz w:val="18"/>
          <w:rPrChange w:id="70" w:author="Author">
            <w:rPr/>
          </w:rPrChange>
        </w:rPr>
      </w:pPr>
      <w:r w:rsidRPr="003D36FB">
        <w:rPr>
          <w:sz w:val="18"/>
          <w:rPrChange w:id="71" w:author="Author">
            <w:rPr/>
          </w:rPrChange>
        </w:rPr>
        <w:t>Rx is a library for composing asynchronous and event-based programs using observable collections.</w:t>
      </w:r>
    </w:p>
    <w:p w:rsidR="00231705" w:rsidRPr="003D36FB" w:rsidRDefault="0098155B" w:rsidP="00231705">
      <w:pPr>
        <w:rPr>
          <w:sz w:val="18"/>
          <w:rPrChange w:id="72" w:author="Author">
            <w:rPr/>
          </w:rPrChange>
        </w:rPr>
      </w:pPr>
      <w:r w:rsidRPr="003D36FB">
        <w:rPr>
          <w:sz w:val="18"/>
          <w:rPrChange w:id="73" w:author="Author">
            <w:rPr/>
          </w:rPrChange>
        </w:rPr>
        <w:t>Three core properties are reflected in here, all of which will be addressed throughout this lab:</w:t>
      </w:r>
    </w:p>
    <w:p w:rsidR="0098155B" w:rsidRPr="003D36FB" w:rsidRDefault="0098155B" w:rsidP="0098155B">
      <w:pPr>
        <w:pStyle w:val="ListParagraph"/>
        <w:numPr>
          <w:ilvl w:val="0"/>
          <w:numId w:val="2"/>
        </w:numPr>
        <w:rPr>
          <w:sz w:val="18"/>
          <w:rPrChange w:id="74" w:author="Author">
            <w:rPr/>
          </w:rPrChange>
        </w:rPr>
      </w:pPr>
      <w:r w:rsidRPr="003D36FB">
        <w:rPr>
          <w:b/>
          <w:sz w:val="18"/>
          <w:rPrChange w:id="75" w:author="Author">
            <w:rPr>
              <w:b/>
            </w:rPr>
          </w:rPrChange>
        </w:rPr>
        <w:t>Asynchronous and event-based</w:t>
      </w:r>
      <w:r w:rsidRPr="003D36FB">
        <w:rPr>
          <w:sz w:val="18"/>
          <w:rPrChange w:id="76" w:author="Author">
            <w:rPr/>
          </w:rPrChange>
        </w:rPr>
        <w:t xml:space="preserve"> – As reflected in the title, the bread and butter of Rx’s mission statement is to simplify those programming models. Everyone knows what stuck user interfaces look like, both on the Windows platform and on the web. And with the cloud around the corner, asynchrony becomes quintessential. </w:t>
      </w:r>
      <w:r w:rsidR="00436B37" w:rsidRPr="003D36FB">
        <w:rPr>
          <w:sz w:val="18"/>
          <w:rPrChange w:id="77" w:author="Author">
            <w:rPr/>
          </w:rPrChange>
        </w:rPr>
        <w:t>Low-level</w:t>
      </w:r>
      <w:r w:rsidRPr="003D36FB">
        <w:rPr>
          <w:sz w:val="18"/>
          <w:rPrChange w:id="78" w:author="Author">
            <w:rPr/>
          </w:rPrChange>
        </w:rPr>
        <w:t xml:space="preserve"> technologies like .NET events, the asynchronous pattern, tasks, AJAX, etc. are often too hard.</w:t>
      </w:r>
    </w:p>
    <w:p w:rsidR="0098155B" w:rsidRPr="003D36FB" w:rsidRDefault="0098155B" w:rsidP="0098155B">
      <w:pPr>
        <w:pStyle w:val="ListParagraph"/>
        <w:numPr>
          <w:ilvl w:val="0"/>
          <w:numId w:val="2"/>
        </w:numPr>
        <w:rPr>
          <w:sz w:val="18"/>
          <w:rPrChange w:id="79" w:author="Author">
            <w:rPr/>
          </w:rPrChange>
        </w:rPr>
      </w:pPr>
      <w:r w:rsidRPr="003D36FB">
        <w:rPr>
          <w:b/>
          <w:sz w:val="18"/>
          <w:rPrChange w:id="80" w:author="Author">
            <w:rPr>
              <w:b/>
            </w:rPr>
          </w:rPrChange>
        </w:rPr>
        <w:t>Composition</w:t>
      </w:r>
      <w:r w:rsidRPr="003D36FB">
        <w:rPr>
          <w:sz w:val="18"/>
          <w:rPrChange w:id="81" w:author="Author">
            <w:rPr/>
          </w:rPrChange>
        </w:rPr>
        <w:t xml:space="preserve"> – Combining asynchronous computations today is way too hard. It involves a lot of plumbing code that has little to nothing to do with the problem being solved. In particular, the data flow of the operations involved in the problem is not clear at all, and code gets spread out throughout event handlers, asynchronous callback procedures, and whatnot.</w:t>
      </w:r>
    </w:p>
    <w:p w:rsidR="0098155B" w:rsidRPr="003D36FB" w:rsidRDefault="0098155B" w:rsidP="0098155B">
      <w:pPr>
        <w:pStyle w:val="ListParagraph"/>
        <w:numPr>
          <w:ilvl w:val="0"/>
          <w:numId w:val="2"/>
        </w:numPr>
        <w:rPr>
          <w:sz w:val="18"/>
          <w:rPrChange w:id="82" w:author="Author">
            <w:rPr/>
          </w:rPrChange>
        </w:rPr>
      </w:pPr>
      <w:r w:rsidRPr="003D36FB">
        <w:rPr>
          <w:b/>
          <w:sz w:val="18"/>
          <w:rPrChange w:id="83" w:author="Author">
            <w:rPr>
              <w:b/>
            </w:rPr>
          </w:rPrChange>
        </w:rPr>
        <w:t>Observable collections</w:t>
      </w:r>
      <w:r w:rsidRPr="003D36FB">
        <w:rPr>
          <w:sz w:val="18"/>
          <w:rPrChange w:id="84" w:author="Author">
            <w:rPr/>
          </w:rPrChange>
        </w:rPr>
        <w:t xml:space="preserve"> – By looking at asynchronous computations as data sources, we can leverage the active knowledge of LINQ’s programming model. That’s right: your mouse is a database of mouse moves and clicks. In the world of Rx, such asynchronous data sources are composed using various </w:t>
      </w:r>
      <w:r w:rsidR="00731173" w:rsidRPr="003D36FB">
        <w:rPr>
          <w:sz w:val="18"/>
          <w:rPrChange w:id="85" w:author="Author">
            <w:rPr/>
          </w:rPrChange>
        </w:rPr>
        <w:t xml:space="preserve">operators </w:t>
      </w:r>
      <w:r w:rsidRPr="003D36FB">
        <w:rPr>
          <w:sz w:val="18"/>
          <w:rPrChange w:id="86" w:author="Author">
            <w:rPr/>
          </w:rPrChange>
        </w:rPr>
        <w:t>in the LINQ sense, allowing things like filters, projections, joins, time-based operations, etc.</w:t>
      </w:r>
    </w:p>
    <w:p w:rsidR="0098155B" w:rsidRPr="003D36FB" w:rsidRDefault="0098155B" w:rsidP="00FD1117">
      <w:pPr>
        <w:pStyle w:val="Heading1"/>
        <w:rPr>
          <w:sz w:val="22"/>
          <w:rPrChange w:id="87" w:author="Author">
            <w:rPr/>
          </w:rPrChange>
        </w:rPr>
      </w:pPr>
      <w:r w:rsidRPr="003D36FB">
        <w:rPr>
          <w:sz w:val="22"/>
          <w:rPrChange w:id="88" w:author="Author">
            <w:rPr/>
          </w:rPrChange>
        </w:rPr>
        <w:t>Lab flow</w:t>
      </w:r>
    </w:p>
    <w:p w:rsidR="0098155B" w:rsidRPr="003D36FB" w:rsidRDefault="0098155B" w:rsidP="0098155B">
      <w:pPr>
        <w:rPr>
          <w:ins w:id="89" w:author="Author"/>
          <w:sz w:val="18"/>
          <w:rPrChange w:id="90" w:author="Author">
            <w:rPr>
              <w:ins w:id="91" w:author="Author"/>
            </w:rPr>
          </w:rPrChange>
        </w:rPr>
      </w:pPr>
      <w:r w:rsidRPr="003D36FB">
        <w:rPr>
          <w:sz w:val="18"/>
          <w:rPrChange w:id="92" w:author="Author">
            <w:rPr/>
          </w:rPrChange>
        </w:rPr>
        <w:t xml:space="preserve">In this lab, we’ll explore Rx in a gradual manner. First, we’ll have a look at the </w:t>
      </w:r>
      <w:r w:rsidRPr="003D36FB">
        <w:rPr>
          <w:b/>
          <w:sz w:val="18"/>
          <w:rPrChange w:id="93" w:author="Author">
            <w:rPr>
              <w:b/>
            </w:rPr>
          </w:rPrChange>
        </w:rPr>
        <w:t>core interfaces</w:t>
      </w:r>
      <w:r w:rsidRPr="003D36FB">
        <w:rPr>
          <w:sz w:val="18"/>
          <w:rPrChange w:id="94" w:author="Author">
            <w:rPr/>
          </w:rPrChange>
        </w:rPr>
        <w:t xml:space="preserve"> of Rx which ship in .NET 4</w:t>
      </w:r>
      <w:ins w:id="95" w:author="Author">
        <w:r w:rsidR="00AD76A7" w:rsidRPr="003D36FB">
          <w:rPr>
            <w:sz w:val="18"/>
            <w:rPrChange w:id="96" w:author="Author">
              <w:rPr/>
            </w:rPrChange>
          </w:rPr>
          <w:t>.5</w:t>
        </w:r>
      </w:ins>
      <w:r w:rsidRPr="003D36FB">
        <w:rPr>
          <w:sz w:val="18"/>
          <w:rPrChange w:id="97" w:author="Author">
            <w:rPr/>
          </w:rPrChange>
        </w:rPr>
        <w:t xml:space="preserve">’s Base Class Library. Once we understand those interfaces (and their relationship with </w:t>
      </w:r>
      <w:proofErr w:type="spellStart"/>
      <w:r w:rsidRPr="003D36FB">
        <w:rPr>
          <w:sz w:val="18"/>
          <w:rPrChange w:id="98" w:author="Author">
            <w:rPr/>
          </w:rPrChange>
        </w:rPr>
        <w:t>IEnumerable</w:t>
      </w:r>
      <w:proofErr w:type="spellEnd"/>
      <w:r w:rsidRPr="003D36FB">
        <w:rPr>
          <w:sz w:val="18"/>
          <w:rPrChange w:id="99" w:author="Author">
            <w:rPr/>
          </w:rPrChange>
        </w:rPr>
        <w:t xml:space="preserve">&lt;T&gt;), we’ll move on to show how the Rx libraries allow for creating </w:t>
      </w:r>
      <w:r w:rsidRPr="003D36FB">
        <w:rPr>
          <w:b/>
          <w:sz w:val="18"/>
          <w:rPrChange w:id="100" w:author="Author">
            <w:rPr>
              <w:b/>
            </w:rPr>
          </w:rPrChange>
        </w:rPr>
        <w:t>simple observable sequences</w:t>
      </w:r>
      <w:r w:rsidRPr="003D36FB">
        <w:rPr>
          <w:sz w:val="18"/>
          <w:rPrChange w:id="101" w:author="Author">
            <w:rPr/>
          </w:rPrChange>
        </w:rPr>
        <w:t xml:space="preserve"> using factory methods. This allows for some basic experimentation. </w:t>
      </w:r>
      <w:r w:rsidR="003D42DF" w:rsidRPr="003D36FB">
        <w:rPr>
          <w:sz w:val="18"/>
          <w:rPrChange w:id="102" w:author="Author">
            <w:rPr/>
          </w:rPrChange>
        </w:rPr>
        <w:t xml:space="preserve">As we proceed, we’ll introduce how to </w:t>
      </w:r>
      <w:r w:rsidRPr="003D36FB">
        <w:rPr>
          <w:b/>
          <w:sz w:val="18"/>
          <w:rPrChange w:id="103" w:author="Author">
            <w:rPr>
              <w:b/>
            </w:rPr>
          </w:rPrChange>
        </w:rPr>
        <w:t>bridge with existing asynchronous event sources</w:t>
      </w:r>
      <w:r w:rsidRPr="003D36FB">
        <w:rPr>
          <w:sz w:val="18"/>
          <w:rPrChange w:id="104" w:author="Author">
            <w:rPr/>
          </w:rPrChange>
        </w:rPr>
        <w:t xml:space="preserve"> such as .NET events</w:t>
      </w:r>
      <w:r w:rsidR="003D42DF" w:rsidRPr="003D36FB">
        <w:rPr>
          <w:sz w:val="18"/>
          <w:rPrChange w:id="105" w:author="Author">
            <w:rPr/>
          </w:rPrChange>
        </w:rPr>
        <w:t xml:space="preserve"> and the asynchronous pattern. Showing </w:t>
      </w:r>
      <w:r w:rsidR="003D42DF" w:rsidRPr="003D36FB">
        <w:rPr>
          <w:b/>
          <w:sz w:val="18"/>
          <w:rPrChange w:id="106" w:author="Author">
            <w:rPr>
              <w:b/>
            </w:rPr>
          </w:rPrChange>
        </w:rPr>
        <w:t>more query operators</w:t>
      </w:r>
      <w:r w:rsidR="003D42DF" w:rsidRPr="003D36FB">
        <w:rPr>
          <w:sz w:val="18"/>
          <w:rPrChange w:id="107" w:author="Author">
            <w:rPr/>
          </w:rPrChange>
        </w:rPr>
        <w:t xml:space="preserve"> as we move along, we’ll end up at a point where we start to </w:t>
      </w:r>
      <w:r w:rsidR="003D42DF" w:rsidRPr="003D36FB">
        <w:rPr>
          <w:b/>
          <w:sz w:val="18"/>
          <w:rPrChange w:id="108" w:author="Author">
            <w:rPr>
              <w:b/>
            </w:rPr>
          </w:rPrChange>
        </w:rPr>
        <w:t>compose multiple asynchronous sources</w:t>
      </w:r>
      <w:r w:rsidR="003D42DF" w:rsidRPr="003D36FB">
        <w:rPr>
          <w:sz w:val="18"/>
          <w:rPrChange w:id="109" w:author="Author">
            <w:rPr/>
          </w:rPrChange>
        </w:rPr>
        <w:t>, unleashing the true power of Rx.</w:t>
      </w:r>
    </w:p>
    <w:p w:rsidR="00651A71" w:rsidRPr="003D36FB" w:rsidRDefault="00651A71" w:rsidP="003D36FB">
      <w:pPr>
        <w:pStyle w:val="Heading1"/>
        <w:rPr>
          <w:ins w:id="110" w:author="Author"/>
          <w:rPrChange w:id="111" w:author="Author">
            <w:rPr>
              <w:ins w:id="112" w:author="Author"/>
            </w:rPr>
          </w:rPrChange>
        </w:rPr>
        <w:pPrChange w:id="113" w:author="Author">
          <w:pPr/>
        </w:pPrChange>
      </w:pPr>
      <w:ins w:id="114" w:author="Author">
        <w:r w:rsidRPr="003D36FB">
          <w:rPr>
            <w:rPrChange w:id="115" w:author="Author">
              <w:rPr/>
            </w:rPrChange>
          </w:rPr>
          <w:t xml:space="preserve">Exercise 0 – Adding the </w:t>
        </w:r>
        <w:proofErr w:type="spellStart"/>
        <w:r w:rsidRPr="003D36FB">
          <w:rPr>
            <w:rPrChange w:id="116" w:author="Author">
              <w:rPr/>
            </w:rPrChange>
          </w:rPr>
          <w:t>NuGet</w:t>
        </w:r>
        <w:proofErr w:type="spellEnd"/>
        <w:r w:rsidRPr="003D36FB">
          <w:rPr>
            <w:rPrChange w:id="117" w:author="Author">
              <w:rPr/>
            </w:rPrChange>
          </w:rPr>
          <w:t xml:space="preserve"> Package Manager to Visual Studio 2012</w:t>
        </w:r>
      </w:ins>
    </w:p>
    <w:p w:rsidR="00651A71" w:rsidRPr="003D36FB" w:rsidRDefault="00651A71">
      <w:pPr>
        <w:rPr>
          <w:ins w:id="118" w:author="Author"/>
          <w:sz w:val="18"/>
          <w:rPrChange w:id="119" w:author="Author">
            <w:rPr>
              <w:ins w:id="120" w:author="Author"/>
            </w:rPr>
          </w:rPrChange>
        </w:rPr>
      </w:pPr>
      <w:ins w:id="121" w:author="Author">
        <w:r w:rsidRPr="003D36FB">
          <w:rPr>
            <w:b/>
            <w:sz w:val="18"/>
            <w:rPrChange w:id="122" w:author="Author">
              <w:rPr>
                <w:b/>
              </w:rPr>
            </w:rPrChange>
          </w:rPr>
          <w:t xml:space="preserve">Objective: </w:t>
        </w:r>
        <w:r w:rsidRPr="003D36FB">
          <w:rPr>
            <w:sz w:val="18"/>
            <w:rPrChange w:id="123" w:author="Author">
              <w:rPr/>
            </w:rPrChange>
          </w:rPr>
          <w:t>Prepare the Visual Studio 2012 development environment for working with Reactive Extensions.</w:t>
        </w:r>
      </w:ins>
    </w:p>
    <w:p w:rsidR="00546383" w:rsidRPr="003D36FB" w:rsidRDefault="00546383" w:rsidP="005D2793">
      <w:pPr>
        <w:pStyle w:val="ListParagraph"/>
        <w:numPr>
          <w:ilvl w:val="0"/>
          <w:numId w:val="20"/>
        </w:numPr>
        <w:rPr>
          <w:sz w:val="18"/>
          <w:rPrChange w:id="124" w:author="Author">
            <w:rPr/>
          </w:rPrChange>
        </w:rPr>
        <w:pPrChange w:id="125" w:author="Author">
          <w:pPr/>
        </w:pPrChange>
      </w:pPr>
      <w:ins w:id="126" w:author="Author">
        <w:r w:rsidRPr="003D36FB">
          <w:rPr>
            <w:sz w:val="18"/>
            <w:rPrChange w:id="127" w:author="Author">
              <w:rPr/>
            </w:rPrChange>
          </w:rPr>
          <w:t xml:space="preserve">Open the Visual Studio 2012 Extensions and Updates manager through Tools, Extensions and Updates… Choose on the left side Online. Fill in the search box on the right side: </w:t>
        </w:r>
        <w:proofErr w:type="spellStart"/>
        <w:r w:rsidRPr="003D36FB">
          <w:rPr>
            <w:sz w:val="18"/>
            <w:rPrChange w:id="128" w:author="Author">
              <w:rPr/>
            </w:rPrChange>
          </w:rPr>
          <w:t>NuGet</w:t>
        </w:r>
        <w:proofErr w:type="spellEnd"/>
        <w:r w:rsidR="00654ECC" w:rsidRPr="003D36FB">
          <w:rPr>
            <w:sz w:val="18"/>
            <w:rPrChange w:id="129" w:author="Author">
              <w:rPr/>
            </w:rPrChange>
          </w:rPr>
          <w:t xml:space="preserve"> Package Manager</w:t>
        </w:r>
        <w:del w:id="130" w:author="Author">
          <w:r w:rsidR="00155CCB" w:rsidRPr="003D36FB" w:rsidDel="00654ECC">
            <w:rPr>
              <w:sz w:val="18"/>
              <w:rPrChange w:id="131" w:author="Author">
                <w:rPr/>
              </w:rPrChange>
            </w:rPr>
            <w:delText xml:space="preserve"> </w:delText>
          </w:r>
          <w:r w:rsidRPr="003D36FB" w:rsidDel="00155CCB">
            <w:rPr>
              <w:sz w:val="18"/>
              <w:rPrChange w:id="132" w:author="Author">
                <w:rPr/>
              </w:rPrChange>
            </w:rPr>
            <w:delText xml:space="preserve"> Package Manager</w:delText>
          </w:r>
        </w:del>
        <w:r w:rsidRPr="003D36FB">
          <w:rPr>
            <w:sz w:val="18"/>
            <w:rPrChange w:id="133" w:author="Author">
              <w:rPr/>
            </w:rPrChange>
          </w:rPr>
          <w:t xml:space="preserve">. Sort in the middle by Most Popular. Choose </w:t>
        </w:r>
        <w:proofErr w:type="spellStart"/>
        <w:r w:rsidRPr="003D36FB">
          <w:rPr>
            <w:sz w:val="18"/>
            <w:rPrChange w:id="134" w:author="Author">
              <w:rPr/>
            </w:rPrChange>
          </w:rPr>
          <w:t>NuGet</w:t>
        </w:r>
        <w:proofErr w:type="spellEnd"/>
        <w:r w:rsidRPr="003D36FB">
          <w:rPr>
            <w:sz w:val="18"/>
            <w:rPrChange w:id="135" w:author="Author">
              <w:rPr/>
            </w:rPrChange>
          </w:rPr>
          <w:t xml:space="preserve"> Package Manager. Click Install.</w:t>
        </w:r>
        <w:r w:rsidR="004022F2" w:rsidRPr="003D36FB">
          <w:rPr>
            <w:sz w:val="18"/>
            <w:rPrChange w:id="136" w:author="Author">
              <w:rPr/>
            </w:rPrChange>
          </w:rPr>
          <w:br/>
        </w:r>
        <w:r w:rsidR="004022F2" w:rsidRPr="003D36FB">
          <w:rPr>
            <w:sz w:val="18"/>
            <w:rPrChange w:id="137" w:author="Author">
              <w:rPr/>
            </w:rPrChange>
          </w:rPr>
          <w:lastRenderedPageBreak/>
          <w:br/>
        </w:r>
        <w:r w:rsidR="004022F2" w:rsidRPr="003D36FB">
          <w:rPr>
            <w:noProof/>
            <w:sz w:val="18"/>
            <w:rPrChange w:id="138" w:author="Author">
              <w:rPr>
                <w:noProof/>
              </w:rPr>
            </w:rPrChange>
          </w:rPr>
          <w:drawing>
            <wp:inline distT="0" distB="0" distL="0" distR="0" wp14:anchorId="0BB1E9E5" wp14:editId="4366BD60">
              <wp:extent cx="5486400" cy="3790800"/>
              <wp:effectExtent l="0" t="0" r="0" b="63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install-nuget-package-manager.png"/>
                      <pic:cNvPicPr/>
                    </pic:nvPicPr>
                    <pic:blipFill>
                      <a:blip r:embed="rId9">
                        <a:extLst>
                          <a:ext uri="{28A0092B-C50C-407E-A947-70E740481C1C}">
                            <a14:useLocalDpi xmlns:a14="http://schemas.microsoft.com/office/drawing/2010/main" val="0"/>
                          </a:ext>
                        </a:extLst>
                      </a:blip>
                      <a:stretch>
                        <a:fillRect/>
                      </a:stretch>
                    </pic:blipFill>
                    <pic:spPr>
                      <a:xfrm>
                        <a:off x="0" y="0"/>
                        <a:ext cx="5486400" cy="3790800"/>
                      </a:xfrm>
                      <a:prstGeom prst="rect">
                        <a:avLst/>
                      </a:prstGeom>
                    </pic:spPr>
                  </pic:pic>
                </a:graphicData>
              </a:graphic>
            </wp:inline>
          </w:drawing>
        </w:r>
        <w:del w:id="139" w:author="Author">
          <w:r w:rsidRPr="003D36FB" w:rsidDel="004022F2">
            <w:rPr>
              <w:sz w:val="18"/>
              <w:rPrChange w:id="140" w:author="Author">
                <w:rPr/>
              </w:rPrChange>
            </w:rPr>
            <w:delText xml:space="preserve"> </w:delText>
          </w:r>
        </w:del>
      </w:ins>
    </w:p>
    <w:p w:rsidR="003D36FB" w:rsidRDefault="003D36FB">
      <w:pPr>
        <w:rPr>
          <w:ins w:id="141" w:author="Author"/>
          <w:rFonts w:asciiTheme="majorHAnsi" w:eastAsiaTheme="majorEastAsia" w:hAnsiTheme="majorHAnsi" w:cstheme="majorBidi"/>
          <w:b/>
          <w:bCs/>
          <w:sz w:val="28"/>
          <w:szCs w:val="28"/>
        </w:rPr>
      </w:pPr>
      <w:ins w:id="142" w:author="Author">
        <w:r>
          <w:br w:type="page"/>
        </w:r>
      </w:ins>
    </w:p>
    <w:p w:rsidR="004B1C0A" w:rsidRPr="003D36FB" w:rsidRDefault="004B1C0A" w:rsidP="003D36FB">
      <w:pPr>
        <w:pStyle w:val="Heading1"/>
        <w:rPr>
          <w:rPrChange w:id="143" w:author="Author">
            <w:rPr/>
          </w:rPrChange>
        </w:rPr>
        <w:pPrChange w:id="144" w:author="Author">
          <w:pPr>
            <w:pStyle w:val="Heading1"/>
          </w:pPr>
        </w:pPrChange>
      </w:pPr>
      <w:r w:rsidRPr="003D36FB">
        <w:rPr>
          <w:rPrChange w:id="145" w:author="Author">
            <w:rPr/>
          </w:rPrChange>
        </w:rPr>
        <w:lastRenderedPageBreak/>
        <w:t xml:space="preserve">Exercise 1 – Getting </w:t>
      </w:r>
      <w:r w:rsidR="00EA062F" w:rsidRPr="003D36FB">
        <w:rPr>
          <w:rPrChange w:id="146" w:author="Author">
            <w:rPr/>
          </w:rPrChange>
        </w:rPr>
        <w:t xml:space="preserve">started with Rx </w:t>
      </w:r>
      <w:r w:rsidRPr="003D36FB">
        <w:rPr>
          <w:rPrChange w:id="147" w:author="Author">
            <w:rPr/>
          </w:rPrChange>
        </w:rPr>
        <w:t>interfaces</w:t>
      </w:r>
      <w:r w:rsidR="00EA062F" w:rsidRPr="003D36FB">
        <w:rPr>
          <w:rPrChange w:id="148" w:author="Author">
            <w:rPr/>
          </w:rPrChange>
        </w:rPr>
        <w:t xml:space="preserve"> and assemblies</w:t>
      </w:r>
    </w:p>
    <w:p w:rsidR="00E635B8" w:rsidRPr="003D36FB" w:rsidRDefault="00FD1117" w:rsidP="00E635B8">
      <w:pPr>
        <w:rPr>
          <w:sz w:val="18"/>
          <w:rPrChange w:id="149" w:author="Author">
            <w:rPr/>
          </w:rPrChange>
        </w:rPr>
      </w:pPr>
      <w:r w:rsidRPr="003D36FB">
        <w:rPr>
          <w:b/>
          <w:sz w:val="18"/>
          <w:rPrChange w:id="150" w:author="Author">
            <w:rPr>
              <w:b/>
            </w:rPr>
          </w:rPrChange>
        </w:rPr>
        <w:t>Objective:</w:t>
      </w:r>
      <w:r w:rsidR="00E635B8" w:rsidRPr="003D36FB">
        <w:rPr>
          <w:sz w:val="18"/>
          <w:rPrChange w:id="151" w:author="Author">
            <w:rPr/>
          </w:rPrChange>
        </w:rPr>
        <w:t xml:space="preserve">  Acquiring basic knowledge of the </w:t>
      </w:r>
      <w:proofErr w:type="spellStart"/>
      <w:r w:rsidR="00E635B8" w:rsidRPr="003D36FB">
        <w:rPr>
          <w:sz w:val="18"/>
          <w:rPrChange w:id="152" w:author="Author">
            <w:rPr/>
          </w:rPrChange>
        </w:rPr>
        <w:t>IObservable</w:t>
      </w:r>
      <w:proofErr w:type="spellEnd"/>
      <w:r w:rsidR="00E635B8" w:rsidRPr="003D36FB">
        <w:rPr>
          <w:sz w:val="18"/>
          <w:rPrChange w:id="153" w:author="Author">
            <w:rPr/>
          </w:rPrChange>
        </w:rPr>
        <w:t xml:space="preserve">&lt;T&gt; and </w:t>
      </w:r>
      <w:proofErr w:type="spellStart"/>
      <w:r w:rsidR="00E635B8" w:rsidRPr="003D36FB">
        <w:rPr>
          <w:sz w:val="18"/>
          <w:rPrChange w:id="154" w:author="Author">
            <w:rPr/>
          </w:rPrChange>
        </w:rPr>
        <w:t>IObserver</w:t>
      </w:r>
      <w:proofErr w:type="spellEnd"/>
      <w:r w:rsidR="00E635B8" w:rsidRPr="003D36FB">
        <w:rPr>
          <w:sz w:val="18"/>
          <w:rPrChange w:id="155" w:author="Author">
            <w:rPr/>
          </w:rPrChange>
        </w:rPr>
        <w:t>&lt;T&gt; interfaces that ship in the .NET 4</w:t>
      </w:r>
      <w:ins w:id="156" w:author="Author">
        <w:r w:rsidR="00AD76A7" w:rsidRPr="003D36FB">
          <w:rPr>
            <w:sz w:val="18"/>
            <w:rPrChange w:id="157" w:author="Author">
              <w:rPr/>
            </w:rPrChange>
          </w:rPr>
          <w:t>.5</w:t>
        </w:r>
      </w:ins>
      <w:r w:rsidR="00E635B8" w:rsidRPr="003D36FB">
        <w:rPr>
          <w:sz w:val="18"/>
          <w:rPrChange w:id="158" w:author="Author">
            <w:rPr/>
          </w:rPrChange>
        </w:rPr>
        <w:t xml:space="preserve"> BCL </w:t>
      </w:r>
      <w:r w:rsidR="00865CA4" w:rsidRPr="003D36FB">
        <w:rPr>
          <w:sz w:val="18"/>
          <w:rPrChange w:id="159" w:author="Author">
            <w:rPr/>
          </w:rPrChange>
        </w:rPr>
        <w:t xml:space="preserve">(Base Class Library) </w:t>
      </w:r>
      <w:r w:rsidR="00E635B8" w:rsidRPr="003D36FB">
        <w:rPr>
          <w:sz w:val="18"/>
          <w:rPrChange w:id="160" w:author="Author">
            <w:rPr/>
          </w:rPrChange>
        </w:rPr>
        <w:t xml:space="preserve">and the role of the Rx release </w:t>
      </w:r>
      <w:proofErr w:type="spellStart"/>
      <w:r w:rsidR="00E635B8" w:rsidRPr="003D36FB">
        <w:rPr>
          <w:sz w:val="18"/>
          <w:rPrChange w:id="161" w:author="Author">
            <w:rPr/>
          </w:rPrChange>
        </w:rPr>
        <w:t>System.Reactive</w:t>
      </w:r>
      <w:proofErr w:type="spellEnd"/>
      <w:r w:rsidR="00E635B8" w:rsidRPr="003D36FB">
        <w:rPr>
          <w:sz w:val="18"/>
          <w:rPrChange w:id="162" w:author="Author">
            <w:rPr/>
          </w:rPrChange>
        </w:rPr>
        <w:t xml:space="preserve"> assembl</w:t>
      </w:r>
      <w:del w:id="163" w:author="Author">
        <w:r w:rsidR="00E635B8" w:rsidRPr="003D36FB" w:rsidDel="00AD76A7">
          <w:rPr>
            <w:sz w:val="18"/>
            <w:rPrChange w:id="164" w:author="Author">
              <w:rPr/>
            </w:rPrChange>
          </w:rPr>
          <w:delText>i</w:delText>
        </w:r>
      </w:del>
      <w:r w:rsidR="00326441" w:rsidRPr="003D36FB">
        <w:rPr>
          <w:sz w:val="18"/>
          <w:rPrChange w:id="165" w:author="Author">
            <w:rPr/>
          </w:rPrChange>
        </w:rPr>
        <w:t>y</w:t>
      </w:r>
      <w:r w:rsidR="00E635B8" w:rsidRPr="003D36FB">
        <w:rPr>
          <w:sz w:val="18"/>
          <w:rPrChange w:id="166" w:author="Author">
            <w:rPr/>
          </w:rPrChange>
        </w:rPr>
        <w:t>.</w:t>
      </w:r>
    </w:p>
    <w:p w:rsidR="00E635B8" w:rsidRPr="003D36FB" w:rsidRDefault="00E635B8" w:rsidP="00E635B8">
      <w:pPr>
        <w:pStyle w:val="ListParagraph"/>
        <w:numPr>
          <w:ilvl w:val="0"/>
          <w:numId w:val="3"/>
        </w:numPr>
        <w:rPr>
          <w:sz w:val="18"/>
          <w:rPrChange w:id="167" w:author="Author">
            <w:rPr/>
          </w:rPrChange>
        </w:rPr>
      </w:pPr>
      <w:r w:rsidRPr="003D36FB">
        <w:rPr>
          <w:sz w:val="18"/>
          <w:rPrChange w:id="168" w:author="Author">
            <w:rPr/>
          </w:rPrChange>
        </w:rPr>
        <w:t xml:space="preserve">Open Visual Studio </w:t>
      </w:r>
      <w:del w:id="169" w:author="Author">
        <w:r w:rsidRPr="003D36FB" w:rsidDel="00AD76A7">
          <w:rPr>
            <w:sz w:val="18"/>
            <w:rPrChange w:id="170" w:author="Author">
              <w:rPr/>
            </w:rPrChange>
          </w:rPr>
          <w:delText xml:space="preserve">2010 </w:delText>
        </w:r>
      </w:del>
      <w:ins w:id="171" w:author="Author">
        <w:r w:rsidR="00AD76A7" w:rsidRPr="003D36FB">
          <w:rPr>
            <w:sz w:val="18"/>
            <w:rPrChange w:id="172" w:author="Author">
              <w:rPr/>
            </w:rPrChange>
          </w:rPr>
          <w:t xml:space="preserve">2012 </w:t>
        </w:r>
      </w:ins>
      <w:r w:rsidRPr="003D36FB">
        <w:rPr>
          <w:sz w:val="18"/>
          <w:rPrChange w:id="173" w:author="Author">
            <w:rPr/>
          </w:rPrChange>
        </w:rPr>
        <w:t>and go to File, New, Project… to create a new Console Application project in C#. Make sure the .NET Framework 4</w:t>
      </w:r>
      <w:ins w:id="174" w:author="Author">
        <w:r w:rsidR="00AD76A7" w:rsidRPr="003D36FB">
          <w:rPr>
            <w:sz w:val="18"/>
            <w:rPrChange w:id="175" w:author="Author">
              <w:rPr/>
            </w:rPrChange>
          </w:rPr>
          <w:t>.5</w:t>
        </w:r>
      </w:ins>
      <w:r w:rsidRPr="003D36FB">
        <w:rPr>
          <w:sz w:val="18"/>
          <w:rPrChange w:id="176" w:author="Author">
            <w:rPr/>
          </w:rPrChange>
        </w:rPr>
        <w:t xml:space="preserve"> target is set in the dropdown box at the top of the dialog.</w:t>
      </w:r>
      <w:r w:rsidRPr="003D36FB">
        <w:rPr>
          <w:sz w:val="18"/>
          <w:rPrChange w:id="177" w:author="Author">
            <w:rPr/>
          </w:rPrChange>
        </w:rPr>
        <w:br/>
      </w:r>
      <w:del w:id="178" w:author="Author">
        <w:r w:rsidRPr="003D36FB" w:rsidDel="003D36FB">
          <w:rPr>
            <w:sz w:val="18"/>
            <w:rPrChange w:id="179" w:author="Author">
              <w:rPr/>
            </w:rPrChange>
          </w:rPr>
          <w:br/>
        </w:r>
      </w:del>
      <w:r w:rsidRPr="003D36FB">
        <w:rPr>
          <w:noProof/>
          <w:sz w:val="18"/>
          <w:rPrChange w:id="180" w:author="Author">
            <w:rPr>
              <w:noProof/>
            </w:rPr>
          </w:rPrChange>
        </w:rPr>
        <w:drawing>
          <wp:inline distT="0" distB="0" distL="0" distR="0" wp14:anchorId="6C622303" wp14:editId="0BE6092D">
            <wp:extent cx="5153849" cy="3561823"/>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153849" cy="3561823"/>
                    </a:xfrm>
                    <a:prstGeom prst="rect">
                      <a:avLst/>
                    </a:prstGeom>
                    <a:noFill/>
                    <a:ln>
                      <a:noFill/>
                    </a:ln>
                  </pic:spPr>
                </pic:pic>
              </a:graphicData>
            </a:graphic>
          </wp:inline>
        </w:drawing>
      </w:r>
      <w:r w:rsidRPr="003D36FB">
        <w:rPr>
          <w:sz w:val="18"/>
          <w:rPrChange w:id="181" w:author="Author">
            <w:rPr/>
          </w:rPrChange>
        </w:rPr>
        <w:br/>
      </w:r>
    </w:p>
    <w:p w:rsidR="00E635B8" w:rsidRPr="003D36FB" w:rsidRDefault="00E635B8" w:rsidP="00E635B8">
      <w:pPr>
        <w:pStyle w:val="ListParagraph"/>
        <w:numPr>
          <w:ilvl w:val="0"/>
          <w:numId w:val="3"/>
        </w:numPr>
        <w:rPr>
          <w:sz w:val="18"/>
          <w:rPrChange w:id="182" w:author="Author">
            <w:rPr/>
          </w:rPrChange>
        </w:rPr>
      </w:pPr>
      <w:r w:rsidRPr="003D36FB">
        <w:rPr>
          <w:sz w:val="18"/>
          <w:rPrChange w:id="183" w:author="Author">
            <w:rPr/>
          </w:rPrChange>
        </w:rPr>
        <w:t xml:space="preserve">In the </w:t>
      </w:r>
      <w:proofErr w:type="spellStart"/>
      <w:r w:rsidRPr="003D36FB">
        <w:rPr>
          <w:sz w:val="18"/>
          <w:rPrChange w:id="184" w:author="Author">
            <w:rPr/>
          </w:rPrChange>
        </w:rPr>
        <w:t>Program.Main</w:t>
      </w:r>
      <w:proofErr w:type="spellEnd"/>
      <w:r w:rsidRPr="003D36FB">
        <w:rPr>
          <w:sz w:val="18"/>
          <w:rPrChange w:id="185" w:author="Author">
            <w:rPr/>
          </w:rPrChange>
        </w:rPr>
        <w:t xml:space="preserve"> method in the </w:t>
      </w:r>
      <w:proofErr w:type="spellStart"/>
      <w:r w:rsidRPr="003D36FB">
        <w:rPr>
          <w:sz w:val="18"/>
          <w:rPrChange w:id="186" w:author="Author">
            <w:rPr/>
          </w:rPrChange>
        </w:rPr>
        <w:t>Program.cs</w:t>
      </w:r>
      <w:proofErr w:type="spellEnd"/>
      <w:r w:rsidRPr="003D36FB">
        <w:rPr>
          <w:sz w:val="18"/>
          <w:rPrChange w:id="187" w:author="Author">
            <w:rPr/>
          </w:rPrChange>
        </w:rPr>
        <w:t xml:space="preserve"> source file, explore the System namespace by typing the following fragment of code</w:t>
      </w:r>
      <w:proofErr w:type="gramStart"/>
      <w:r w:rsidRPr="003D36FB">
        <w:rPr>
          <w:sz w:val="18"/>
          <w:rPrChange w:id="188" w:author="Author">
            <w:rPr/>
          </w:rPrChange>
        </w:rPr>
        <w:t>:</w:t>
      </w:r>
      <w:proofErr w:type="gramEnd"/>
      <w:r w:rsidRPr="003D36FB">
        <w:rPr>
          <w:sz w:val="18"/>
          <w:rPrChange w:id="189" w:author="Author">
            <w:rPr/>
          </w:rPrChange>
        </w:rPr>
        <w:br/>
      </w:r>
      <w:r w:rsidRPr="003D36FB">
        <w:rPr>
          <w:sz w:val="18"/>
          <w:rPrChange w:id="190" w:author="Author">
            <w:rPr/>
          </w:rPrChange>
        </w:rPr>
        <w:br/>
      </w:r>
      <w:proofErr w:type="spellStart"/>
      <w:r w:rsidRPr="003D36FB">
        <w:rPr>
          <w:rFonts w:ascii="Consolas" w:hAnsi="Consolas" w:cs="Consolas"/>
          <w:sz w:val="16"/>
          <w:szCs w:val="19"/>
          <w:rPrChange w:id="191" w:author="Author">
            <w:rPr>
              <w:rFonts w:ascii="Consolas" w:hAnsi="Consolas" w:cs="Consolas"/>
              <w:sz w:val="20"/>
              <w:szCs w:val="19"/>
            </w:rPr>
          </w:rPrChange>
        </w:rPr>
        <w:t>System.IObs</w:t>
      </w:r>
      <w:proofErr w:type="spellEnd"/>
      <w:r w:rsidRPr="003D36FB">
        <w:rPr>
          <w:rFonts w:ascii="Consolas" w:hAnsi="Consolas" w:cs="Consolas"/>
          <w:sz w:val="20"/>
          <w:rPrChange w:id="192" w:author="Author">
            <w:rPr>
              <w:rFonts w:ascii="Consolas" w:hAnsi="Consolas" w:cs="Consolas"/>
              <w:sz w:val="24"/>
            </w:rPr>
          </w:rPrChange>
        </w:rPr>
        <w:br/>
      </w:r>
      <w:r w:rsidRPr="003D36FB">
        <w:rPr>
          <w:sz w:val="18"/>
          <w:rPrChange w:id="193" w:author="Author">
            <w:rPr/>
          </w:rPrChange>
        </w:rPr>
        <w:br/>
        <w:t>This shows the two core interfaces around which Rx is built. Starting from .NET 4, those interfaces are built in to the Base Class Library’s mscorlib.dll assembly.</w:t>
      </w:r>
      <w:r w:rsidRPr="003D36FB">
        <w:rPr>
          <w:sz w:val="18"/>
          <w:rPrChange w:id="194" w:author="Author">
            <w:rPr/>
          </w:rPrChange>
        </w:rPr>
        <w:br/>
      </w:r>
      <w:r w:rsidRPr="003D36FB">
        <w:rPr>
          <w:sz w:val="18"/>
          <w:rPrChange w:id="195" w:author="Author">
            <w:rPr/>
          </w:rPrChange>
        </w:rPr>
        <w:br/>
      </w:r>
      <w:r w:rsidRPr="003D36FB">
        <w:rPr>
          <w:noProof/>
          <w:sz w:val="18"/>
          <w:rPrChange w:id="196" w:author="Author">
            <w:rPr>
              <w:noProof/>
            </w:rPr>
          </w:rPrChange>
        </w:rPr>
        <w:drawing>
          <wp:inline distT="0" distB="0" distL="0" distR="0" wp14:anchorId="16179A2D" wp14:editId="22825DE8">
            <wp:extent cx="3848735" cy="12230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8735" cy="1223010"/>
                    </a:xfrm>
                    <a:prstGeom prst="rect">
                      <a:avLst/>
                    </a:prstGeom>
                    <a:noFill/>
                    <a:ln>
                      <a:noFill/>
                    </a:ln>
                  </pic:spPr>
                </pic:pic>
              </a:graphicData>
            </a:graphic>
          </wp:inline>
        </w:drawing>
      </w:r>
      <w:r w:rsidRPr="003D36FB">
        <w:rPr>
          <w:sz w:val="18"/>
          <w:rPrChange w:id="197" w:author="Author">
            <w:rPr/>
          </w:rPrChange>
        </w:rPr>
        <w:br/>
      </w:r>
      <w:r w:rsidRPr="003D36FB">
        <w:rPr>
          <w:sz w:val="18"/>
          <w:rPrChange w:id="198" w:author="Author">
            <w:rPr/>
          </w:rPrChange>
        </w:rPr>
        <w:br/>
      </w:r>
      <w:r w:rsidRPr="003D36FB">
        <w:rPr>
          <w:b/>
          <w:sz w:val="18"/>
          <w:rPrChange w:id="199" w:author="Author">
            <w:rPr>
              <w:b/>
            </w:rPr>
          </w:rPrChange>
        </w:rPr>
        <w:t>Note:</w:t>
      </w:r>
      <w:r w:rsidRPr="003D36FB">
        <w:rPr>
          <w:sz w:val="18"/>
          <w:rPrChange w:id="200" w:author="Author">
            <w:rPr/>
          </w:rPrChange>
        </w:rPr>
        <w:t xml:space="preserve">  On other platforms supported by Rx</w:t>
      </w:r>
      <w:r w:rsidR="00C2616C" w:rsidRPr="003D36FB">
        <w:rPr>
          <w:sz w:val="18"/>
          <w:rPrChange w:id="201" w:author="Author">
            <w:rPr/>
          </w:rPrChange>
        </w:rPr>
        <w:t xml:space="preserve"> (including .NET 3.5 SP1 and Silverlight)</w:t>
      </w:r>
      <w:r w:rsidRPr="003D36FB">
        <w:rPr>
          <w:sz w:val="18"/>
          <w:rPrChange w:id="202" w:author="Author">
            <w:rPr/>
          </w:rPrChange>
        </w:rPr>
        <w:t xml:space="preserve">, a separate assembly called System.Observable.dll has to be included in the project in order to get access to those two interfaces. This assembly gets installed in the same location as the </w:t>
      </w:r>
      <w:r w:rsidR="00C2616C" w:rsidRPr="003D36FB">
        <w:rPr>
          <w:sz w:val="18"/>
          <w:rPrChange w:id="203" w:author="Author">
            <w:rPr/>
          </w:rPrChange>
        </w:rPr>
        <w:t xml:space="preserve">other </w:t>
      </w:r>
      <w:r w:rsidRPr="003D36FB">
        <w:rPr>
          <w:sz w:val="18"/>
          <w:rPrChange w:id="204" w:author="Author">
            <w:rPr/>
          </w:rPrChange>
        </w:rPr>
        <w:t>assemblies we’ll talk about further on in this first exercise.</w:t>
      </w:r>
      <w:r w:rsidRPr="003D36FB">
        <w:rPr>
          <w:sz w:val="18"/>
          <w:rPrChange w:id="205" w:author="Author">
            <w:rPr/>
          </w:rPrChange>
        </w:rPr>
        <w:br/>
      </w:r>
    </w:p>
    <w:p w:rsidR="00C2616C" w:rsidRPr="003D36FB" w:rsidRDefault="00CF2644" w:rsidP="00C2616C">
      <w:pPr>
        <w:pStyle w:val="ListParagraph"/>
        <w:numPr>
          <w:ilvl w:val="0"/>
          <w:numId w:val="3"/>
        </w:numPr>
        <w:autoSpaceDE w:val="0"/>
        <w:autoSpaceDN w:val="0"/>
        <w:adjustRightInd w:val="0"/>
        <w:spacing w:after="0" w:line="240" w:lineRule="auto"/>
        <w:rPr>
          <w:sz w:val="18"/>
          <w:rPrChange w:id="206" w:author="Author">
            <w:rPr/>
          </w:rPrChange>
        </w:rPr>
      </w:pPr>
      <w:r w:rsidRPr="003D36FB">
        <w:rPr>
          <w:b/>
          <w:noProof/>
          <w:sz w:val="18"/>
          <w:rPrChange w:id="207" w:author="Author">
            <w:rPr>
              <w:b/>
              <w:noProof/>
            </w:rPr>
          </w:rPrChange>
        </w:rPr>
        <w:drawing>
          <wp:anchor distT="0" distB="0" distL="114300" distR="114300" simplePos="0" relativeHeight="251658240" behindDoc="0" locked="0" layoutInCell="1" allowOverlap="1" wp14:anchorId="11169706" wp14:editId="2AAC8D89">
            <wp:simplePos x="0" y="0"/>
            <wp:positionH relativeFrom="column">
              <wp:posOffset>-231140</wp:posOffset>
            </wp:positionH>
            <wp:positionV relativeFrom="paragraph">
              <wp:posOffset>-939165</wp:posOffset>
            </wp:positionV>
            <wp:extent cx="603250" cy="539115"/>
            <wp:effectExtent l="0" t="0" r="6350" b="0"/>
            <wp:wrapNone/>
            <wp:docPr id="15" name="Picture 15"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3250" cy="539115"/>
                    </a:xfrm>
                    <a:prstGeom prst="rect">
                      <a:avLst/>
                    </a:prstGeom>
                    <a:noFill/>
                    <a:ln>
                      <a:noFill/>
                    </a:ln>
                  </pic:spPr>
                </pic:pic>
              </a:graphicData>
            </a:graphic>
            <wp14:sizeRelH relativeFrom="page">
              <wp14:pctWidth>0</wp14:pctWidth>
            </wp14:sizeRelH>
            <wp14:sizeRelV relativeFrom="page">
              <wp14:pctHeight>0</wp14:pctHeight>
            </wp14:sizeRelV>
          </wp:anchor>
        </w:drawing>
      </w:r>
      <w:r w:rsidR="00FE1860" w:rsidRPr="003D36FB">
        <w:rPr>
          <w:noProof/>
          <w:sz w:val="18"/>
          <w:rPrChange w:id="208" w:author="Author">
            <w:rPr>
              <w:noProof/>
            </w:rPr>
          </w:rPrChange>
        </w:rPr>
        <w:drawing>
          <wp:anchor distT="0" distB="0" distL="114300" distR="114300" simplePos="0" relativeHeight="251670528" behindDoc="0" locked="0" layoutInCell="1" allowOverlap="1" wp14:anchorId="7E05807A" wp14:editId="341EC633">
            <wp:simplePos x="0" y="0"/>
            <wp:positionH relativeFrom="column">
              <wp:posOffset>-182880</wp:posOffset>
            </wp:positionH>
            <wp:positionV relativeFrom="paragraph">
              <wp:posOffset>6205855</wp:posOffset>
            </wp:positionV>
            <wp:extent cx="411480" cy="740664"/>
            <wp:effectExtent l="0" t="0" r="7620" b="2540"/>
            <wp:wrapNone/>
            <wp:docPr id="49" name="Picture 49" descr="C:\Users\bartde\AppData\Local\Microsoft\Windows\Temporary Internet Files\Content.IE5\CFGY0LUV\MC9000298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de\AppData\Local\Microsoft\Windows\Temporary Internet Files\Content.IE5\CFGY0LUV\MC900029888[1].wm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480" cy="740664"/>
                    </a:xfrm>
                    <a:prstGeom prst="rect">
                      <a:avLst/>
                    </a:prstGeom>
                    <a:noFill/>
                    <a:ln>
                      <a:noFill/>
                    </a:ln>
                  </pic:spPr>
                </pic:pic>
              </a:graphicData>
            </a:graphic>
            <wp14:sizeRelH relativeFrom="page">
              <wp14:pctWidth>0</wp14:pctWidth>
            </wp14:sizeRelH>
            <wp14:sizeRelV relativeFrom="page">
              <wp14:pctHeight>0</wp14:pctHeight>
            </wp14:sizeRelV>
          </wp:anchor>
        </w:drawing>
      </w:r>
      <w:r w:rsidR="00C2616C" w:rsidRPr="003D36FB">
        <w:rPr>
          <w:sz w:val="18"/>
          <w:rPrChange w:id="209" w:author="Author">
            <w:rPr/>
          </w:rPrChange>
        </w:rPr>
        <w:t>To start our exploration of those interfaces, we should have a look at them. Use the Object Browser (available through the View menu) or use both interfaces in a piece of code and use Go to Definition from the context menu (or press F12). We’ll follow the latter route here as it allows to indicate the role of both interfaces in an informal manner using variable names:</w:t>
      </w:r>
      <w:r w:rsidR="00C2616C" w:rsidRPr="003D36FB">
        <w:rPr>
          <w:sz w:val="18"/>
          <w:rPrChange w:id="210" w:author="Author">
            <w:rPr/>
          </w:rPrChange>
        </w:rPr>
        <w:br/>
      </w:r>
      <w:r w:rsidR="00C2616C" w:rsidRPr="003D36FB">
        <w:rPr>
          <w:sz w:val="18"/>
          <w:rPrChange w:id="211" w:author="Author">
            <w:rPr/>
          </w:rPrChange>
        </w:rPr>
        <w:br/>
      </w:r>
      <w:r w:rsidR="00C2616C" w:rsidRPr="003D36FB">
        <w:rPr>
          <w:rFonts w:ascii="Consolas" w:hAnsi="Consolas" w:cs="Consolas"/>
          <w:color w:val="2B91AF"/>
          <w:sz w:val="16"/>
          <w:szCs w:val="19"/>
          <w:rPrChange w:id="212" w:author="Author">
            <w:rPr>
              <w:rFonts w:ascii="Consolas" w:hAnsi="Consolas" w:cs="Consolas"/>
              <w:color w:val="2B91AF"/>
              <w:sz w:val="20"/>
              <w:szCs w:val="19"/>
            </w:rPr>
          </w:rPrChange>
        </w:rPr>
        <w:t xml:space="preserve">    </w:t>
      </w:r>
      <w:proofErr w:type="spellStart"/>
      <w:r w:rsidR="00C2616C" w:rsidRPr="003D36FB">
        <w:rPr>
          <w:rFonts w:ascii="Consolas" w:hAnsi="Consolas" w:cs="Consolas"/>
          <w:color w:val="2B91AF"/>
          <w:sz w:val="16"/>
          <w:szCs w:val="19"/>
          <w:rPrChange w:id="213" w:author="Author">
            <w:rPr>
              <w:rFonts w:ascii="Consolas" w:hAnsi="Consolas" w:cs="Consolas"/>
              <w:color w:val="2B91AF"/>
              <w:sz w:val="20"/>
              <w:szCs w:val="19"/>
            </w:rPr>
          </w:rPrChange>
        </w:rPr>
        <w:t>IObservable</w:t>
      </w:r>
      <w:proofErr w:type="spellEnd"/>
      <w:r w:rsidR="00C2616C" w:rsidRPr="003D36FB">
        <w:rPr>
          <w:rFonts w:ascii="Consolas" w:hAnsi="Consolas" w:cs="Consolas"/>
          <w:sz w:val="16"/>
          <w:szCs w:val="19"/>
          <w:rPrChange w:id="214" w:author="Author">
            <w:rPr>
              <w:rFonts w:ascii="Consolas" w:hAnsi="Consolas" w:cs="Consolas"/>
              <w:sz w:val="20"/>
              <w:szCs w:val="19"/>
            </w:rPr>
          </w:rPrChange>
        </w:rPr>
        <w:t>&lt;</w:t>
      </w:r>
      <w:proofErr w:type="spellStart"/>
      <w:r w:rsidR="00C2616C" w:rsidRPr="003D36FB">
        <w:rPr>
          <w:rFonts w:ascii="Consolas" w:hAnsi="Consolas" w:cs="Consolas"/>
          <w:color w:val="0000FF"/>
          <w:sz w:val="16"/>
          <w:szCs w:val="19"/>
          <w:rPrChange w:id="215" w:author="Author">
            <w:rPr>
              <w:rFonts w:ascii="Consolas" w:hAnsi="Consolas" w:cs="Consolas"/>
              <w:color w:val="0000FF"/>
              <w:sz w:val="20"/>
              <w:szCs w:val="19"/>
            </w:rPr>
          </w:rPrChange>
        </w:rPr>
        <w:t>int</w:t>
      </w:r>
      <w:proofErr w:type="spellEnd"/>
      <w:r w:rsidR="00C2616C" w:rsidRPr="003D36FB">
        <w:rPr>
          <w:rFonts w:ascii="Consolas" w:hAnsi="Consolas" w:cs="Consolas"/>
          <w:sz w:val="16"/>
          <w:szCs w:val="19"/>
          <w:rPrChange w:id="216" w:author="Author">
            <w:rPr>
              <w:rFonts w:ascii="Consolas" w:hAnsi="Consolas" w:cs="Consolas"/>
              <w:sz w:val="20"/>
              <w:szCs w:val="19"/>
            </w:rPr>
          </w:rPrChange>
        </w:rPr>
        <w:t>&gt; source;</w:t>
      </w:r>
      <w:r w:rsidR="00C2616C" w:rsidRPr="003D36FB">
        <w:rPr>
          <w:rFonts w:ascii="Consolas" w:hAnsi="Consolas" w:cs="Consolas"/>
          <w:sz w:val="16"/>
          <w:szCs w:val="19"/>
          <w:rPrChange w:id="217" w:author="Author">
            <w:rPr>
              <w:rFonts w:ascii="Consolas" w:hAnsi="Consolas" w:cs="Consolas"/>
              <w:sz w:val="20"/>
              <w:szCs w:val="19"/>
            </w:rPr>
          </w:rPrChange>
        </w:rPr>
        <w:br/>
      </w:r>
      <w:r w:rsidR="00C2616C" w:rsidRPr="003D36FB">
        <w:rPr>
          <w:rFonts w:ascii="Consolas" w:hAnsi="Consolas" w:cs="Consolas"/>
          <w:color w:val="2B91AF"/>
          <w:sz w:val="16"/>
          <w:szCs w:val="19"/>
          <w:rPrChange w:id="218" w:author="Author">
            <w:rPr>
              <w:rFonts w:ascii="Consolas" w:hAnsi="Consolas" w:cs="Consolas"/>
              <w:color w:val="2B91AF"/>
              <w:sz w:val="20"/>
              <w:szCs w:val="19"/>
            </w:rPr>
          </w:rPrChange>
        </w:rPr>
        <w:t xml:space="preserve">    </w:t>
      </w:r>
      <w:proofErr w:type="spellStart"/>
      <w:r w:rsidR="00C2616C" w:rsidRPr="003D36FB">
        <w:rPr>
          <w:rFonts w:ascii="Consolas" w:hAnsi="Consolas" w:cs="Consolas"/>
          <w:color w:val="2B91AF"/>
          <w:sz w:val="16"/>
          <w:szCs w:val="19"/>
          <w:rPrChange w:id="219" w:author="Author">
            <w:rPr>
              <w:rFonts w:ascii="Consolas" w:hAnsi="Consolas" w:cs="Consolas"/>
              <w:color w:val="2B91AF"/>
              <w:sz w:val="20"/>
              <w:szCs w:val="19"/>
            </w:rPr>
          </w:rPrChange>
        </w:rPr>
        <w:t>IObserver</w:t>
      </w:r>
      <w:proofErr w:type="spellEnd"/>
      <w:r w:rsidR="00C2616C" w:rsidRPr="003D36FB">
        <w:rPr>
          <w:rFonts w:ascii="Consolas" w:hAnsi="Consolas" w:cs="Consolas"/>
          <w:sz w:val="16"/>
          <w:szCs w:val="19"/>
          <w:rPrChange w:id="220" w:author="Author">
            <w:rPr>
              <w:rFonts w:ascii="Consolas" w:hAnsi="Consolas" w:cs="Consolas"/>
              <w:sz w:val="20"/>
              <w:szCs w:val="19"/>
            </w:rPr>
          </w:rPrChange>
        </w:rPr>
        <w:t>&lt;</w:t>
      </w:r>
      <w:proofErr w:type="spellStart"/>
      <w:r w:rsidR="00C2616C" w:rsidRPr="003D36FB">
        <w:rPr>
          <w:rFonts w:ascii="Consolas" w:hAnsi="Consolas" w:cs="Consolas"/>
          <w:color w:val="0000FF"/>
          <w:sz w:val="16"/>
          <w:szCs w:val="19"/>
          <w:rPrChange w:id="221" w:author="Author">
            <w:rPr>
              <w:rFonts w:ascii="Consolas" w:hAnsi="Consolas" w:cs="Consolas"/>
              <w:color w:val="0000FF"/>
              <w:sz w:val="20"/>
              <w:szCs w:val="19"/>
            </w:rPr>
          </w:rPrChange>
        </w:rPr>
        <w:t>int</w:t>
      </w:r>
      <w:proofErr w:type="spellEnd"/>
      <w:r w:rsidR="00C2616C" w:rsidRPr="003D36FB">
        <w:rPr>
          <w:rFonts w:ascii="Consolas" w:hAnsi="Consolas" w:cs="Consolas"/>
          <w:sz w:val="16"/>
          <w:szCs w:val="19"/>
          <w:rPrChange w:id="222" w:author="Author">
            <w:rPr>
              <w:rFonts w:ascii="Consolas" w:hAnsi="Consolas" w:cs="Consolas"/>
              <w:sz w:val="20"/>
              <w:szCs w:val="19"/>
            </w:rPr>
          </w:rPrChange>
        </w:rPr>
        <w:t>&gt; handler;</w:t>
      </w:r>
      <w:r w:rsidR="00C2616C" w:rsidRPr="003D36FB">
        <w:rPr>
          <w:rFonts w:ascii="Consolas" w:hAnsi="Consolas" w:cs="Consolas"/>
          <w:sz w:val="16"/>
          <w:szCs w:val="19"/>
          <w:rPrChange w:id="223" w:author="Author">
            <w:rPr>
              <w:rFonts w:ascii="Consolas" w:hAnsi="Consolas" w:cs="Consolas"/>
              <w:sz w:val="19"/>
              <w:szCs w:val="19"/>
            </w:rPr>
          </w:rPrChange>
        </w:rPr>
        <w:br/>
      </w:r>
      <w:r w:rsidR="00C2616C" w:rsidRPr="003D36FB">
        <w:rPr>
          <w:sz w:val="18"/>
          <w:rPrChange w:id="224" w:author="Author">
            <w:rPr/>
          </w:rPrChange>
        </w:rPr>
        <w:lastRenderedPageBreak/>
        <w:br/>
        <w:t>The interfaces should look as shown below:</w:t>
      </w:r>
      <w:r w:rsidR="00C2616C" w:rsidRPr="003D36FB">
        <w:rPr>
          <w:sz w:val="18"/>
          <w:rPrChange w:id="225" w:author="Author">
            <w:rPr/>
          </w:rPrChange>
        </w:rPr>
        <w:br/>
      </w:r>
      <w:r w:rsidR="00C2616C" w:rsidRPr="003D36FB">
        <w:rPr>
          <w:sz w:val="18"/>
          <w:rPrChange w:id="226" w:author="Author">
            <w:rPr/>
          </w:rPrChange>
        </w:rPr>
        <w:br/>
      </w:r>
      <w:r w:rsidR="00C2616C" w:rsidRPr="003D36FB">
        <w:rPr>
          <w:rFonts w:ascii="Consolas" w:hAnsi="Consolas" w:cs="Consolas"/>
          <w:color w:val="0000FF"/>
          <w:sz w:val="16"/>
          <w:szCs w:val="19"/>
          <w:rPrChange w:id="227" w:author="Author">
            <w:rPr>
              <w:rFonts w:ascii="Consolas" w:hAnsi="Consolas" w:cs="Consolas"/>
              <w:color w:val="0000FF"/>
              <w:sz w:val="20"/>
              <w:szCs w:val="19"/>
            </w:rPr>
          </w:rPrChange>
        </w:rPr>
        <w:t xml:space="preserve">    public</w:t>
      </w:r>
      <w:r w:rsidR="00C2616C" w:rsidRPr="003D36FB">
        <w:rPr>
          <w:rFonts w:ascii="Consolas" w:hAnsi="Consolas" w:cs="Consolas"/>
          <w:sz w:val="16"/>
          <w:szCs w:val="19"/>
          <w:rPrChange w:id="228" w:author="Author">
            <w:rPr>
              <w:rFonts w:ascii="Consolas" w:hAnsi="Consolas" w:cs="Consolas"/>
              <w:sz w:val="20"/>
              <w:szCs w:val="19"/>
            </w:rPr>
          </w:rPrChange>
        </w:rPr>
        <w:t xml:space="preserve"> </w:t>
      </w:r>
      <w:r w:rsidR="00C2616C" w:rsidRPr="003D36FB">
        <w:rPr>
          <w:rFonts w:ascii="Consolas" w:hAnsi="Consolas" w:cs="Consolas"/>
          <w:color w:val="0000FF"/>
          <w:sz w:val="16"/>
          <w:szCs w:val="19"/>
          <w:rPrChange w:id="229" w:author="Author">
            <w:rPr>
              <w:rFonts w:ascii="Consolas" w:hAnsi="Consolas" w:cs="Consolas"/>
              <w:color w:val="0000FF"/>
              <w:sz w:val="20"/>
              <w:szCs w:val="19"/>
            </w:rPr>
          </w:rPrChange>
        </w:rPr>
        <w:t>interface</w:t>
      </w:r>
      <w:r w:rsidR="00C2616C" w:rsidRPr="003D36FB">
        <w:rPr>
          <w:rFonts w:ascii="Consolas" w:hAnsi="Consolas" w:cs="Consolas"/>
          <w:sz w:val="16"/>
          <w:szCs w:val="19"/>
          <w:rPrChange w:id="230" w:author="Author">
            <w:rPr>
              <w:rFonts w:ascii="Consolas" w:hAnsi="Consolas" w:cs="Consolas"/>
              <w:sz w:val="20"/>
              <w:szCs w:val="19"/>
            </w:rPr>
          </w:rPrChange>
        </w:rPr>
        <w:t xml:space="preserve"> </w:t>
      </w:r>
      <w:proofErr w:type="spellStart"/>
      <w:r w:rsidR="00C2616C" w:rsidRPr="003D36FB">
        <w:rPr>
          <w:rFonts w:ascii="Consolas" w:hAnsi="Consolas" w:cs="Consolas"/>
          <w:color w:val="2B91AF"/>
          <w:sz w:val="16"/>
          <w:szCs w:val="19"/>
          <w:rPrChange w:id="231" w:author="Author">
            <w:rPr>
              <w:rFonts w:ascii="Consolas" w:hAnsi="Consolas" w:cs="Consolas"/>
              <w:color w:val="2B91AF"/>
              <w:sz w:val="20"/>
              <w:szCs w:val="19"/>
            </w:rPr>
          </w:rPrChange>
        </w:rPr>
        <w:t>IObservable</w:t>
      </w:r>
      <w:proofErr w:type="spellEnd"/>
      <w:r w:rsidR="00C2616C" w:rsidRPr="003D36FB">
        <w:rPr>
          <w:rFonts w:ascii="Consolas" w:hAnsi="Consolas" w:cs="Consolas"/>
          <w:sz w:val="16"/>
          <w:szCs w:val="19"/>
          <w:rPrChange w:id="232" w:author="Author">
            <w:rPr>
              <w:rFonts w:ascii="Consolas" w:hAnsi="Consolas" w:cs="Consolas"/>
              <w:sz w:val="20"/>
              <w:szCs w:val="19"/>
            </w:rPr>
          </w:rPrChange>
        </w:rPr>
        <w:t>&lt;</w:t>
      </w:r>
      <w:r w:rsidR="00C2616C" w:rsidRPr="003D36FB">
        <w:rPr>
          <w:rFonts w:ascii="Consolas" w:hAnsi="Consolas" w:cs="Consolas"/>
          <w:color w:val="0000FF"/>
          <w:sz w:val="16"/>
          <w:szCs w:val="19"/>
          <w:rPrChange w:id="233" w:author="Author">
            <w:rPr>
              <w:rFonts w:ascii="Consolas" w:hAnsi="Consolas" w:cs="Consolas"/>
              <w:color w:val="0000FF"/>
              <w:sz w:val="20"/>
              <w:szCs w:val="19"/>
            </w:rPr>
          </w:rPrChange>
        </w:rPr>
        <w:t>out</w:t>
      </w:r>
      <w:r w:rsidR="00C2616C" w:rsidRPr="003D36FB">
        <w:rPr>
          <w:rFonts w:ascii="Consolas" w:hAnsi="Consolas" w:cs="Consolas"/>
          <w:sz w:val="16"/>
          <w:szCs w:val="19"/>
          <w:rPrChange w:id="234" w:author="Author">
            <w:rPr>
              <w:rFonts w:ascii="Consolas" w:hAnsi="Consolas" w:cs="Consolas"/>
              <w:sz w:val="20"/>
              <w:szCs w:val="19"/>
            </w:rPr>
          </w:rPrChange>
        </w:rPr>
        <w:t xml:space="preserve"> T&gt;</w:t>
      </w:r>
      <w:r w:rsidR="00C2616C" w:rsidRPr="003D36FB">
        <w:rPr>
          <w:rFonts w:ascii="Consolas" w:hAnsi="Consolas" w:cs="Consolas"/>
          <w:sz w:val="16"/>
          <w:szCs w:val="19"/>
          <w:rPrChange w:id="235" w:author="Author">
            <w:rPr>
              <w:rFonts w:ascii="Consolas" w:hAnsi="Consolas" w:cs="Consolas"/>
              <w:sz w:val="20"/>
              <w:szCs w:val="19"/>
            </w:rPr>
          </w:rPrChange>
        </w:rPr>
        <w:br/>
        <w:t xml:space="preserve">    {</w:t>
      </w:r>
      <w:r w:rsidR="00C2616C" w:rsidRPr="003D36FB">
        <w:rPr>
          <w:rFonts w:ascii="Consolas" w:hAnsi="Consolas" w:cs="Consolas"/>
          <w:sz w:val="16"/>
          <w:szCs w:val="19"/>
          <w:rPrChange w:id="236" w:author="Author">
            <w:rPr>
              <w:rFonts w:ascii="Consolas" w:hAnsi="Consolas" w:cs="Consolas"/>
              <w:sz w:val="20"/>
              <w:szCs w:val="19"/>
            </w:rPr>
          </w:rPrChange>
        </w:rPr>
        <w:br/>
        <w:t xml:space="preserve">        </w:t>
      </w:r>
      <w:proofErr w:type="spellStart"/>
      <w:r w:rsidR="00C2616C" w:rsidRPr="003D36FB">
        <w:rPr>
          <w:rFonts w:ascii="Consolas" w:hAnsi="Consolas" w:cs="Consolas"/>
          <w:color w:val="2B91AF"/>
          <w:sz w:val="16"/>
          <w:szCs w:val="19"/>
          <w:rPrChange w:id="237" w:author="Author">
            <w:rPr>
              <w:rFonts w:ascii="Consolas" w:hAnsi="Consolas" w:cs="Consolas"/>
              <w:color w:val="2B91AF"/>
              <w:sz w:val="20"/>
              <w:szCs w:val="19"/>
            </w:rPr>
          </w:rPrChange>
        </w:rPr>
        <w:t>IDisposable</w:t>
      </w:r>
      <w:proofErr w:type="spellEnd"/>
      <w:r w:rsidR="00C2616C" w:rsidRPr="003D36FB">
        <w:rPr>
          <w:rFonts w:ascii="Consolas" w:hAnsi="Consolas" w:cs="Consolas"/>
          <w:sz w:val="16"/>
          <w:szCs w:val="19"/>
          <w:rPrChange w:id="238" w:author="Author">
            <w:rPr>
              <w:rFonts w:ascii="Consolas" w:hAnsi="Consolas" w:cs="Consolas"/>
              <w:sz w:val="20"/>
              <w:szCs w:val="19"/>
            </w:rPr>
          </w:rPrChange>
        </w:rPr>
        <w:t xml:space="preserve"> Subscribe(</w:t>
      </w:r>
      <w:proofErr w:type="spellStart"/>
      <w:r w:rsidR="00C2616C" w:rsidRPr="003D36FB">
        <w:rPr>
          <w:rFonts w:ascii="Consolas" w:hAnsi="Consolas" w:cs="Consolas"/>
          <w:color w:val="2B91AF"/>
          <w:sz w:val="16"/>
          <w:szCs w:val="19"/>
          <w:rPrChange w:id="239" w:author="Author">
            <w:rPr>
              <w:rFonts w:ascii="Consolas" w:hAnsi="Consolas" w:cs="Consolas"/>
              <w:color w:val="2B91AF"/>
              <w:sz w:val="20"/>
              <w:szCs w:val="19"/>
            </w:rPr>
          </w:rPrChange>
        </w:rPr>
        <w:t>IObserver</w:t>
      </w:r>
      <w:proofErr w:type="spellEnd"/>
      <w:r w:rsidR="00C2616C" w:rsidRPr="003D36FB">
        <w:rPr>
          <w:rFonts w:ascii="Consolas" w:hAnsi="Consolas" w:cs="Consolas"/>
          <w:sz w:val="16"/>
          <w:szCs w:val="19"/>
          <w:rPrChange w:id="240" w:author="Author">
            <w:rPr>
              <w:rFonts w:ascii="Consolas" w:hAnsi="Consolas" w:cs="Consolas"/>
              <w:sz w:val="20"/>
              <w:szCs w:val="19"/>
            </w:rPr>
          </w:rPrChange>
        </w:rPr>
        <w:t>&lt;T&gt; observer);</w:t>
      </w:r>
      <w:r w:rsidR="00C2616C" w:rsidRPr="003D36FB">
        <w:rPr>
          <w:rFonts w:ascii="Consolas" w:hAnsi="Consolas" w:cs="Consolas"/>
          <w:sz w:val="16"/>
          <w:szCs w:val="19"/>
          <w:rPrChange w:id="241" w:author="Author">
            <w:rPr>
              <w:rFonts w:ascii="Consolas" w:hAnsi="Consolas" w:cs="Consolas"/>
              <w:sz w:val="20"/>
              <w:szCs w:val="19"/>
            </w:rPr>
          </w:rPrChange>
        </w:rPr>
        <w:br/>
        <w:t xml:space="preserve">    }</w:t>
      </w:r>
      <w:r w:rsidR="00C2616C" w:rsidRPr="003D36FB">
        <w:rPr>
          <w:rFonts w:ascii="Consolas" w:hAnsi="Consolas" w:cs="Consolas"/>
          <w:sz w:val="16"/>
          <w:szCs w:val="19"/>
          <w:rPrChange w:id="242" w:author="Author">
            <w:rPr>
              <w:rFonts w:ascii="Consolas" w:hAnsi="Consolas" w:cs="Consolas"/>
              <w:sz w:val="20"/>
              <w:szCs w:val="19"/>
            </w:rPr>
          </w:rPrChange>
        </w:rPr>
        <w:br/>
      </w:r>
      <w:r w:rsidR="00C2616C" w:rsidRPr="003D36FB">
        <w:rPr>
          <w:rFonts w:ascii="Consolas" w:hAnsi="Consolas" w:cs="Consolas"/>
          <w:sz w:val="16"/>
          <w:szCs w:val="19"/>
          <w:rPrChange w:id="243" w:author="Author">
            <w:rPr>
              <w:rFonts w:ascii="Consolas" w:hAnsi="Consolas" w:cs="Consolas"/>
              <w:sz w:val="20"/>
              <w:szCs w:val="19"/>
            </w:rPr>
          </w:rPrChange>
        </w:rPr>
        <w:br/>
        <w:t xml:space="preserve">    </w:t>
      </w:r>
      <w:r w:rsidR="00C2616C" w:rsidRPr="003D36FB">
        <w:rPr>
          <w:rFonts w:ascii="Consolas" w:hAnsi="Consolas" w:cs="Consolas"/>
          <w:color w:val="0000FF"/>
          <w:sz w:val="16"/>
          <w:szCs w:val="19"/>
          <w:rPrChange w:id="244" w:author="Author">
            <w:rPr>
              <w:rFonts w:ascii="Consolas" w:hAnsi="Consolas" w:cs="Consolas"/>
              <w:color w:val="0000FF"/>
              <w:sz w:val="20"/>
              <w:szCs w:val="19"/>
            </w:rPr>
          </w:rPrChange>
        </w:rPr>
        <w:t>public</w:t>
      </w:r>
      <w:r w:rsidR="00C2616C" w:rsidRPr="003D36FB">
        <w:rPr>
          <w:rFonts w:ascii="Consolas" w:hAnsi="Consolas" w:cs="Consolas"/>
          <w:sz w:val="16"/>
          <w:szCs w:val="19"/>
          <w:rPrChange w:id="245" w:author="Author">
            <w:rPr>
              <w:rFonts w:ascii="Consolas" w:hAnsi="Consolas" w:cs="Consolas"/>
              <w:sz w:val="20"/>
              <w:szCs w:val="19"/>
            </w:rPr>
          </w:rPrChange>
        </w:rPr>
        <w:t xml:space="preserve"> </w:t>
      </w:r>
      <w:r w:rsidR="00C2616C" w:rsidRPr="003D36FB">
        <w:rPr>
          <w:rFonts w:ascii="Consolas" w:hAnsi="Consolas" w:cs="Consolas"/>
          <w:color w:val="0000FF"/>
          <w:sz w:val="16"/>
          <w:szCs w:val="19"/>
          <w:rPrChange w:id="246" w:author="Author">
            <w:rPr>
              <w:rFonts w:ascii="Consolas" w:hAnsi="Consolas" w:cs="Consolas"/>
              <w:color w:val="0000FF"/>
              <w:sz w:val="20"/>
              <w:szCs w:val="19"/>
            </w:rPr>
          </w:rPrChange>
        </w:rPr>
        <w:t>interface</w:t>
      </w:r>
      <w:r w:rsidR="00C2616C" w:rsidRPr="003D36FB">
        <w:rPr>
          <w:rFonts w:ascii="Consolas" w:hAnsi="Consolas" w:cs="Consolas"/>
          <w:sz w:val="16"/>
          <w:szCs w:val="19"/>
          <w:rPrChange w:id="247" w:author="Author">
            <w:rPr>
              <w:rFonts w:ascii="Consolas" w:hAnsi="Consolas" w:cs="Consolas"/>
              <w:sz w:val="20"/>
              <w:szCs w:val="19"/>
            </w:rPr>
          </w:rPrChange>
        </w:rPr>
        <w:t xml:space="preserve"> </w:t>
      </w:r>
      <w:proofErr w:type="spellStart"/>
      <w:r w:rsidR="00C2616C" w:rsidRPr="003D36FB">
        <w:rPr>
          <w:rFonts w:ascii="Consolas" w:hAnsi="Consolas" w:cs="Consolas"/>
          <w:color w:val="2B91AF"/>
          <w:sz w:val="16"/>
          <w:szCs w:val="19"/>
          <w:rPrChange w:id="248" w:author="Author">
            <w:rPr>
              <w:rFonts w:ascii="Consolas" w:hAnsi="Consolas" w:cs="Consolas"/>
              <w:color w:val="2B91AF"/>
              <w:sz w:val="20"/>
              <w:szCs w:val="19"/>
            </w:rPr>
          </w:rPrChange>
        </w:rPr>
        <w:t>IObserver</w:t>
      </w:r>
      <w:proofErr w:type="spellEnd"/>
      <w:r w:rsidR="00C2616C" w:rsidRPr="003D36FB">
        <w:rPr>
          <w:rFonts w:ascii="Consolas" w:hAnsi="Consolas" w:cs="Consolas"/>
          <w:sz w:val="16"/>
          <w:szCs w:val="19"/>
          <w:rPrChange w:id="249" w:author="Author">
            <w:rPr>
              <w:rFonts w:ascii="Consolas" w:hAnsi="Consolas" w:cs="Consolas"/>
              <w:sz w:val="20"/>
              <w:szCs w:val="19"/>
            </w:rPr>
          </w:rPrChange>
        </w:rPr>
        <w:t>&lt;</w:t>
      </w:r>
      <w:r w:rsidR="00C2616C" w:rsidRPr="003D36FB">
        <w:rPr>
          <w:rFonts w:ascii="Consolas" w:hAnsi="Consolas" w:cs="Consolas"/>
          <w:color w:val="0000FF"/>
          <w:sz w:val="16"/>
          <w:szCs w:val="19"/>
          <w:rPrChange w:id="250" w:author="Author">
            <w:rPr>
              <w:rFonts w:ascii="Consolas" w:hAnsi="Consolas" w:cs="Consolas"/>
              <w:color w:val="0000FF"/>
              <w:sz w:val="20"/>
              <w:szCs w:val="19"/>
            </w:rPr>
          </w:rPrChange>
        </w:rPr>
        <w:t>in</w:t>
      </w:r>
      <w:r w:rsidR="00C2616C" w:rsidRPr="003D36FB">
        <w:rPr>
          <w:rFonts w:ascii="Consolas" w:hAnsi="Consolas" w:cs="Consolas"/>
          <w:sz w:val="16"/>
          <w:szCs w:val="19"/>
          <w:rPrChange w:id="251" w:author="Author">
            <w:rPr>
              <w:rFonts w:ascii="Consolas" w:hAnsi="Consolas" w:cs="Consolas"/>
              <w:sz w:val="20"/>
              <w:szCs w:val="19"/>
            </w:rPr>
          </w:rPrChange>
        </w:rPr>
        <w:t xml:space="preserve"> T&gt;</w:t>
      </w:r>
      <w:r w:rsidR="00C2616C" w:rsidRPr="003D36FB">
        <w:rPr>
          <w:rFonts w:ascii="Consolas" w:hAnsi="Consolas" w:cs="Consolas"/>
          <w:sz w:val="16"/>
          <w:szCs w:val="19"/>
          <w:rPrChange w:id="252" w:author="Author">
            <w:rPr>
              <w:rFonts w:ascii="Consolas" w:hAnsi="Consolas" w:cs="Consolas"/>
              <w:sz w:val="20"/>
              <w:szCs w:val="19"/>
            </w:rPr>
          </w:rPrChange>
        </w:rPr>
        <w:br/>
        <w:t xml:space="preserve">    {</w:t>
      </w:r>
      <w:r w:rsidR="00C2616C" w:rsidRPr="003D36FB">
        <w:rPr>
          <w:rFonts w:ascii="Consolas" w:hAnsi="Consolas" w:cs="Consolas"/>
          <w:sz w:val="16"/>
          <w:szCs w:val="19"/>
          <w:rPrChange w:id="253" w:author="Author">
            <w:rPr>
              <w:rFonts w:ascii="Consolas" w:hAnsi="Consolas" w:cs="Consolas"/>
              <w:sz w:val="20"/>
              <w:szCs w:val="19"/>
            </w:rPr>
          </w:rPrChange>
        </w:rPr>
        <w:br/>
        <w:t xml:space="preserve">        </w:t>
      </w:r>
      <w:r w:rsidR="00C2616C" w:rsidRPr="003D36FB">
        <w:rPr>
          <w:rFonts w:ascii="Consolas" w:hAnsi="Consolas" w:cs="Consolas"/>
          <w:color w:val="0000FF"/>
          <w:sz w:val="16"/>
          <w:szCs w:val="19"/>
          <w:rPrChange w:id="254" w:author="Author">
            <w:rPr>
              <w:rFonts w:ascii="Consolas" w:hAnsi="Consolas" w:cs="Consolas"/>
              <w:color w:val="0000FF"/>
              <w:sz w:val="20"/>
              <w:szCs w:val="19"/>
            </w:rPr>
          </w:rPrChange>
        </w:rPr>
        <w:t>void</w:t>
      </w:r>
      <w:r w:rsidR="00C2616C" w:rsidRPr="003D36FB">
        <w:rPr>
          <w:rFonts w:ascii="Consolas" w:hAnsi="Consolas" w:cs="Consolas"/>
          <w:sz w:val="16"/>
          <w:szCs w:val="19"/>
          <w:rPrChange w:id="255" w:author="Author">
            <w:rPr>
              <w:rFonts w:ascii="Consolas" w:hAnsi="Consolas" w:cs="Consolas"/>
              <w:sz w:val="20"/>
              <w:szCs w:val="19"/>
            </w:rPr>
          </w:rPrChange>
        </w:rPr>
        <w:t xml:space="preserve"> </w:t>
      </w:r>
      <w:proofErr w:type="spellStart"/>
      <w:r w:rsidR="00C2616C" w:rsidRPr="003D36FB">
        <w:rPr>
          <w:rFonts w:ascii="Consolas" w:hAnsi="Consolas" w:cs="Consolas"/>
          <w:sz w:val="16"/>
          <w:szCs w:val="19"/>
          <w:rPrChange w:id="256" w:author="Author">
            <w:rPr>
              <w:rFonts w:ascii="Consolas" w:hAnsi="Consolas" w:cs="Consolas"/>
              <w:sz w:val="20"/>
              <w:szCs w:val="19"/>
            </w:rPr>
          </w:rPrChange>
        </w:rPr>
        <w:t>OnCompleted</w:t>
      </w:r>
      <w:proofErr w:type="spellEnd"/>
      <w:r w:rsidR="00C2616C" w:rsidRPr="003D36FB">
        <w:rPr>
          <w:rFonts w:ascii="Consolas" w:hAnsi="Consolas" w:cs="Consolas"/>
          <w:sz w:val="16"/>
          <w:szCs w:val="19"/>
          <w:rPrChange w:id="257" w:author="Author">
            <w:rPr>
              <w:rFonts w:ascii="Consolas" w:hAnsi="Consolas" w:cs="Consolas"/>
              <w:sz w:val="20"/>
              <w:szCs w:val="19"/>
            </w:rPr>
          </w:rPrChange>
        </w:rPr>
        <w:t>();</w:t>
      </w:r>
      <w:r w:rsidR="00C2616C" w:rsidRPr="003D36FB">
        <w:rPr>
          <w:rFonts w:ascii="Consolas" w:hAnsi="Consolas" w:cs="Consolas"/>
          <w:sz w:val="16"/>
          <w:szCs w:val="19"/>
          <w:rPrChange w:id="258" w:author="Author">
            <w:rPr>
              <w:rFonts w:ascii="Consolas" w:hAnsi="Consolas" w:cs="Consolas"/>
              <w:sz w:val="20"/>
              <w:szCs w:val="19"/>
            </w:rPr>
          </w:rPrChange>
        </w:rPr>
        <w:br/>
        <w:t xml:space="preserve">        </w:t>
      </w:r>
      <w:r w:rsidR="00C2616C" w:rsidRPr="003D36FB">
        <w:rPr>
          <w:rFonts w:ascii="Consolas" w:hAnsi="Consolas" w:cs="Consolas"/>
          <w:color w:val="0000FF"/>
          <w:sz w:val="16"/>
          <w:szCs w:val="19"/>
          <w:rPrChange w:id="259" w:author="Author">
            <w:rPr>
              <w:rFonts w:ascii="Consolas" w:hAnsi="Consolas" w:cs="Consolas"/>
              <w:color w:val="0000FF"/>
              <w:sz w:val="20"/>
              <w:szCs w:val="19"/>
            </w:rPr>
          </w:rPrChange>
        </w:rPr>
        <w:t>void</w:t>
      </w:r>
      <w:r w:rsidR="00C2616C" w:rsidRPr="003D36FB">
        <w:rPr>
          <w:rFonts w:ascii="Consolas" w:hAnsi="Consolas" w:cs="Consolas"/>
          <w:sz w:val="16"/>
          <w:szCs w:val="19"/>
          <w:rPrChange w:id="260" w:author="Author">
            <w:rPr>
              <w:rFonts w:ascii="Consolas" w:hAnsi="Consolas" w:cs="Consolas"/>
              <w:sz w:val="20"/>
              <w:szCs w:val="19"/>
            </w:rPr>
          </w:rPrChange>
        </w:rPr>
        <w:t xml:space="preserve"> </w:t>
      </w:r>
      <w:proofErr w:type="spellStart"/>
      <w:r w:rsidR="00C2616C" w:rsidRPr="003D36FB">
        <w:rPr>
          <w:rFonts w:ascii="Consolas" w:hAnsi="Consolas" w:cs="Consolas"/>
          <w:sz w:val="16"/>
          <w:szCs w:val="19"/>
          <w:rPrChange w:id="261" w:author="Author">
            <w:rPr>
              <w:rFonts w:ascii="Consolas" w:hAnsi="Consolas" w:cs="Consolas"/>
              <w:sz w:val="20"/>
              <w:szCs w:val="19"/>
            </w:rPr>
          </w:rPrChange>
        </w:rPr>
        <w:t>OnError</w:t>
      </w:r>
      <w:proofErr w:type="spellEnd"/>
      <w:r w:rsidR="00C2616C" w:rsidRPr="003D36FB">
        <w:rPr>
          <w:rFonts w:ascii="Consolas" w:hAnsi="Consolas" w:cs="Consolas"/>
          <w:sz w:val="16"/>
          <w:szCs w:val="19"/>
          <w:rPrChange w:id="262" w:author="Author">
            <w:rPr>
              <w:rFonts w:ascii="Consolas" w:hAnsi="Consolas" w:cs="Consolas"/>
              <w:sz w:val="20"/>
              <w:szCs w:val="19"/>
            </w:rPr>
          </w:rPrChange>
        </w:rPr>
        <w:t>(</w:t>
      </w:r>
      <w:r w:rsidR="00C2616C" w:rsidRPr="003D36FB">
        <w:rPr>
          <w:rFonts w:ascii="Consolas" w:hAnsi="Consolas" w:cs="Consolas"/>
          <w:color w:val="2B91AF"/>
          <w:sz w:val="16"/>
          <w:szCs w:val="19"/>
          <w:rPrChange w:id="263" w:author="Author">
            <w:rPr>
              <w:rFonts w:ascii="Consolas" w:hAnsi="Consolas" w:cs="Consolas"/>
              <w:color w:val="2B91AF"/>
              <w:sz w:val="20"/>
              <w:szCs w:val="19"/>
            </w:rPr>
          </w:rPrChange>
        </w:rPr>
        <w:t>Exception</w:t>
      </w:r>
      <w:r w:rsidR="00C2616C" w:rsidRPr="003D36FB">
        <w:rPr>
          <w:rFonts w:ascii="Consolas" w:hAnsi="Consolas" w:cs="Consolas"/>
          <w:sz w:val="16"/>
          <w:szCs w:val="19"/>
          <w:rPrChange w:id="264" w:author="Author">
            <w:rPr>
              <w:rFonts w:ascii="Consolas" w:hAnsi="Consolas" w:cs="Consolas"/>
              <w:sz w:val="20"/>
              <w:szCs w:val="19"/>
            </w:rPr>
          </w:rPrChange>
        </w:rPr>
        <w:t xml:space="preserve"> error);</w:t>
      </w:r>
      <w:r w:rsidR="00C2616C" w:rsidRPr="003D36FB">
        <w:rPr>
          <w:rFonts w:ascii="Consolas" w:hAnsi="Consolas" w:cs="Consolas"/>
          <w:sz w:val="16"/>
          <w:szCs w:val="19"/>
          <w:rPrChange w:id="265" w:author="Author">
            <w:rPr>
              <w:rFonts w:ascii="Consolas" w:hAnsi="Consolas" w:cs="Consolas"/>
              <w:sz w:val="20"/>
              <w:szCs w:val="19"/>
            </w:rPr>
          </w:rPrChange>
        </w:rPr>
        <w:br/>
        <w:t xml:space="preserve">        </w:t>
      </w:r>
      <w:r w:rsidR="00C2616C" w:rsidRPr="003D36FB">
        <w:rPr>
          <w:rFonts w:ascii="Consolas" w:hAnsi="Consolas" w:cs="Consolas"/>
          <w:color w:val="0000FF"/>
          <w:sz w:val="16"/>
          <w:szCs w:val="19"/>
          <w:rPrChange w:id="266" w:author="Author">
            <w:rPr>
              <w:rFonts w:ascii="Consolas" w:hAnsi="Consolas" w:cs="Consolas"/>
              <w:color w:val="0000FF"/>
              <w:sz w:val="20"/>
              <w:szCs w:val="19"/>
            </w:rPr>
          </w:rPrChange>
        </w:rPr>
        <w:t>void</w:t>
      </w:r>
      <w:r w:rsidR="00C2616C" w:rsidRPr="003D36FB">
        <w:rPr>
          <w:rFonts w:ascii="Consolas" w:hAnsi="Consolas" w:cs="Consolas"/>
          <w:sz w:val="16"/>
          <w:szCs w:val="19"/>
          <w:rPrChange w:id="267" w:author="Author">
            <w:rPr>
              <w:rFonts w:ascii="Consolas" w:hAnsi="Consolas" w:cs="Consolas"/>
              <w:sz w:val="20"/>
              <w:szCs w:val="19"/>
            </w:rPr>
          </w:rPrChange>
        </w:rPr>
        <w:t xml:space="preserve"> </w:t>
      </w:r>
      <w:proofErr w:type="spellStart"/>
      <w:r w:rsidR="00C2616C" w:rsidRPr="003D36FB">
        <w:rPr>
          <w:rFonts w:ascii="Consolas" w:hAnsi="Consolas" w:cs="Consolas"/>
          <w:sz w:val="16"/>
          <w:szCs w:val="19"/>
          <w:rPrChange w:id="268" w:author="Author">
            <w:rPr>
              <w:rFonts w:ascii="Consolas" w:hAnsi="Consolas" w:cs="Consolas"/>
              <w:sz w:val="20"/>
              <w:szCs w:val="19"/>
            </w:rPr>
          </w:rPrChange>
        </w:rPr>
        <w:t>OnNext</w:t>
      </w:r>
      <w:proofErr w:type="spellEnd"/>
      <w:r w:rsidR="00C2616C" w:rsidRPr="003D36FB">
        <w:rPr>
          <w:rFonts w:ascii="Consolas" w:hAnsi="Consolas" w:cs="Consolas"/>
          <w:sz w:val="16"/>
          <w:szCs w:val="19"/>
          <w:rPrChange w:id="269" w:author="Author">
            <w:rPr>
              <w:rFonts w:ascii="Consolas" w:hAnsi="Consolas" w:cs="Consolas"/>
              <w:sz w:val="20"/>
              <w:szCs w:val="19"/>
            </w:rPr>
          </w:rPrChange>
        </w:rPr>
        <w:t>(T value);</w:t>
      </w:r>
      <w:r w:rsidR="00C2616C" w:rsidRPr="003D36FB">
        <w:rPr>
          <w:rFonts w:ascii="Consolas" w:hAnsi="Consolas" w:cs="Consolas"/>
          <w:sz w:val="16"/>
          <w:szCs w:val="19"/>
          <w:rPrChange w:id="270" w:author="Author">
            <w:rPr>
              <w:rFonts w:ascii="Consolas" w:hAnsi="Consolas" w:cs="Consolas"/>
              <w:sz w:val="20"/>
              <w:szCs w:val="19"/>
            </w:rPr>
          </w:rPrChange>
        </w:rPr>
        <w:br/>
        <w:t xml:space="preserve">    }</w:t>
      </w:r>
      <w:r w:rsidR="00C2616C" w:rsidRPr="003D36FB">
        <w:rPr>
          <w:rFonts w:ascii="Consolas" w:hAnsi="Consolas" w:cs="Consolas"/>
          <w:sz w:val="16"/>
          <w:szCs w:val="19"/>
          <w:rPrChange w:id="271" w:author="Author">
            <w:rPr>
              <w:rFonts w:ascii="Consolas" w:hAnsi="Consolas" w:cs="Consolas"/>
              <w:sz w:val="19"/>
              <w:szCs w:val="19"/>
            </w:rPr>
          </w:rPrChange>
        </w:rPr>
        <w:br/>
      </w:r>
      <w:r w:rsidR="00C2616C" w:rsidRPr="003D36FB">
        <w:rPr>
          <w:rFonts w:ascii="Consolas" w:hAnsi="Consolas" w:cs="Consolas"/>
          <w:sz w:val="16"/>
          <w:szCs w:val="19"/>
          <w:rPrChange w:id="272" w:author="Author">
            <w:rPr>
              <w:rFonts w:ascii="Consolas" w:hAnsi="Consolas" w:cs="Consolas"/>
              <w:sz w:val="19"/>
              <w:szCs w:val="19"/>
            </w:rPr>
          </w:rPrChange>
        </w:rPr>
        <w:br/>
      </w:r>
      <w:r w:rsidR="00A37639" w:rsidRPr="003D36FB">
        <w:rPr>
          <w:sz w:val="18"/>
          <w:rPrChange w:id="273" w:author="Author">
            <w:rPr/>
          </w:rPrChange>
        </w:rPr>
        <w:t xml:space="preserve">Both interfaces serve a complementary role. The IObservable&lt;T&gt; interface acts as a data source that can be </w:t>
      </w:r>
      <w:r w:rsidR="00A37639" w:rsidRPr="003D36FB">
        <w:rPr>
          <w:i/>
          <w:sz w:val="18"/>
          <w:rPrChange w:id="274" w:author="Author">
            <w:rPr>
              <w:i/>
            </w:rPr>
          </w:rPrChange>
        </w:rPr>
        <w:t>observed</w:t>
      </w:r>
      <w:r w:rsidR="00A37639" w:rsidRPr="003D36FB">
        <w:rPr>
          <w:sz w:val="18"/>
          <w:rPrChange w:id="275" w:author="Author">
            <w:rPr/>
          </w:rPrChange>
        </w:rPr>
        <w:t xml:space="preserve">, meaning it can send data to everyone who’s interested to hear about it. Those interested parties are represented by the </w:t>
      </w:r>
      <w:proofErr w:type="spellStart"/>
      <w:r w:rsidR="00A37639" w:rsidRPr="003D36FB">
        <w:rPr>
          <w:sz w:val="18"/>
          <w:rPrChange w:id="276" w:author="Author">
            <w:rPr/>
          </w:rPrChange>
        </w:rPr>
        <w:t>IObserver</w:t>
      </w:r>
      <w:proofErr w:type="spellEnd"/>
      <w:r w:rsidR="00A37639" w:rsidRPr="003D36FB">
        <w:rPr>
          <w:sz w:val="18"/>
          <w:rPrChange w:id="277" w:author="Author">
            <w:rPr/>
          </w:rPrChange>
        </w:rPr>
        <w:t>&lt;T&gt; interface.</w:t>
      </w:r>
      <w:r w:rsidR="00A37639" w:rsidRPr="003D36FB">
        <w:rPr>
          <w:sz w:val="18"/>
          <w:rPrChange w:id="278" w:author="Author">
            <w:rPr/>
          </w:rPrChange>
        </w:rPr>
        <w:br/>
      </w:r>
      <w:r w:rsidR="00A37639" w:rsidRPr="003D36FB">
        <w:rPr>
          <w:sz w:val="18"/>
          <w:rPrChange w:id="279" w:author="Author">
            <w:rPr/>
          </w:rPrChange>
        </w:rPr>
        <w:br/>
        <w:t xml:space="preserve">In order to receive notifications from an observable collection, one uses the Subscribe method to hand it an </w:t>
      </w:r>
      <w:proofErr w:type="spellStart"/>
      <w:r w:rsidR="00A37639" w:rsidRPr="003D36FB">
        <w:rPr>
          <w:sz w:val="18"/>
          <w:rPrChange w:id="280" w:author="Author">
            <w:rPr/>
          </w:rPrChange>
        </w:rPr>
        <w:t>IObserver</w:t>
      </w:r>
      <w:proofErr w:type="spellEnd"/>
      <w:r w:rsidR="00A37639" w:rsidRPr="003D36FB">
        <w:rPr>
          <w:sz w:val="18"/>
          <w:rPrChange w:id="281" w:author="Author">
            <w:rPr/>
          </w:rPrChange>
        </w:rPr>
        <w:t xml:space="preserve">&lt;T&gt; object. In return for this observer, the Subscribe method returns an </w:t>
      </w:r>
      <w:proofErr w:type="spellStart"/>
      <w:r w:rsidR="00A37639" w:rsidRPr="003D36FB">
        <w:rPr>
          <w:sz w:val="18"/>
          <w:rPrChange w:id="282" w:author="Author">
            <w:rPr/>
          </w:rPrChange>
        </w:rPr>
        <w:t>IDisposable</w:t>
      </w:r>
      <w:proofErr w:type="spellEnd"/>
      <w:r w:rsidR="00A37639" w:rsidRPr="003D36FB">
        <w:rPr>
          <w:sz w:val="18"/>
          <w:rPrChange w:id="283" w:author="Author">
            <w:rPr/>
          </w:rPrChange>
        </w:rPr>
        <w:t xml:space="preserve"> object that acts as a handle for the subscription. Calling Dispose on this object will detach the observer from the source such that notifications are no longer delivered. Similarities with the += and -= operators used for .NET events are not accidental</w:t>
      </w:r>
      <w:r w:rsidR="008B531F" w:rsidRPr="003D36FB">
        <w:rPr>
          <w:sz w:val="18"/>
          <w:rPrChange w:id="284" w:author="Author">
            <w:rPr/>
          </w:rPrChange>
        </w:rPr>
        <w:t>, but the Subscribe method provides more flexibility. In particular, an unsubscribe action can result in quite some bookkeeping, all of which is handled by the Rx framework.</w:t>
      </w:r>
      <w:r w:rsidR="008B531F" w:rsidRPr="003D36FB">
        <w:rPr>
          <w:sz w:val="18"/>
          <w:rPrChange w:id="285" w:author="Author">
            <w:rPr/>
          </w:rPrChange>
        </w:rPr>
        <w:br/>
      </w:r>
      <w:r w:rsidR="008B531F" w:rsidRPr="003D36FB">
        <w:rPr>
          <w:sz w:val="18"/>
          <w:rPrChange w:id="286" w:author="Author">
            <w:rPr/>
          </w:rPrChange>
        </w:rPr>
        <w:br/>
        <w:t xml:space="preserve">Observers support three notifications, reflected by the interface’s methods. </w:t>
      </w:r>
      <w:proofErr w:type="spellStart"/>
      <w:r w:rsidR="008B531F" w:rsidRPr="003D36FB">
        <w:rPr>
          <w:sz w:val="18"/>
          <w:rPrChange w:id="287" w:author="Author">
            <w:rPr/>
          </w:rPrChange>
        </w:rPr>
        <w:t>OnNext</w:t>
      </w:r>
      <w:proofErr w:type="spellEnd"/>
      <w:r w:rsidR="008B531F" w:rsidRPr="003D36FB">
        <w:rPr>
          <w:sz w:val="18"/>
          <w:rPrChange w:id="288" w:author="Author">
            <w:rPr/>
          </w:rPrChange>
        </w:rPr>
        <w:t xml:space="preserve"> can be called zero or more times, when the observable data source has data available. For example, an observable data source used for mouse move events could send out a Point object every time the mouse has moved. The other two methods are used to signal successful or exceptional termination.</w:t>
      </w:r>
      <w:r w:rsidR="008B531F" w:rsidRPr="003D36FB">
        <w:rPr>
          <w:sz w:val="18"/>
          <w:rPrChange w:id="289" w:author="Author">
            <w:rPr/>
          </w:rPrChange>
        </w:rPr>
        <w:br/>
      </w:r>
      <w:r w:rsidR="008B531F" w:rsidRPr="003D36FB">
        <w:rPr>
          <w:sz w:val="18"/>
          <w:rPrChange w:id="290" w:author="Author">
            <w:rPr/>
          </w:rPrChange>
        </w:rPr>
        <w:br/>
      </w:r>
      <w:r w:rsidR="008B531F" w:rsidRPr="003D36FB">
        <w:rPr>
          <w:b/>
          <w:sz w:val="18"/>
          <w:rPrChange w:id="291" w:author="Author">
            <w:rPr>
              <w:b/>
            </w:rPr>
          </w:rPrChange>
        </w:rPr>
        <w:t xml:space="preserve">Background: </w:t>
      </w:r>
      <w:r w:rsidR="008B531F" w:rsidRPr="003D36FB">
        <w:rPr>
          <w:sz w:val="18"/>
          <w:rPrChange w:id="292" w:author="Author">
            <w:rPr/>
          </w:rPrChange>
        </w:rPr>
        <w:t xml:space="preserve"> Those two interfaces are the </w:t>
      </w:r>
      <w:r w:rsidR="008B531F" w:rsidRPr="003D36FB">
        <w:rPr>
          <w:i/>
          <w:sz w:val="18"/>
          <w:rPrChange w:id="293" w:author="Author">
            <w:rPr>
              <w:i/>
            </w:rPr>
          </w:rPrChange>
        </w:rPr>
        <w:t xml:space="preserve">dual to </w:t>
      </w:r>
      <w:proofErr w:type="spellStart"/>
      <w:r w:rsidR="008B531F" w:rsidRPr="003D36FB">
        <w:rPr>
          <w:i/>
          <w:sz w:val="18"/>
          <w:rPrChange w:id="294" w:author="Author">
            <w:rPr>
              <w:i/>
            </w:rPr>
          </w:rPrChange>
        </w:rPr>
        <w:t>IEnumerable</w:t>
      </w:r>
      <w:proofErr w:type="spellEnd"/>
      <w:r w:rsidR="008B531F" w:rsidRPr="003D36FB">
        <w:rPr>
          <w:i/>
          <w:sz w:val="18"/>
          <w:rPrChange w:id="295" w:author="Author">
            <w:rPr>
              <w:i/>
            </w:rPr>
          </w:rPrChange>
        </w:rPr>
        <w:t xml:space="preserve">&lt;T&gt; and </w:t>
      </w:r>
      <w:proofErr w:type="spellStart"/>
      <w:r w:rsidR="008B531F" w:rsidRPr="003D36FB">
        <w:rPr>
          <w:i/>
          <w:sz w:val="18"/>
          <w:rPrChange w:id="296" w:author="Author">
            <w:rPr>
              <w:i/>
            </w:rPr>
          </w:rPrChange>
        </w:rPr>
        <w:t>IEnumerator</w:t>
      </w:r>
      <w:proofErr w:type="spellEnd"/>
      <w:r w:rsidR="008B531F" w:rsidRPr="003D36FB">
        <w:rPr>
          <w:i/>
          <w:sz w:val="18"/>
          <w:rPrChange w:id="297" w:author="Author">
            <w:rPr>
              <w:i/>
            </w:rPr>
          </w:rPrChange>
        </w:rPr>
        <w:t>&lt;T&gt;</w:t>
      </w:r>
      <w:r w:rsidR="008B531F" w:rsidRPr="003D36FB">
        <w:rPr>
          <w:sz w:val="18"/>
          <w:rPrChange w:id="298" w:author="Author">
            <w:rPr/>
          </w:rPrChange>
        </w:rPr>
        <w:t xml:space="preserve">. While this deep duality may sound frightening, it’s a source of much beauty. First of all, the property of duality between those interfaces can be explained in two simple English words: </w:t>
      </w:r>
      <w:r w:rsidR="008B531F" w:rsidRPr="003D36FB">
        <w:rPr>
          <w:i/>
          <w:sz w:val="18"/>
          <w:rPrChange w:id="299" w:author="Author">
            <w:rPr>
              <w:i/>
            </w:rPr>
          </w:rPrChange>
        </w:rPr>
        <w:t>push versus pull</w:t>
      </w:r>
      <w:r w:rsidR="008B531F" w:rsidRPr="003D36FB">
        <w:rPr>
          <w:sz w:val="18"/>
          <w:rPrChange w:id="300" w:author="Author">
            <w:rPr/>
          </w:rPrChange>
        </w:rPr>
        <w:t xml:space="preserve">. Where an observable data source pushes data at its observers, enumerable data sources are being pulled by an enumerator to receive data (typically using the </w:t>
      </w:r>
      <w:proofErr w:type="spellStart"/>
      <w:r w:rsidR="008B531F" w:rsidRPr="003D36FB">
        <w:rPr>
          <w:sz w:val="18"/>
          <w:rPrChange w:id="301" w:author="Author">
            <w:rPr/>
          </w:rPrChange>
        </w:rPr>
        <w:t>foreach</w:t>
      </w:r>
      <w:proofErr w:type="spellEnd"/>
      <w:r w:rsidR="008B531F" w:rsidRPr="003D36FB">
        <w:rPr>
          <w:sz w:val="18"/>
          <w:rPrChange w:id="302" w:author="Author">
            <w:rPr/>
          </w:rPrChange>
        </w:rPr>
        <w:t xml:space="preserve"> language construct). As a result of this duality, all of the LINQ operators that apply in one world have a corresponding use in the other world. We’ll see this illustrated in later exercises.</w:t>
      </w:r>
      <w:r w:rsidR="00C2616C" w:rsidRPr="003D36FB">
        <w:rPr>
          <w:sz w:val="18"/>
          <w:rPrChange w:id="303" w:author="Author">
            <w:rPr/>
          </w:rPrChange>
        </w:rPr>
        <w:br/>
      </w:r>
    </w:p>
    <w:p w:rsidR="008B531F" w:rsidRPr="003D36FB" w:rsidRDefault="008B531F" w:rsidP="008B531F">
      <w:pPr>
        <w:pStyle w:val="ListParagraph"/>
        <w:numPr>
          <w:ilvl w:val="0"/>
          <w:numId w:val="3"/>
        </w:numPr>
        <w:autoSpaceDE w:val="0"/>
        <w:autoSpaceDN w:val="0"/>
        <w:adjustRightInd w:val="0"/>
        <w:spacing w:after="0" w:line="240" w:lineRule="auto"/>
        <w:rPr>
          <w:sz w:val="18"/>
          <w:rPrChange w:id="304" w:author="Author">
            <w:rPr/>
          </w:rPrChange>
        </w:rPr>
      </w:pPr>
      <w:r w:rsidRPr="003D36FB">
        <w:rPr>
          <w:sz w:val="18"/>
          <w:rPrChange w:id="305" w:author="Author">
            <w:rPr/>
          </w:rPrChange>
        </w:rPr>
        <w:t xml:space="preserve">Even though we’ve shown those interfaces, we’ll resist the temptation to implement them. Instead, the next exercise will explain how to create observable sequences using functionality in the Rx library. To recap the usage, we’ll start by writing a bit of non-functional code (indeed, this </w:t>
      </w:r>
      <w:r w:rsidRPr="003D36FB">
        <w:rPr>
          <w:sz w:val="18"/>
          <w:u w:val="single"/>
          <w:rPrChange w:id="306" w:author="Author">
            <w:rPr>
              <w:u w:val="single"/>
            </w:rPr>
          </w:rPrChange>
        </w:rPr>
        <w:t>won’t work</w:t>
      </w:r>
      <w:r w:rsidRPr="003D36FB">
        <w:rPr>
          <w:sz w:val="18"/>
          <w:rPrChange w:id="307" w:author="Author">
            <w:rPr/>
          </w:rPrChange>
        </w:rPr>
        <w:t xml:space="preserve"> just yet):</w:t>
      </w:r>
      <w:r w:rsidRPr="003D36FB">
        <w:rPr>
          <w:sz w:val="18"/>
          <w:rPrChange w:id="308" w:author="Author">
            <w:rPr/>
          </w:rPrChange>
        </w:rPr>
        <w:br/>
      </w:r>
      <w:r w:rsidRPr="003D36FB">
        <w:rPr>
          <w:sz w:val="18"/>
          <w:rPrChange w:id="309" w:author="Author">
            <w:rPr/>
          </w:rPrChange>
        </w:rPr>
        <w:br/>
      </w:r>
      <w:r w:rsidRPr="003D36FB">
        <w:rPr>
          <w:rFonts w:ascii="Consolas" w:hAnsi="Consolas" w:cs="Consolas"/>
          <w:color w:val="2B91AF"/>
          <w:sz w:val="16"/>
          <w:szCs w:val="19"/>
          <w:rPrChange w:id="310" w:author="Author">
            <w:rPr>
              <w:rFonts w:ascii="Consolas" w:hAnsi="Consolas" w:cs="Consolas"/>
              <w:color w:val="2B91AF"/>
              <w:sz w:val="20"/>
              <w:szCs w:val="19"/>
            </w:rPr>
          </w:rPrChange>
        </w:rPr>
        <w:t xml:space="preserve">    </w:t>
      </w:r>
      <w:proofErr w:type="spellStart"/>
      <w:r w:rsidRPr="003D36FB">
        <w:rPr>
          <w:rFonts w:ascii="Consolas" w:hAnsi="Consolas" w:cs="Consolas"/>
          <w:color w:val="2B91AF"/>
          <w:sz w:val="16"/>
          <w:szCs w:val="19"/>
          <w:rPrChange w:id="311" w:author="Author">
            <w:rPr>
              <w:rFonts w:ascii="Consolas" w:hAnsi="Consolas" w:cs="Consolas"/>
              <w:color w:val="2B91AF"/>
              <w:sz w:val="20"/>
              <w:szCs w:val="19"/>
            </w:rPr>
          </w:rPrChange>
        </w:rPr>
        <w:t>IDisposable</w:t>
      </w:r>
      <w:proofErr w:type="spellEnd"/>
      <w:r w:rsidRPr="003D36FB">
        <w:rPr>
          <w:rFonts w:ascii="Consolas" w:hAnsi="Consolas" w:cs="Consolas"/>
          <w:sz w:val="16"/>
          <w:szCs w:val="19"/>
          <w:rPrChange w:id="312" w:author="Author">
            <w:rPr>
              <w:rFonts w:ascii="Consolas" w:hAnsi="Consolas" w:cs="Consolas"/>
              <w:sz w:val="20"/>
              <w:szCs w:val="19"/>
            </w:rPr>
          </w:rPrChange>
        </w:rPr>
        <w:t xml:space="preserve"> subscription = </w:t>
      </w:r>
      <w:proofErr w:type="spellStart"/>
      <w:r w:rsidRPr="003D36FB">
        <w:rPr>
          <w:rFonts w:ascii="Consolas" w:hAnsi="Consolas" w:cs="Consolas"/>
          <w:sz w:val="16"/>
          <w:szCs w:val="19"/>
          <w:rPrChange w:id="313" w:author="Author">
            <w:rPr>
              <w:rFonts w:ascii="Consolas" w:hAnsi="Consolas" w:cs="Consolas"/>
              <w:sz w:val="20"/>
              <w:szCs w:val="19"/>
            </w:rPr>
          </w:rPrChange>
        </w:rPr>
        <w:t>source.Subscribe</w:t>
      </w:r>
      <w:proofErr w:type="spellEnd"/>
      <w:r w:rsidRPr="003D36FB">
        <w:rPr>
          <w:rFonts w:ascii="Consolas" w:hAnsi="Consolas" w:cs="Consolas"/>
          <w:sz w:val="16"/>
          <w:szCs w:val="19"/>
          <w:rPrChange w:id="314" w:author="Author">
            <w:rPr>
              <w:rFonts w:ascii="Consolas" w:hAnsi="Consolas" w:cs="Consolas"/>
              <w:sz w:val="20"/>
              <w:szCs w:val="19"/>
            </w:rPr>
          </w:rPrChange>
        </w:rPr>
        <w:t>(handler);</w:t>
      </w:r>
      <w:r w:rsidRPr="003D36FB">
        <w:rPr>
          <w:rFonts w:ascii="Consolas" w:hAnsi="Consolas" w:cs="Consolas"/>
          <w:sz w:val="16"/>
          <w:szCs w:val="19"/>
          <w:rPrChange w:id="315" w:author="Author">
            <w:rPr>
              <w:rFonts w:ascii="Consolas" w:hAnsi="Consolas" w:cs="Consolas"/>
              <w:sz w:val="20"/>
              <w:szCs w:val="19"/>
            </w:rPr>
          </w:rPrChange>
        </w:rPr>
        <w:br/>
      </w:r>
      <w:r w:rsidRPr="003D36FB">
        <w:rPr>
          <w:rFonts w:ascii="Consolas" w:hAnsi="Consolas" w:cs="Consolas"/>
          <w:sz w:val="16"/>
          <w:szCs w:val="19"/>
          <w:rPrChange w:id="316" w:author="Author">
            <w:rPr>
              <w:rFonts w:ascii="Consolas" w:hAnsi="Consolas" w:cs="Consolas"/>
              <w:sz w:val="20"/>
              <w:szCs w:val="19"/>
            </w:rPr>
          </w:rPrChange>
        </w:rPr>
        <w:br/>
      </w:r>
      <w:r w:rsidRPr="003D36FB">
        <w:rPr>
          <w:rFonts w:ascii="Consolas" w:hAnsi="Consolas" w:cs="Consolas"/>
          <w:color w:val="2B91AF"/>
          <w:sz w:val="16"/>
          <w:szCs w:val="19"/>
          <w:rPrChange w:id="317" w:author="Author">
            <w:rPr>
              <w:rFonts w:ascii="Consolas" w:hAnsi="Consolas" w:cs="Consolas"/>
              <w:color w:val="2B91AF"/>
              <w:sz w:val="20"/>
              <w:szCs w:val="19"/>
            </w:rPr>
          </w:rPrChange>
        </w:rPr>
        <w:t xml:space="preserve">    </w:t>
      </w:r>
      <w:proofErr w:type="spellStart"/>
      <w:r w:rsidRPr="003D36FB">
        <w:rPr>
          <w:rFonts w:ascii="Consolas" w:hAnsi="Consolas" w:cs="Consolas"/>
          <w:color w:val="2B91AF"/>
          <w:sz w:val="16"/>
          <w:szCs w:val="19"/>
          <w:rPrChange w:id="318" w:author="Author">
            <w:rPr>
              <w:rFonts w:ascii="Consolas" w:hAnsi="Consolas" w:cs="Consolas"/>
              <w:color w:val="2B91AF"/>
              <w:sz w:val="20"/>
              <w:szCs w:val="19"/>
            </w:rPr>
          </w:rPrChange>
        </w:rPr>
        <w:t>Console</w:t>
      </w:r>
      <w:r w:rsidRPr="003D36FB">
        <w:rPr>
          <w:rFonts w:ascii="Consolas" w:hAnsi="Consolas" w:cs="Consolas"/>
          <w:sz w:val="16"/>
          <w:szCs w:val="19"/>
          <w:rPrChange w:id="319" w:author="Author">
            <w:rPr>
              <w:rFonts w:ascii="Consolas" w:hAnsi="Consolas" w:cs="Consolas"/>
              <w:sz w:val="20"/>
              <w:szCs w:val="19"/>
            </w:rPr>
          </w:rPrChange>
        </w:rPr>
        <w:t>.WriteLine</w:t>
      </w:r>
      <w:proofErr w:type="spellEnd"/>
      <w:r w:rsidRPr="003D36FB">
        <w:rPr>
          <w:rFonts w:ascii="Consolas" w:hAnsi="Consolas" w:cs="Consolas"/>
          <w:sz w:val="16"/>
          <w:szCs w:val="19"/>
          <w:rPrChange w:id="320" w:author="Author">
            <w:rPr>
              <w:rFonts w:ascii="Consolas" w:hAnsi="Consolas" w:cs="Consolas"/>
              <w:sz w:val="20"/>
              <w:szCs w:val="19"/>
            </w:rPr>
          </w:rPrChange>
        </w:rPr>
        <w:t>(</w:t>
      </w:r>
      <w:r w:rsidRPr="003D36FB">
        <w:rPr>
          <w:rFonts w:ascii="Consolas" w:hAnsi="Consolas" w:cs="Consolas"/>
          <w:color w:val="A31515"/>
          <w:sz w:val="16"/>
          <w:szCs w:val="19"/>
          <w:rPrChange w:id="321" w:author="Author">
            <w:rPr>
              <w:rFonts w:ascii="Consolas" w:hAnsi="Consolas" w:cs="Consolas"/>
              <w:color w:val="A31515"/>
              <w:sz w:val="20"/>
              <w:szCs w:val="19"/>
            </w:rPr>
          </w:rPrChange>
        </w:rPr>
        <w:t>"Press ENTER to unsubscribe..."</w:t>
      </w:r>
      <w:r w:rsidRPr="003D36FB">
        <w:rPr>
          <w:rFonts w:ascii="Consolas" w:hAnsi="Consolas" w:cs="Consolas"/>
          <w:sz w:val="16"/>
          <w:szCs w:val="19"/>
          <w:rPrChange w:id="322" w:author="Author">
            <w:rPr>
              <w:rFonts w:ascii="Consolas" w:hAnsi="Consolas" w:cs="Consolas"/>
              <w:sz w:val="20"/>
              <w:szCs w:val="19"/>
            </w:rPr>
          </w:rPrChange>
        </w:rPr>
        <w:t>);</w:t>
      </w:r>
      <w:r w:rsidRPr="003D36FB">
        <w:rPr>
          <w:rFonts w:ascii="Consolas" w:hAnsi="Consolas" w:cs="Consolas"/>
          <w:sz w:val="16"/>
          <w:szCs w:val="19"/>
          <w:rPrChange w:id="323" w:author="Author">
            <w:rPr>
              <w:rFonts w:ascii="Consolas" w:hAnsi="Consolas" w:cs="Consolas"/>
              <w:sz w:val="20"/>
              <w:szCs w:val="19"/>
            </w:rPr>
          </w:rPrChange>
        </w:rPr>
        <w:br/>
      </w:r>
      <w:r w:rsidRPr="003D36FB">
        <w:rPr>
          <w:rFonts w:ascii="Consolas" w:hAnsi="Consolas" w:cs="Consolas"/>
          <w:color w:val="2B91AF"/>
          <w:sz w:val="16"/>
          <w:szCs w:val="19"/>
          <w:rPrChange w:id="324" w:author="Author">
            <w:rPr>
              <w:rFonts w:ascii="Consolas" w:hAnsi="Consolas" w:cs="Consolas"/>
              <w:color w:val="2B91AF"/>
              <w:sz w:val="20"/>
              <w:szCs w:val="19"/>
            </w:rPr>
          </w:rPrChange>
        </w:rPr>
        <w:t xml:space="preserve">    </w:t>
      </w:r>
      <w:proofErr w:type="spellStart"/>
      <w:r w:rsidRPr="003D36FB">
        <w:rPr>
          <w:rFonts w:ascii="Consolas" w:hAnsi="Consolas" w:cs="Consolas"/>
          <w:color w:val="2B91AF"/>
          <w:sz w:val="16"/>
          <w:szCs w:val="19"/>
          <w:rPrChange w:id="325" w:author="Author">
            <w:rPr>
              <w:rFonts w:ascii="Consolas" w:hAnsi="Consolas" w:cs="Consolas"/>
              <w:color w:val="2B91AF"/>
              <w:sz w:val="20"/>
              <w:szCs w:val="19"/>
            </w:rPr>
          </w:rPrChange>
        </w:rPr>
        <w:t>Console</w:t>
      </w:r>
      <w:r w:rsidRPr="003D36FB">
        <w:rPr>
          <w:rFonts w:ascii="Consolas" w:hAnsi="Consolas" w:cs="Consolas"/>
          <w:sz w:val="16"/>
          <w:szCs w:val="19"/>
          <w:rPrChange w:id="326" w:author="Author">
            <w:rPr>
              <w:rFonts w:ascii="Consolas" w:hAnsi="Consolas" w:cs="Consolas"/>
              <w:sz w:val="20"/>
              <w:szCs w:val="19"/>
            </w:rPr>
          </w:rPrChange>
        </w:rPr>
        <w:t>.ReadLine</w:t>
      </w:r>
      <w:proofErr w:type="spellEnd"/>
      <w:r w:rsidRPr="003D36FB">
        <w:rPr>
          <w:rFonts w:ascii="Consolas" w:hAnsi="Consolas" w:cs="Consolas"/>
          <w:sz w:val="16"/>
          <w:szCs w:val="19"/>
          <w:rPrChange w:id="327" w:author="Author">
            <w:rPr>
              <w:rFonts w:ascii="Consolas" w:hAnsi="Consolas" w:cs="Consolas"/>
              <w:sz w:val="20"/>
              <w:szCs w:val="19"/>
            </w:rPr>
          </w:rPrChange>
        </w:rPr>
        <w:t>();</w:t>
      </w:r>
      <w:r w:rsidRPr="003D36FB">
        <w:rPr>
          <w:rFonts w:ascii="Consolas" w:hAnsi="Consolas" w:cs="Consolas"/>
          <w:sz w:val="16"/>
          <w:szCs w:val="19"/>
          <w:rPrChange w:id="328" w:author="Author">
            <w:rPr>
              <w:rFonts w:ascii="Consolas" w:hAnsi="Consolas" w:cs="Consolas"/>
              <w:sz w:val="20"/>
              <w:szCs w:val="19"/>
            </w:rPr>
          </w:rPrChange>
        </w:rPr>
        <w:br/>
      </w:r>
      <w:r w:rsidRPr="003D36FB">
        <w:rPr>
          <w:rFonts w:ascii="Consolas" w:hAnsi="Consolas" w:cs="Consolas"/>
          <w:sz w:val="16"/>
          <w:szCs w:val="19"/>
          <w:rPrChange w:id="329" w:author="Author">
            <w:rPr>
              <w:rFonts w:ascii="Consolas" w:hAnsi="Consolas" w:cs="Consolas"/>
              <w:sz w:val="20"/>
              <w:szCs w:val="19"/>
            </w:rPr>
          </w:rPrChange>
        </w:rPr>
        <w:br/>
      </w:r>
      <w:r w:rsidRPr="003D36FB">
        <w:rPr>
          <w:rFonts w:ascii="Consolas" w:hAnsi="Consolas" w:cs="Consolas"/>
          <w:color w:val="2B91AF"/>
          <w:sz w:val="16"/>
          <w:szCs w:val="19"/>
          <w:rPrChange w:id="330" w:author="Author">
            <w:rPr>
              <w:rFonts w:ascii="Consolas" w:hAnsi="Consolas" w:cs="Consolas"/>
              <w:color w:val="2B91AF"/>
              <w:sz w:val="20"/>
              <w:szCs w:val="19"/>
            </w:rPr>
          </w:rPrChange>
        </w:rPr>
        <w:t xml:space="preserve">    </w:t>
      </w:r>
      <w:proofErr w:type="spellStart"/>
      <w:r w:rsidRPr="003D36FB">
        <w:rPr>
          <w:rFonts w:ascii="Consolas" w:hAnsi="Consolas" w:cs="Consolas"/>
          <w:sz w:val="16"/>
          <w:szCs w:val="19"/>
          <w:rPrChange w:id="331" w:author="Author">
            <w:rPr>
              <w:rFonts w:ascii="Consolas" w:hAnsi="Consolas" w:cs="Consolas"/>
              <w:sz w:val="20"/>
              <w:szCs w:val="19"/>
            </w:rPr>
          </w:rPrChange>
        </w:rPr>
        <w:t>subscription.Dispose</w:t>
      </w:r>
      <w:proofErr w:type="spellEnd"/>
      <w:r w:rsidRPr="003D36FB">
        <w:rPr>
          <w:rFonts w:ascii="Consolas" w:hAnsi="Consolas" w:cs="Consolas"/>
          <w:sz w:val="16"/>
          <w:szCs w:val="19"/>
          <w:rPrChange w:id="332" w:author="Author">
            <w:rPr>
              <w:rFonts w:ascii="Consolas" w:hAnsi="Consolas" w:cs="Consolas"/>
              <w:sz w:val="20"/>
              <w:szCs w:val="19"/>
            </w:rPr>
          </w:rPrChange>
        </w:rPr>
        <w:t>();</w:t>
      </w:r>
      <w:r w:rsidRPr="003D36FB">
        <w:rPr>
          <w:rFonts w:ascii="Consolas" w:hAnsi="Consolas" w:cs="Consolas"/>
          <w:sz w:val="16"/>
          <w:szCs w:val="19"/>
          <w:rPrChange w:id="333" w:author="Author">
            <w:rPr>
              <w:rFonts w:ascii="Consolas" w:hAnsi="Consolas" w:cs="Consolas"/>
              <w:sz w:val="20"/>
              <w:szCs w:val="19"/>
            </w:rPr>
          </w:rPrChange>
        </w:rPr>
        <w:br/>
      </w:r>
    </w:p>
    <w:p w:rsidR="008B531F" w:rsidRPr="003D36FB" w:rsidRDefault="00777FC1" w:rsidP="00C2616C">
      <w:pPr>
        <w:pStyle w:val="ListParagraph"/>
        <w:numPr>
          <w:ilvl w:val="0"/>
          <w:numId w:val="3"/>
        </w:numPr>
        <w:autoSpaceDE w:val="0"/>
        <w:autoSpaceDN w:val="0"/>
        <w:adjustRightInd w:val="0"/>
        <w:spacing w:after="0" w:line="240" w:lineRule="auto"/>
        <w:rPr>
          <w:sz w:val="18"/>
          <w:rPrChange w:id="334" w:author="Author">
            <w:rPr/>
          </w:rPrChange>
        </w:rPr>
      </w:pPr>
      <w:r w:rsidRPr="003D36FB">
        <w:rPr>
          <w:sz w:val="18"/>
          <w:rPrChange w:id="335" w:author="Author">
            <w:rPr/>
          </w:rPrChange>
        </w:rPr>
        <w:t>While the above shows a typical use pattern of observable sequences, you may have noticed there’s little one can do with an IObservable&lt;T&gt; object, other than subscribing to it:</w:t>
      </w:r>
      <w:r w:rsidRPr="003D36FB">
        <w:rPr>
          <w:sz w:val="18"/>
          <w:rPrChange w:id="336" w:author="Author">
            <w:rPr/>
          </w:rPrChange>
        </w:rPr>
        <w:br/>
      </w:r>
      <w:r w:rsidRPr="003D36FB">
        <w:rPr>
          <w:sz w:val="18"/>
          <w:rPrChange w:id="337" w:author="Author">
            <w:rPr/>
          </w:rPrChange>
        </w:rPr>
        <w:br/>
      </w:r>
      <w:r w:rsidRPr="003D36FB">
        <w:rPr>
          <w:noProof/>
          <w:sz w:val="18"/>
          <w:rPrChange w:id="338" w:author="Author">
            <w:rPr>
              <w:noProof/>
            </w:rPr>
          </w:rPrChange>
        </w:rPr>
        <w:drawing>
          <wp:inline distT="0" distB="0" distL="0" distR="0" wp14:anchorId="4D0EC423" wp14:editId="4A875EE9">
            <wp:extent cx="6400800" cy="10866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1287" cy="1086744"/>
                    </a:xfrm>
                    <a:prstGeom prst="rect">
                      <a:avLst/>
                    </a:prstGeom>
                    <a:noFill/>
                    <a:ln>
                      <a:noFill/>
                    </a:ln>
                  </pic:spPr>
                </pic:pic>
              </a:graphicData>
            </a:graphic>
          </wp:inline>
        </w:drawing>
      </w:r>
      <w:r w:rsidRPr="003D36FB">
        <w:rPr>
          <w:sz w:val="18"/>
          <w:rPrChange w:id="339" w:author="Author">
            <w:rPr/>
          </w:rPrChange>
        </w:rPr>
        <w:br/>
      </w:r>
    </w:p>
    <w:p w:rsidR="00C2616C" w:rsidRPr="003D36FB" w:rsidRDefault="00777FC1" w:rsidP="00C2616C">
      <w:pPr>
        <w:pStyle w:val="ListParagraph"/>
        <w:numPr>
          <w:ilvl w:val="0"/>
          <w:numId w:val="3"/>
        </w:numPr>
        <w:rPr>
          <w:sz w:val="18"/>
          <w:rPrChange w:id="340" w:author="Author">
            <w:rPr/>
          </w:rPrChange>
        </w:rPr>
      </w:pPr>
      <w:r w:rsidRPr="003D36FB">
        <w:rPr>
          <w:sz w:val="18"/>
          <w:rPrChange w:id="341" w:author="Author">
            <w:rPr/>
          </w:rPrChange>
        </w:rPr>
        <w:t>In order to make observable sequences more useful, the Rx library provides a whole bunch of operators to apply operations to observable sequences and to compose them. So, while the .NET 4</w:t>
      </w:r>
      <w:ins w:id="342" w:author="Author">
        <w:r w:rsidR="002A4CB6" w:rsidRPr="003D36FB">
          <w:rPr>
            <w:sz w:val="18"/>
            <w:rPrChange w:id="343" w:author="Author">
              <w:rPr/>
            </w:rPrChange>
          </w:rPr>
          <w:t>.5</w:t>
        </w:r>
      </w:ins>
      <w:r w:rsidRPr="003D36FB">
        <w:rPr>
          <w:sz w:val="18"/>
          <w:rPrChange w:id="344" w:author="Author">
            <w:rPr/>
          </w:rPrChange>
        </w:rPr>
        <w:t xml:space="preserve"> BCL ships bare bones interfaces, Rx provides rich functionality for them. In order to leverage those, go to the Solution Explorer, right click on the project’s node, choose </w:t>
      </w:r>
      <w:del w:id="345" w:author="Author">
        <w:r w:rsidRPr="003D36FB" w:rsidDel="00275E17">
          <w:rPr>
            <w:sz w:val="18"/>
            <w:rPrChange w:id="346" w:author="Author">
              <w:rPr/>
            </w:rPrChange>
          </w:rPr>
          <w:delText>Add Reference</w:delText>
        </w:r>
      </w:del>
      <w:ins w:id="347" w:author="Author">
        <w:r w:rsidR="00275E17" w:rsidRPr="003D36FB">
          <w:rPr>
            <w:sz w:val="18"/>
            <w:rPrChange w:id="348" w:author="Author">
              <w:rPr/>
            </w:rPrChange>
          </w:rPr>
          <w:t xml:space="preserve">Manage </w:t>
        </w:r>
        <w:proofErr w:type="spellStart"/>
        <w:r w:rsidR="00275E17" w:rsidRPr="003D36FB">
          <w:rPr>
            <w:sz w:val="18"/>
            <w:rPrChange w:id="349" w:author="Author">
              <w:rPr/>
            </w:rPrChange>
          </w:rPr>
          <w:t>NuGet</w:t>
        </w:r>
        <w:proofErr w:type="spellEnd"/>
        <w:r w:rsidR="00275E17" w:rsidRPr="003D36FB">
          <w:rPr>
            <w:sz w:val="18"/>
            <w:rPrChange w:id="350" w:author="Author">
              <w:rPr/>
            </w:rPrChange>
          </w:rPr>
          <w:t xml:space="preserve"> Packages</w:t>
        </w:r>
      </w:ins>
      <w:r w:rsidRPr="003D36FB">
        <w:rPr>
          <w:sz w:val="18"/>
          <w:rPrChange w:id="351" w:author="Author">
            <w:rPr/>
          </w:rPrChange>
        </w:rPr>
        <w:t>…</w:t>
      </w:r>
      <w:ins w:id="352" w:author="Author">
        <w:r w:rsidR="00275E17" w:rsidRPr="003D36FB">
          <w:rPr>
            <w:sz w:val="18"/>
            <w:rPrChange w:id="353" w:author="Author">
              <w:rPr/>
            </w:rPrChange>
          </w:rPr>
          <w:t xml:space="preserve"> On the left side, select Online to search in the online </w:t>
        </w:r>
      </w:ins>
      <w:del w:id="354" w:author="Author">
        <w:r w:rsidRPr="003D36FB" w:rsidDel="00275E17">
          <w:rPr>
            <w:sz w:val="18"/>
            <w:rPrChange w:id="355" w:author="Author">
              <w:rPr/>
            </w:rPrChange>
          </w:rPr>
          <w:delText xml:space="preserve"> </w:delText>
        </w:r>
      </w:del>
      <w:ins w:id="356" w:author="Author">
        <w:r w:rsidR="00275E17" w:rsidRPr="003D36FB">
          <w:rPr>
            <w:sz w:val="18"/>
            <w:rPrChange w:id="357" w:author="Author">
              <w:rPr/>
            </w:rPrChange>
          </w:rPr>
          <w:t>package repository. Fill in “Rx-Main” in the search box to look up the correct package: “Reactive Extensions – Main Library”. Click Install.</w:t>
        </w:r>
      </w:ins>
      <w:del w:id="358" w:author="Author">
        <w:r w:rsidRPr="003D36FB" w:rsidDel="00275E17">
          <w:rPr>
            <w:sz w:val="18"/>
            <w:rPrChange w:id="359" w:author="Author">
              <w:rPr/>
            </w:rPrChange>
          </w:rPr>
          <w:delText>In there, you should find System.Reactive</w:delText>
        </w:r>
        <w:r w:rsidR="002038E4" w:rsidRPr="003D36FB" w:rsidDel="00275E17">
          <w:rPr>
            <w:sz w:val="18"/>
            <w:rPrChange w:id="360" w:author="Author">
              <w:rPr/>
            </w:rPrChange>
          </w:rPr>
          <w:delText xml:space="preserve"> under the Assemblies\Extensions menu or by using the Search Assemblies options.</w:delText>
        </w:r>
      </w:del>
      <w:ins w:id="361" w:author="Author">
        <w:r w:rsidR="00275E17" w:rsidRPr="003D36FB">
          <w:rPr>
            <w:sz w:val="18"/>
            <w:rPrChange w:id="362" w:author="Author">
              <w:rPr/>
            </w:rPrChange>
          </w:rPr>
          <w:t xml:space="preserve"> You have to accept the licenses for several different packages.</w:t>
        </w:r>
        <w:r w:rsidR="00F47FED" w:rsidRPr="003D36FB">
          <w:rPr>
            <w:sz w:val="18"/>
            <w:rPrChange w:id="363" w:author="Author">
              <w:rPr/>
            </w:rPrChange>
          </w:rPr>
          <w:t xml:space="preserve"> After accepting, the packages are added as reference to your project.</w:t>
        </w:r>
        <w:r w:rsidR="00FA1D36" w:rsidRPr="003D36FB">
          <w:rPr>
            <w:sz w:val="18"/>
            <w:rPrChange w:id="364" w:author="Author">
              <w:rPr/>
            </w:rPrChange>
          </w:rPr>
          <w:t xml:space="preserve"> Close the </w:t>
        </w:r>
        <w:proofErr w:type="spellStart"/>
        <w:r w:rsidR="00FA1D36" w:rsidRPr="003D36FB">
          <w:rPr>
            <w:sz w:val="18"/>
            <w:rPrChange w:id="365" w:author="Author">
              <w:rPr/>
            </w:rPrChange>
          </w:rPr>
          <w:t>NuGet</w:t>
        </w:r>
        <w:proofErr w:type="spellEnd"/>
        <w:r w:rsidR="00FA1D36" w:rsidRPr="003D36FB">
          <w:rPr>
            <w:sz w:val="18"/>
            <w:rPrChange w:id="366" w:author="Author">
              <w:rPr/>
            </w:rPrChange>
          </w:rPr>
          <w:t xml:space="preserve"> Package Manager.</w:t>
        </w:r>
      </w:ins>
      <w:r w:rsidRPr="003D36FB">
        <w:rPr>
          <w:sz w:val="18"/>
          <w:rPrChange w:id="367" w:author="Author">
            <w:rPr/>
          </w:rPrChange>
        </w:rPr>
        <w:br/>
      </w:r>
      <w:r w:rsidRPr="003D36FB">
        <w:rPr>
          <w:sz w:val="18"/>
          <w:rPrChange w:id="368" w:author="Author">
            <w:rPr/>
          </w:rPrChange>
        </w:rPr>
        <w:br/>
      </w:r>
      <w:r w:rsidR="002038E4" w:rsidRPr="003D36FB">
        <w:rPr>
          <w:noProof/>
          <w:sz w:val="18"/>
          <w:rPrChange w:id="369" w:author="Author">
            <w:rPr>
              <w:noProof/>
            </w:rPr>
          </w:rPrChange>
        </w:rPr>
        <w:lastRenderedPageBreak/>
        <w:drawing>
          <wp:inline distT="0" distB="0" distL="0" distR="0" wp14:anchorId="0821D1C0" wp14:editId="1478760A">
            <wp:extent cx="5126355" cy="34175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126355" cy="3417570"/>
                    </a:xfrm>
                    <a:prstGeom prst="rect">
                      <a:avLst/>
                    </a:prstGeom>
                  </pic:spPr>
                </pic:pic>
              </a:graphicData>
            </a:graphic>
          </wp:inline>
        </w:drawing>
      </w:r>
      <w:r w:rsidRPr="003D36FB">
        <w:rPr>
          <w:sz w:val="18"/>
          <w:rPrChange w:id="370" w:author="Author">
            <w:rPr/>
          </w:rPrChange>
        </w:rPr>
        <w:br/>
      </w:r>
      <w:r w:rsidRPr="003D36FB">
        <w:rPr>
          <w:sz w:val="18"/>
          <w:rPrChange w:id="371" w:author="Author">
            <w:rPr/>
          </w:rPrChange>
        </w:rPr>
        <w:br/>
      </w:r>
      <w:ins w:id="372" w:author="Author">
        <w:r w:rsidR="00200EE1" w:rsidRPr="003D36FB">
          <w:rPr>
            <w:sz w:val="18"/>
            <w:rPrChange w:id="373" w:author="Author">
              <w:rPr/>
            </w:rPrChange>
          </w:rPr>
          <w:t xml:space="preserve">The proper references should now be set up for your project. Check this in the Solution Explorer. </w:t>
        </w:r>
        <w:proofErr w:type="gramStart"/>
        <w:r w:rsidR="00200EE1" w:rsidRPr="003D36FB">
          <w:rPr>
            <w:sz w:val="18"/>
            <w:rPrChange w:id="374" w:author="Author">
              <w:rPr/>
            </w:rPrChange>
          </w:rPr>
          <w:t>Fold open</w:t>
        </w:r>
        <w:proofErr w:type="gramEnd"/>
        <w:r w:rsidR="00200EE1" w:rsidRPr="003D36FB">
          <w:rPr>
            <w:sz w:val="18"/>
            <w:rPrChange w:id="375" w:author="Author">
              <w:rPr/>
            </w:rPrChange>
          </w:rPr>
          <w:t xml:space="preserve"> the References node of your</w:t>
        </w:r>
      </w:ins>
      <w:del w:id="376" w:author="Author">
        <w:r w:rsidRPr="003D36FB" w:rsidDel="00200EE1">
          <w:rPr>
            <w:sz w:val="18"/>
            <w:rPrChange w:id="377" w:author="Author">
              <w:rPr/>
            </w:rPrChange>
          </w:rPr>
          <w:delText xml:space="preserve">Add </w:delText>
        </w:r>
        <w:r w:rsidR="00B777C5" w:rsidRPr="003D36FB" w:rsidDel="00200EE1">
          <w:rPr>
            <w:sz w:val="18"/>
            <w:rPrChange w:id="378" w:author="Author">
              <w:rPr/>
            </w:rPrChange>
          </w:rPr>
          <w:delText xml:space="preserve">the System.Reactive assembly reference </w:delText>
        </w:r>
        <w:r w:rsidRPr="003D36FB" w:rsidDel="00200EE1">
          <w:rPr>
            <w:sz w:val="18"/>
            <w:rPrChange w:id="379" w:author="Author">
              <w:rPr/>
            </w:rPrChange>
          </w:rPr>
          <w:delText>to your project.</w:delText>
        </w:r>
      </w:del>
      <w:ins w:id="380" w:author="Author">
        <w:r w:rsidR="00200EE1" w:rsidRPr="003D36FB">
          <w:rPr>
            <w:sz w:val="18"/>
            <w:rPrChange w:id="381" w:author="Author">
              <w:rPr/>
            </w:rPrChange>
          </w:rPr>
          <w:t xml:space="preserve"> project. You should see references to </w:t>
        </w:r>
        <w:proofErr w:type="spellStart"/>
        <w:r w:rsidR="00200EE1" w:rsidRPr="003D36FB">
          <w:rPr>
            <w:sz w:val="18"/>
            <w:rPrChange w:id="382" w:author="Author">
              <w:rPr/>
            </w:rPrChange>
          </w:rPr>
          <w:t>System.Reactive.Core</w:t>
        </w:r>
        <w:proofErr w:type="spellEnd"/>
        <w:r w:rsidR="00200EE1" w:rsidRPr="003D36FB">
          <w:rPr>
            <w:sz w:val="18"/>
            <w:rPrChange w:id="383" w:author="Author">
              <w:rPr/>
            </w:rPrChange>
          </w:rPr>
          <w:t xml:space="preserve">, </w:t>
        </w:r>
        <w:proofErr w:type="spellStart"/>
        <w:r w:rsidR="00200EE1" w:rsidRPr="003D36FB">
          <w:rPr>
            <w:sz w:val="18"/>
            <w:rPrChange w:id="384" w:author="Author">
              <w:rPr/>
            </w:rPrChange>
          </w:rPr>
          <w:t>System.Reactive.Interfaces</w:t>
        </w:r>
        <w:proofErr w:type="spellEnd"/>
        <w:r w:rsidR="00200EE1" w:rsidRPr="003D36FB">
          <w:rPr>
            <w:sz w:val="18"/>
            <w:rPrChange w:id="385" w:author="Author">
              <w:rPr/>
            </w:rPrChange>
          </w:rPr>
          <w:t xml:space="preserve">, </w:t>
        </w:r>
        <w:proofErr w:type="spellStart"/>
        <w:r w:rsidR="00200EE1" w:rsidRPr="003D36FB">
          <w:rPr>
            <w:sz w:val="18"/>
            <w:rPrChange w:id="386" w:author="Author">
              <w:rPr/>
            </w:rPrChange>
          </w:rPr>
          <w:t>System.Reactive.Linq</w:t>
        </w:r>
        <w:proofErr w:type="spellEnd"/>
        <w:r w:rsidR="00200EE1" w:rsidRPr="003D36FB">
          <w:rPr>
            <w:sz w:val="18"/>
            <w:rPrChange w:id="387" w:author="Author">
              <w:rPr/>
            </w:rPrChange>
          </w:rPr>
          <w:t xml:space="preserve"> and </w:t>
        </w:r>
        <w:proofErr w:type="spellStart"/>
        <w:r w:rsidR="00200EE1" w:rsidRPr="003D36FB">
          <w:rPr>
            <w:sz w:val="18"/>
            <w:rPrChange w:id="388" w:author="Author">
              <w:rPr/>
            </w:rPrChange>
          </w:rPr>
          <w:t>System.Reactive.PlatformServices</w:t>
        </w:r>
        <w:proofErr w:type="spellEnd"/>
        <w:r w:rsidR="00200EE1" w:rsidRPr="003D36FB">
          <w:rPr>
            <w:sz w:val="18"/>
            <w:rPrChange w:id="389" w:author="Author">
              <w:rPr/>
            </w:rPrChange>
          </w:rPr>
          <w:t>.</w:t>
        </w:r>
        <w:r w:rsidR="00200EE1" w:rsidRPr="003D36FB">
          <w:rPr>
            <w:sz w:val="18"/>
            <w:rPrChange w:id="390" w:author="Author">
              <w:rPr/>
            </w:rPrChange>
          </w:rPr>
          <w:br/>
        </w:r>
      </w:ins>
      <w:del w:id="391" w:author="Author">
        <w:r w:rsidRPr="003D36FB" w:rsidDel="00200EE1">
          <w:rPr>
            <w:sz w:val="18"/>
            <w:rPrChange w:id="392" w:author="Author">
              <w:rPr/>
            </w:rPrChange>
          </w:rPr>
          <w:delText xml:space="preserve"> </w:delText>
        </w:r>
      </w:del>
      <w:r w:rsidRPr="003D36FB">
        <w:rPr>
          <w:sz w:val="18"/>
          <w:rPrChange w:id="393" w:author="Author">
            <w:rPr/>
          </w:rPrChange>
        </w:rPr>
        <w:t xml:space="preserve">In this lab, we won’t cover the </w:t>
      </w:r>
      <w:proofErr w:type="spellStart"/>
      <w:r w:rsidRPr="003D36FB">
        <w:rPr>
          <w:sz w:val="18"/>
          <w:rPrChange w:id="394" w:author="Author">
            <w:rPr/>
          </w:rPrChange>
        </w:rPr>
        <w:t>System.</w:t>
      </w:r>
      <w:r w:rsidR="00B777C5" w:rsidRPr="003D36FB">
        <w:rPr>
          <w:sz w:val="18"/>
          <w:rPrChange w:id="395" w:author="Author">
            <w:rPr/>
          </w:rPrChange>
        </w:rPr>
        <w:t>Reactive.Providers</w:t>
      </w:r>
      <w:proofErr w:type="spellEnd"/>
      <w:r w:rsidR="00B777C5" w:rsidRPr="003D36FB">
        <w:rPr>
          <w:sz w:val="18"/>
          <w:rPrChange w:id="396" w:author="Author">
            <w:rPr/>
          </w:rPrChange>
        </w:rPr>
        <w:t xml:space="preserve">, </w:t>
      </w:r>
      <w:proofErr w:type="spellStart"/>
      <w:r w:rsidR="00B777C5" w:rsidRPr="003D36FB">
        <w:rPr>
          <w:sz w:val="18"/>
          <w:rPrChange w:id="397" w:author="Author">
            <w:rPr/>
          </w:rPrChange>
        </w:rPr>
        <w:t>System.Reactive.Windows.Forms</w:t>
      </w:r>
      <w:proofErr w:type="spellEnd"/>
      <w:r w:rsidR="00B777C5" w:rsidRPr="003D36FB">
        <w:rPr>
          <w:sz w:val="18"/>
          <w:rPrChange w:id="398" w:author="Author">
            <w:rPr/>
          </w:rPrChange>
        </w:rPr>
        <w:t xml:space="preserve"> and </w:t>
      </w:r>
      <w:proofErr w:type="spellStart"/>
      <w:r w:rsidR="00B777C5" w:rsidRPr="003D36FB">
        <w:rPr>
          <w:sz w:val="18"/>
          <w:rPrChange w:id="399" w:author="Author">
            <w:rPr/>
          </w:rPrChange>
        </w:rPr>
        <w:t>System.Reactive.Windows.Threading</w:t>
      </w:r>
      <w:proofErr w:type="spellEnd"/>
      <w:r w:rsidR="00B777C5" w:rsidRPr="003D36FB">
        <w:rPr>
          <w:sz w:val="18"/>
          <w:rPrChange w:id="400" w:author="Author">
            <w:rPr/>
          </w:rPrChange>
        </w:rPr>
        <w:t xml:space="preserve"> </w:t>
      </w:r>
      <w:r w:rsidRPr="003D36FB">
        <w:rPr>
          <w:sz w:val="18"/>
          <w:rPrChange w:id="401" w:author="Author">
            <w:rPr/>
          </w:rPrChange>
        </w:rPr>
        <w:t>assembl</w:t>
      </w:r>
      <w:r w:rsidR="00B777C5" w:rsidRPr="003D36FB">
        <w:rPr>
          <w:sz w:val="18"/>
          <w:rPrChange w:id="402" w:author="Author">
            <w:rPr/>
          </w:rPrChange>
        </w:rPr>
        <w:t>ies</w:t>
      </w:r>
      <w:r w:rsidRPr="003D36FB">
        <w:rPr>
          <w:sz w:val="18"/>
          <w:rPrChange w:id="403" w:author="Author">
            <w:rPr/>
          </w:rPrChange>
        </w:rPr>
        <w:t>.</w:t>
      </w:r>
      <w:r w:rsidRPr="003D36FB">
        <w:rPr>
          <w:sz w:val="18"/>
          <w:rPrChange w:id="404" w:author="Author">
            <w:rPr/>
          </w:rPrChange>
        </w:rPr>
        <w:br/>
      </w:r>
      <w:r w:rsidRPr="003D36FB">
        <w:rPr>
          <w:sz w:val="18"/>
          <w:rPrChange w:id="405" w:author="Author">
            <w:rPr/>
          </w:rPrChange>
        </w:rPr>
        <w:br/>
      </w:r>
      <w:r w:rsidRPr="003D36FB">
        <w:rPr>
          <w:b/>
          <w:sz w:val="18"/>
          <w:rPrChange w:id="406" w:author="Author">
            <w:rPr>
              <w:b/>
            </w:rPr>
          </w:rPrChange>
        </w:rPr>
        <w:t>Note:</w:t>
      </w:r>
      <w:r w:rsidRPr="003D36FB">
        <w:rPr>
          <w:sz w:val="18"/>
          <w:rPrChange w:id="407" w:author="Author">
            <w:rPr/>
          </w:rPrChange>
        </w:rPr>
        <w:t xml:space="preserve">  Your actual version number for the Rx assembly may vary from those shown in the screenshot above. As long as you got a later version than the one shown, you should be fine to go.</w:t>
      </w:r>
      <w:del w:id="408" w:author="Author">
        <w:r w:rsidRPr="003D36FB" w:rsidDel="00D93A3E">
          <w:rPr>
            <w:sz w:val="18"/>
            <w:rPrChange w:id="409" w:author="Author">
              <w:rPr/>
            </w:rPrChange>
          </w:rPr>
          <w:br/>
        </w:r>
        <w:r w:rsidRPr="003D36FB" w:rsidDel="00D93A3E">
          <w:rPr>
            <w:sz w:val="18"/>
            <w:rPrChange w:id="410" w:author="Author">
              <w:rPr/>
            </w:rPrChange>
          </w:rPr>
          <w:br/>
        </w:r>
        <w:r w:rsidRPr="003D36FB" w:rsidDel="00D93A3E">
          <w:rPr>
            <w:b/>
            <w:sz w:val="18"/>
            <w:rPrChange w:id="411" w:author="Author">
              <w:rPr>
                <w:b/>
              </w:rPr>
            </w:rPrChange>
          </w:rPr>
          <w:delText>Tips:</w:delText>
        </w:r>
        <w:r w:rsidRPr="003D36FB" w:rsidDel="00D93A3E">
          <w:rPr>
            <w:sz w:val="18"/>
            <w:rPrChange w:id="412" w:author="Author">
              <w:rPr/>
            </w:rPrChange>
          </w:rPr>
          <w:delText xml:space="preserve">  If you can’t find the assemblies shown in the screenshot above, first wait a couple of seconds since the new Visual Studio 2010 dialog has been made asynchronous with regards to reference folder scanning. Also notice this doesn’t retain an alphabetical ordering, so you may have to trigger a sort on the first column. If the assemblies still don’t show up, check </w:delText>
        </w:r>
        <w:r w:rsidR="00E06003" w:rsidRPr="003D36FB" w:rsidDel="00D93A3E">
          <w:rPr>
            <w:sz w:val="18"/>
            <w:rPrChange w:id="413" w:author="Author">
              <w:rPr/>
            </w:rPrChange>
          </w:rPr>
          <w:delText>Rx is installed by checking “Add or remove programs” in the Control Panel.</w:delText>
        </w:r>
      </w:del>
      <w:r w:rsidR="00B777C5" w:rsidRPr="003D36FB">
        <w:rPr>
          <w:sz w:val="18"/>
          <w:rPrChange w:id="414" w:author="Author">
            <w:rPr/>
          </w:rPrChange>
        </w:rPr>
        <w:br/>
      </w:r>
    </w:p>
    <w:p w:rsidR="00C2616C" w:rsidRPr="003D36FB" w:rsidRDefault="000D211E" w:rsidP="00E06003">
      <w:pPr>
        <w:pStyle w:val="ListParagraph"/>
        <w:numPr>
          <w:ilvl w:val="0"/>
          <w:numId w:val="3"/>
        </w:numPr>
        <w:rPr>
          <w:sz w:val="18"/>
          <w:rPrChange w:id="415" w:author="Author">
            <w:rPr/>
          </w:rPrChange>
        </w:rPr>
      </w:pPr>
      <w:r w:rsidRPr="003D36FB">
        <w:rPr>
          <w:noProof/>
          <w:sz w:val="18"/>
          <w:rPrChange w:id="416" w:author="Author">
            <w:rPr>
              <w:noProof/>
            </w:rPr>
          </w:rPrChange>
        </w:rPr>
        <w:drawing>
          <wp:anchor distT="0" distB="0" distL="114300" distR="114300" simplePos="0" relativeHeight="251665408" behindDoc="0" locked="0" layoutInCell="1" allowOverlap="1" wp14:anchorId="65E9BE5C" wp14:editId="5338C5E2">
            <wp:simplePos x="0" y="0"/>
            <wp:positionH relativeFrom="column">
              <wp:posOffset>-257754</wp:posOffset>
            </wp:positionH>
            <wp:positionV relativeFrom="paragraph">
              <wp:posOffset>149225</wp:posOffset>
            </wp:positionV>
            <wp:extent cx="329565" cy="773430"/>
            <wp:effectExtent l="0" t="0" r="0" b="7620"/>
            <wp:wrapNone/>
            <wp:docPr id="45" name="Picture 45" descr="C:\Users\bartde\AppData\Local\Microsoft\Windows\Temporary Internet Files\Content.IE5\2RN7BWR4\MC900434717[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tde\AppData\Local\Microsoft\Windows\Temporary Internet Files\Content.IE5\2RN7BWR4\MC900434717[1].wm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9565" cy="773430"/>
                    </a:xfrm>
                    <a:prstGeom prst="rect">
                      <a:avLst/>
                    </a:prstGeom>
                    <a:noFill/>
                    <a:ln>
                      <a:noFill/>
                    </a:ln>
                  </pic:spPr>
                </pic:pic>
              </a:graphicData>
            </a:graphic>
            <wp14:sizeRelH relativeFrom="page">
              <wp14:pctWidth>0</wp14:pctWidth>
            </wp14:sizeRelH>
            <wp14:sizeRelV relativeFrom="page">
              <wp14:pctHeight>0</wp14:pctHeight>
            </wp14:sizeRelV>
          </wp:anchor>
        </w:drawing>
      </w:r>
      <w:r w:rsidR="00CF2644" w:rsidRPr="003D36FB">
        <w:rPr>
          <w:b/>
          <w:noProof/>
          <w:sz w:val="18"/>
          <w:rPrChange w:id="417" w:author="Author">
            <w:rPr>
              <w:b/>
              <w:noProof/>
            </w:rPr>
          </w:rPrChange>
        </w:rPr>
        <w:drawing>
          <wp:anchor distT="0" distB="0" distL="114300" distR="114300" simplePos="0" relativeHeight="251660288" behindDoc="0" locked="0" layoutInCell="1" allowOverlap="1" wp14:anchorId="2756EBB7" wp14:editId="4C9D8F5D">
            <wp:simplePos x="0" y="0"/>
            <wp:positionH relativeFrom="column">
              <wp:posOffset>-207645</wp:posOffset>
            </wp:positionH>
            <wp:positionV relativeFrom="paragraph">
              <wp:posOffset>-809321</wp:posOffset>
            </wp:positionV>
            <wp:extent cx="603250" cy="539115"/>
            <wp:effectExtent l="0" t="0" r="6350" b="0"/>
            <wp:wrapNone/>
            <wp:docPr id="19" name="Picture 19"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3250" cy="539115"/>
                    </a:xfrm>
                    <a:prstGeom prst="rect">
                      <a:avLst/>
                    </a:prstGeom>
                    <a:noFill/>
                    <a:ln>
                      <a:noFill/>
                    </a:ln>
                  </pic:spPr>
                </pic:pic>
              </a:graphicData>
            </a:graphic>
            <wp14:sizeRelH relativeFrom="page">
              <wp14:pctWidth>0</wp14:pctWidth>
            </wp14:sizeRelH>
            <wp14:sizeRelV relativeFrom="page">
              <wp14:pctHeight>0</wp14:pctHeight>
            </wp14:sizeRelV>
          </wp:anchor>
        </w:drawing>
      </w:r>
      <w:r w:rsidR="00E06003" w:rsidRPr="003D36FB">
        <w:rPr>
          <w:sz w:val="18"/>
          <w:rPrChange w:id="418" w:author="Author">
            <w:rPr/>
          </w:rPrChange>
        </w:rPr>
        <w:t xml:space="preserve">The </w:t>
      </w:r>
      <w:proofErr w:type="spellStart"/>
      <w:r w:rsidR="00E06003" w:rsidRPr="003D36FB">
        <w:rPr>
          <w:sz w:val="18"/>
          <w:rPrChange w:id="419" w:author="Author">
            <w:rPr/>
          </w:rPrChange>
        </w:rPr>
        <w:t>System.Reactive</w:t>
      </w:r>
      <w:proofErr w:type="spellEnd"/>
      <w:r w:rsidR="00E06003" w:rsidRPr="003D36FB">
        <w:rPr>
          <w:sz w:val="18"/>
          <w:rPrChange w:id="420" w:author="Author">
            <w:rPr/>
          </w:rPrChange>
        </w:rPr>
        <w:t xml:space="preserve"> assembly is what contains the operators for observable sequences, implemented as extension methods as we shall see in just a moment. Since many of those operators need to introduce concurrency (a necessary evil in the face of asynchronous programming), the notion of a </w:t>
      </w:r>
      <w:r w:rsidR="00E06003" w:rsidRPr="003D36FB">
        <w:rPr>
          <w:b/>
          <w:sz w:val="18"/>
          <w:rPrChange w:id="421" w:author="Author">
            <w:rPr>
              <w:b/>
            </w:rPr>
          </w:rPrChange>
        </w:rPr>
        <w:t>scheduler</w:t>
      </w:r>
      <w:r w:rsidR="00E06003" w:rsidRPr="003D36FB">
        <w:rPr>
          <w:sz w:val="18"/>
          <w:rPrChange w:id="422" w:author="Author">
            <w:rPr/>
          </w:rPrChange>
        </w:rPr>
        <w:t xml:space="preserve"> was introduced. </w:t>
      </w:r>
      <w:r w:rsidR="00865CA4" w:rsidRPr="003D36FB">
        <w:rPr>
          <w:sz w:val="18"/>
          <w:rPrChange w:id="423" w:author="Author">
            <w:rPr/>
          </w:rPrChange>
        </w:rPr>
        <w:t>To achieve architectural layering, t</w:t>
      </w:r>
      <w:r w:rsidR="00116B8A" w:rsidRPr="003D36FB">
        <w:rPr>
          <w:sz w:val="18"/>
          <w:rPrChange w:id="424" w:author="Author">
            <w:rPr/>
          </w:rPrChange>
        </w:rPr>
        <w:t xml:space="preserve">arget specific scheduler functionality for Windows Forms and WPF </w:t>
      </w:r>
      <w:r w:rsidR="00865CA4" w:rsidRPr="003D36FB">
        <w:rPr>
          <w:sz w:val="18"/>
          <w:rPrChange w:id="425" w:author="Author">
            <w:rPr/>
          </w:rPrChange>
        </w:rPr>
        <w:t xml:space="preserve">resides </w:t>
      </w:r>
      <w:r w:rsidR="00E06003" w:rsidRPr="003D36FB">
        <w:rPr>
          <w:sz w:val="18"/>
          <w:rPrChange w:id="426" w:author="Author">
            <w:rPr/>
          </w:rPrChange>
        </w:rPr>
        <w:t>in</w:t>
      </w:r>
      <w:r w:rsidR="00116B8A" w:rsidRPr="003D36FB">
        <w:rPr>
          <w:sz w:val="18"/>
          <w:rPrChange w:id="427" w:author="Author">
            <w:rPr/>
          </w:rPrChange>
        </w:rPr>
        <w:t xml:space="preserve"> target specific assemblies: </w:t>
      </w:r>
      <w:proofErr w:type="spellStart"/>
      <w:r w:rsidR="00116B8A" w:rsidRPr="003D36FB">
        <w:rPr>
          <w:sz w:val="18"/>
          <w:rPrChange w:id="428" w:author="Author">
            <w:rPr/>
          </w:rPrChange>
        </w:rPr>
        <w:t>System.Reactive.Windows.Forms</w:t>
      </w:r>
      <w:proofErr w:type="spellEnd"/>
      <w:r w:rsidR="00116B8A" w:rsidRPr="003D36FB">
        <w:rPr>
          <w:sz w:val="18"/>
          <w:rPrChange w:id="429" w:author="Author">
            <w:rPr/>
          </w:rPrChange>
        </w:rPr>
        <w:t xml:space="preserve"> and </w:t>
      </w:r>
      <w:proofErr w:type="spellStart"/>
      <w:r w:rsidR="00116B8A" w:rsidRPr="003D36FB">
        <w:rPr>
          <w:sz w:val="18"/>
          <w:rPrChange w:id="430" w:author="Author">
            <w:rPr/>
          </w:rPrChange>
        </w:rPr>
        <w:t>System.Reactive.Windows.Threading</w:t>
      </w:r>
      <w:proofErr w:type="spellEnd"/>
      <w:r w:rsidR="00865CA4" w:rsidRPr="003D36FB">
        <w:rPr>
          <w:sz w:val="18"/>
          <w:rPrChange w:id="431" w:author="Author">
            <w:rPr/>
          </w:rPrChange>
        </w:rPr>
        <w:t xml:space="preserve">. </w:t>
      </w:r>
      <w:r w:rsidR="00E06003" w:rsidRPr="003D36FB">
        <w:rPr>
          <w:sz w:val="18"/>
          <w:rPrChange w:id="432" w:author="Author">
            <w:rPr/>
          </w:rPrChange>
        </w:rPr>
        <w:t xml:space="preserve">Later on, we’ll see operators like </w:t>
      </w:r>
      <w:proofErr w:type="spellStart"/>
      <w:r w:rsidR="00E06003" w:rsidRPr="003D36FB">
        <w:rPr>
          <w:sz w:val="18"/>
          <w:rPrChange w:id="433" w:author="Author">
            <w:rPr/>
          </w:rPrChange>
        </w:rPr>
        <w:t>ObserveOn</w:t>
      </w:r>
      <w:proofErr w:type="spellEnd"/>
      <w:r w:rsidR="00E06003" w:rsidRPr="003D36FB">
        <w:rPr>
          <w:sz w:val="18"/>
          <w:rPrChange w:id="434" w:author="Author">
            <w:rPr/>
          </w:rPrChange>
        </w:rPr>
        <w:t xml:space="preserve"> that use schedulers.</w:t>
      </w:r>
      <w:r w:rsidR="00E06003" w:rsidRPr="003D36FB">
        <w:rPr>
          <w:sz w:val="18"/>
          <w:rPrChange w:id="435" w:author="Author">
            <w:rPr/>
          </w:rPrChange>
        </w:rPr>
        <w:br/>
      </w:r>
    </w:p>
    <w:p w:rsidR="00E06003" w:rsidRPr="003D36FB" w:rsidRDefault="00E06003" w:rsidP="00E06003">
      <w:pPr>
        <w:pStyle w:val="ListParagraph"/>
        <w:numPr>
          <w:ilvl w:val="0"/>
          <w:numId w:val="3"/>
        </w:numPr>
        <w:rPr>
          <w:sz w:val="18"/>
          <w:rPrChange w:id="436" w:author="Author">
            <w:rPr/>
          </w:rPrChange>
        </w:rPr>
      </w:pPr>
      <w:r w:rsidRPr="003D36FB">
        <w:rPr>
          <w:sz w:val="18"/>
          <w:rPrChange w:id="437" w:author="Author">
            <w:rPr/>
          </w:rPrChange>
        </w:rPr>
        <w:t xml:space="preserve">With </w:t>
      </w:r>
      <w:r w:rsidR="00116B8A" w:rsidRPr="003D36FB">
        <w:rPr>
          <w:sz w:val="18"/>
          <w:rPrChange w:id="438" w:author="Author">
            <w:rPr/>
          </w:rPrChange>
        </w:rPr>
        <w:t xml:space="preserve">the </w:t>
      </w:r>
      <w:r w:rsidRPr="003D36FB">
        <w:rPr>
          <w:sz w:val="18"/>
          <w:rPrChange w:id="439" w:author="Author">
            <w:rPr/>
          </w:rPrChange>
        </w:rPr>
        <w:t>assembl</w:t>
      </w:r>
      <w:r w:rsidR="00116B8A" w:rsidRPr="003D36FB">
        <w:rPr>
          <w:sz w:val="18"/>
          <w:rPrChange w:id="440" w:author="Author">
            <w:rPr/>
          </w:rPrChange>
        </w:rPr>
        <w:t>y reference</w:t>
      </w:r>
      <w:r w:rsidRPr="003D36FB">
        <w:rPr>
          <w:sz w:val="18"/>
          <w:rPrChange w:id="441" w:author="Author">
            <w:rPr/>
          </w:rPrChange>
        </w:rPr>
        <w:t xml:space="preserve"> added, we should now see more methods on IObservable&lt;T&gt; objects. Since those are extension methods, a little experiment will reveal two buckets of additional methods. Eliminate all of the namespace imports other than System and observe the IntelliSense auto-completion list on IObservable&lt;T&gt;</w:t>
      </w:r>
      <w:proofErr w:type="gramStart"/>
      <w:r w:rsidRPr="003D36FB">
        <w:rPr>
          <w:sz w:val="18"/>
          <w:rPrChange w:id="442" w:author="Author">
            <w:rPr/>
          </w:rPrChange>
        </w:rPr>
        <w:t>:</w:t>
      </w:r>
      <w:proofErr w:type="gramEnd"/>
      <w:r w:rsidR="00980D68" w:rsidRPr="003D36FB">
        <w:rPr>
          <w:sz w:val="18"/>
          <w:rPrChange w:id="443" w:author="Author">
            <w:rPr/>
          </w:rPrChange>
        </w:rPr>
        <w:br/>
      </w:r>
      <w:r w:rsidR="00980D68" w:rsidRPr="003D36FB">
        <w:rPr>
          <w:sz w:val="18"/>
          <w:rPrChange w:id="444" w:author="Author">
            <w:rPr/>
          </w:rPrChange>
        </w:rPr>
        <w:br/>
      </w:r>
      <w:r w:rsidR="00980D68" w:rsidRPr="003D36FB">
        <w:rPr>
          <w:noProof/>
          <w:sz w:val="18"/>
          <w:rPrChange w:id="445" w:author="Author">
            <w:rPr>
              <w:noProof/>
            </w:rPr>
          </w:rPrChange>
        </w:rPr>
        <w:lastRenderedPageBreak/>
        <w:drawing>
          <wp:inline distT="0" distB="0" distL="0" distR="0" wp14:anchorId="14AF0D11" wp14:editId="1A950458">
            <wp:extent cx="4971429" cy="3438095"/>
            <wp:effectExtent l="0" t="0" r="63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971429" cy="3438095"/>
                    </a:xfrm>
                    <a:prstGeom prst="rect">
                      <a:avLst/>
                    </a:prstGeom>
                  </pic:spPr>
                </pic:pic>
              </a:graphicData>
            </a:graphic>
          </wp:inline>
        </w:drawing>
      </w:r>
      <w:r w:rsidR="00980D68" w:rsidRPr="003D36FB">
        <w:rPr>
          <w:sz w:val="18"/>
          <w:rPrChange w:id="446" w:author="Author">
            <w:rPr/>
          </w:rPrChange>
        </w:rPr>
        <w:br/>
      </w:r>
      <w:r w:rsidRPr="003D36FB">
        <w:rPr>
          <w:sz w:val="18"/>
          <w:rPrChange w:id="447" w:author="Author">
            <w:rPr/>
          </w:rPrChange>
        </w:rPr>
        <w:br/>
        <w:t xml:space="preserve">Notice the Subscribe extension methods being added through the System namespace. Those overloads allow one to avoid implementing the </w:t>
      </w:r>
      <w:proofErr w:type="spellStart"/>
      <w:r w:rsidRPr="003D36FB">
        <w:rPr>
          <w:sz w:val="18"/>
          <w:rPrChange w:id="448" w:author="Author">
            <w:rPr/>
          </w:rPrChange>
        </w:rPr>
        <w:t>IObserver</w:t>
      </w:r>
      <w:proofErr w:type="spellEnd"/>
      <w:r w:rsidRPr="003D36FB">
        <w:rPr>
          <w:sz w:val="18"/>
          <w:rPrChange w:id="449" w:author="Author">
            <w:rPr/>
          </w:rPrChange>
        </w:rPr>
        <w:t>&lt;T&gt; interface at all, since one can specify any of the three handler methods (</w:t>
      </w:r>
      <w:proofErr w:type="spellStart"/>
      <w:r w:rsidRPr="003D36FB">
        <w:rPr>
          <w:sz w:val="18"/>
          <w:rPrChange w:id="450" w:author="Author">
            <w:rPr/>
          </w:rPrChange>
        </w:rPr>
        <w:t>OnNext</w:t>
      </w:r>
      <w:proofErr w:type="spellEnd"/>
      <w:r w:rsidRPr="003D36FB">
        <w:rPr>
          <w:sz w:val="18"/>
          <w:rPrChange w:id="451" w:author="Author">
            <w:rPr/>
          </w:rPrChange>
        </w:rPr>
        <w:t xml:space="preserve">, </w:t>
      </w:r>
      <w:proofErr w:type="spellStart"/>
      <w:r w:rsidRPr="003D36FB">
        <w:rPr>
          <w:sz w:val="18"/>
          <w:rPrChange w:id="452" w:author="Author">
            <w:rPr/>
          </w:rPrChange>
        </w:rPr>
        <w:t>OnError</w:t>
      </w:r>
      <w:proofErr w:type="spellEnd"/>
      <w:r w:rsidRPr="003D36FB">
        <w:rPr>
          <w:sz w:val="18"/>
          <w:rPrChange w:id="453" w:author="Author">
            <w:rPr/>
          </w:rPrChange>
        </w:rPr>
        <w:t xml:space="preserve">, </w:t>
      </w:r>
      <w:proofErr w:type="spellStart"/>
      <w:r w:rsidRPr="003D36FB">
        <w:rPr>
          <w:sz w:val="18"/>
          <w:rPrChange w:id="454" w:author="Author">
            <w:rPr/>
          </w:rPrChange>
        </w:rPr>
        <w:t>OnCompleted</w:t>
      </w:r>
      <w:proofErr w:type="spellEnd"/>
      <w:r w:rsidRPr="003D36FB">
        <w:rPr>
          <w:sz w:val="18"/>
          <w:rPrChange w:id="455" w:author="Author">
            <w:rPr/>
          </w:rPrChange>
        </w:rPr>
        <w:t>) using delegates. For example:</w:t>
      </w:r>
      <w:r w:rsidRPr="003D36FB">
        <w:rPr>
          <w:sz w:val="18"/>
          <w:rPrChange w:id="456" w:author="Author">
            <w:rPr/>
          </w:rPrChange>
        </w:rPr>
        <w:br/>
      </w:r>
      <w:r w:rsidRPr="003D36FB">
        <w:rPr>
          <w:sz w:val="18"/>
          <w:rPrChange w:id="457" w:author="Author">
            <w:rPr/>
          </w:rPrChange>
        </w:rPr>
        <w:br/>
      </w:r>
      <w:r w:rsidRPr="003D36FB">
        <w:rPr>
          <w:rFonts w:ascii="Consolas" w:hAnsi="Consolas" w:cs="Consolas"/>
          <w:color w:val="2B91AF"/>
          <w:sz w:val="16"/>
          <w:szCs w:val="19"/>
          <w:rPrChange w:id="458" w:author="Author">
            <w:rPr>
              <w:rFonts w:ascii="Consolas" w:hAnsi="Consolas" w:cs="Consolas"/>
              <w:color w:val="2B91AF"/>
              <w:sz w:val="20"/>
              <w:szCs w:val="19"/>
            </w:rPr>
          </w:rPrChange>
        </w:rPr>
        <w:t xml:space="preserve">    </w:t>
      </w:r>
      <w:proofErr w:type="spellStart"/>
      <w:r w:rsidRPr="003D36FB">
        <w:rPr>
          <w:rFonts w:ascii="Consolas" w:hAnsi="Consolas" w:cs="Consolas"/>
          <w:color w:val="2B91AF"/>
          <w:sz w:val="16"/>
          <w:szCs w:val="19"/>
          <w:rPrChange w:id="459" w:author="Author">
            <w:rPr>
              <w:rFonts w:ascii="Consolas" w:hAnsi="Consolas" w:cs="Consolas"/>
              <w:color w:val="2B91AF"/>
              <w:sz w:val="20"/>
              <w:szCs w:val="19"/>
            </w:rPr>
          </w:rPrChange>
        </w:rPr>
        <w:t>IDisposable</w:t>
      </w:r>
      <w:proofErr w:type="spellEnd"/>
      <w:r w:rsidRPr="003D36FB">
        <w:rPr>
          <w:rFonts w:ascii="Consolas" w:hAnsi="Consolas" w:cs="Consolas"/>
          <w:sz w:val="16"/>
          <w:szCs w:val="19"/>
          <w:rPrChange w:id="460" w:author="Author">
            <w:rPr>
              <w:rFonts w:ascii="Consolas" w:hAnsi="Consolas" w:cs="Consolas"/>
              <w:sz w:val="20"/>
              <w:szCs w:val="19"/>
            </w:rPr>
          </w:rPrChange>
        </w:rPr>
        <w:t xml:space="preserve"> subscription = </w:t>
      </w:r>
      <w:proofErr w:type="spellStart"/>
      <w:r w:rsidRPr="003D36FB">
        <w:rPr>
          <w:rFonts w:ascii="Consolas" w:hAnsi="Consolas" w:cs="Consolas"/>
          <w:sz w:val="16"/>
          <w:szCs w:val="19"/>
          <w:rPrChange w:id="461" w:author="Author">
            <w:rPr>
              <w:rFonts w:ascii="Consolas" w:hAnsi="Consolas" w:cs="Consolas"/>
              <w:sz w:val="20"/>
              <w:szCs w:val="19"/>
            </w:rPr>
          </w:rPrChange>
        </w:rPr>
        <w:t>source.Subscribe</w:t>
      </w:r>
      <w:proofErr w:type="spellEnd"/>
      <w:r w:rsidRPr="003D36FB">
        <w:rPr>
          <w:rFonts w:ascii="Consolas" w:hAnsi="Consolas" w:cs="Consolas"/>
          <w:sz w:val="16"/>
          <w:szCs w:val="19"/>
          <w:rPrChange w:id="462" w:author="Author">
            <w:rPr>
              <w:rFonts w:ascii="Consolas" w:hAnsi="Consolas" w:cs="Consolas"/>
              <w:sz w:val="20"/>
              <w:szCs w:val="19"/>
            </w:rPr>
          </w:rPrChange>
        </w:rPr>
        <w:t>(</w:t>
      </w:r>
      <w:r w:rsidRPr="003D36FB">
        <w:rPr>
          <w:rFonts w:ascii="Consolas" w:hAnsi="Consolas" w:cs="Consolas"/>
          <w:sz w:val="16"/>
          <w:szCs w:val="19"/>
          <w:rPrChange w:id="463" w:author="Author">
            <w:rPr>
              <w:rFonts w:ascii="Consolas" w:hAnsi="Consolas" w:cs="Consolas"/>
              <w:sz w:val="20"/>
              <w:szCs w:val="19"/>
            </w:rPr>
          </w:rPrChange>
        </w:rPr>
        <w:br/>
        <w:t xml:space="preserve">        (</w:t>
      </w:r>
      <w:proofErr w:type="spellStart"/>
      <w:r w:rsidRPr="003D36FB">
        <w:rPr>
          <w:rFonts w:ascii="Consolas" w:hAnsi="Consolas" w:cs="Consolas"/>
          <w:color w:val="0000FF"/>
          <w:sz w:val="16"/>
          <w:szCs w:val="19"/>
          <w:rPrChange w:id="464" w:author="Author">
            <w:rPr>
              <w:rFonts w:ascii="Consolas" w:hAnsi="Consolas" w:cs="Consolas"/>
              <w:color w:val="0000FF"/>
              <w:sz w:val="20"/>
              <w:szCs w:val="19"/>
            </w:rPr>
          </w:rPrChange>
        </w:rPr>
        <w:t>int</w:t>
      </w:r>
      <w:proofErr w:type="spellEnd"/>
      <w:r w:rsidRPr="003D36FB">
        <w:rPr>
          <w:rFonts w:ascii="Consolas" w:hAnsi="Consolas" w:cs="Consolas"/>
          <w:sz w:val="16"/>
          <w:szCs w:val="19"/>
          <w:rPrChange w:id="465" w:author="Author">
            <w:rPr>
              <w:rFonts w:ascii="Consolas" w:hAnsi="Consolas" w:cs="Consolas"/>
              <w:sz w:val="20"/>
              <w:szCs w:val="19"/>
            </w:rPr>
          </w:rPrChange>
        </w:rPr>
        <w:t xml:space="preserve"> x) =&gt; {</w:t>
      </w:r>
      <w:r w:rsidRPr="003D36FB">
        <w:rPr>
          <w:rFonts w:ascii="Consolas" w:hAnsi="Consolas" w:cs="Consolas"/>
          <w:sz w:val="16"/>
          <w:szCs w:val="19"/>
          <w:rPrChange w:id="466" w:author="Author">
            <w:rPr>
              <w:rFonts w:ascii="Consolas" w:hAnsi="Consolas" w:cs="Consolas"/>
              <w:sz w:val="20"/>
              <w:szCs w:val="19"/>
            </w:rPr>
          </w:rPrChange>
        </w:rPr>
        <w:br/>
        <w:t xml:space="preserve">            </w:t>
      </w:r>
      <w:proofErr w:type="spellStart"/>
      <w:r w:rsidRPr="003D36FB">
        <w:rPr>
          <w:rFonts w:ascii="Consolas" w:hAnsi="Consolas" w:cs="Consolas"/>
          <w:color w:val="2B91AF"/>
          <w:sz w:val="16"/>
          <w:szCs w:val="19"/>
          <w:rPrChange w:id="467" w:author="Author">
            <w:rPr>
              <w:rFonts w:ascii="Consolas" w:hAnsi="Consolas" w:cs="Consolas"/>
              <w:color w:val="2B91AF"/>
              <w:sz w:val="20"/>
              <w:szCs w:val="19"/>
            </w:rPr>
          </w:rPrChange>
        </w:rPr>
        <w:t>Console</w:t>
      </w:r>
      <w:r w:rsidRPr="003D36FB">
        <w:rPr>
          <w:rFonts w:ascii="Consolas" w:hAnsi="Consolas" w:cs="Consolas"/>
          <w:sz w:val="16"/>
          <w:szCs w:val="19"/>
          <w:rPrChange w:id="468" w:author="Author">
            <w:rPr>
              <w:rFonts w:ascii="Consolas" w:hAnsi="Consolas" w:cs="Consolas"/>
              <w:sz w:val="20"/>
              <w:szCs w:val="19"/>
            </w:rPr>
          </w:rPrChange>
        </w:rPr>
        <w:t>.WriteLine</w:t>
      </w:r>
      <w:proofErr w:type="spellEnd"/>
      <w:r w:rsidRPr="003D36FB">
        <w:rPr>
          <w:rFonts w:ascii="Consolas" w:hAnsi="Consolas" w:cs="Consolas"/>
          <w:sz w:val="16"/>
          <w:szCs w:val="19"/>
          <w:rPrChange w:id="469" w:author="Author">
            <w:rPr>
              <w:rFonts w:ascii="Consolas" w:hAnsi="Consolas" w:cs="Consolas"/>
              <w:sz w:val="20"/>
              <w:szCs w:val="19"/>
            </w:rPr>
          </w:rPrChange>
        </w:rPr>
        <w:t>(</w:t>
      </w:r>
      <w:r w:rsidRPr="003D36FB">
        <w:rPr>
          <w:rFonts w:ascii="Consolas" w:hAnsi="Consolas" w:cs="Consolas"/>
          <w:color w:val="A31515"/>
          <w:sz w:val="16"/>
          <w:szCs w:val="19"/>
          <w:rPrChange w:id="470" w:author="Author">
            <w:rPr>
              <w:rFonts w:ascii="Consolas" w:hAnsi="Consolas" w:cs="Consolas"/>
              <w:color w:val="A31515"/>
              <w:sz w:val="20"/>
              <w:szCs w:val="19"/>
            </w:rPr>
          </w:rPrChange>
        </w:rPr>
        <w:t>"Received {0} from source."</w:t>
      </w:r>
      <w:r w:rsidRPr="003D36FB">
        <w:rPr>
          <w:rFonts w:ascii="Consolas" w:hAnsi="Consolas" w:cs="Consolas"/>
          <w:sz w:val="16"/>
          <w:szCs w:val="19"/>
          <w:rPrChange w:id="471" w:author="Author">
            <w:rPr>
              <w:rFonts w:ascii="Consolas" w:hAnsi="Consolas" w:cs="Consolas"/>
              <w:sz w:val="20"/>
              <w:szCs w:val="19"/>
            </w:rPr>
          </w:rPrChange>
        </w:rPr>
        <w:t>, x);</w:t>
      </w:r>
      <w:r w:rsidRPr="003D36FB">
        <w:rPr>
          <w:rFonts w:ascii="Consolas" w:hAnsi="Consolas" w:cs="Consolas"/>
          <w:sz w:val="16"/>
          <w:szCs w:val="19"/>
          <w:rPrChange w:id="472" w:author="Author">
            <w:rPr>
              <w:rFonts w:ascii="Consolas" w:hAnsi="Consolas" w:cs="Consolas"/>
              <w:sz w:val="20"/>
              <w:szCs w:val="19"/>
            </w:rPr>
          </w:rPrChange>
        </w:rPr>
        <w:br/>
        <w:t xml:space="preserve">        },</w:t>
      </w:r>
      <w:r w:rsidRPr="003D36FB">
        <w:rPr>
          <w:rFonts w:ascii="Consolas" w:hAnsi="Consolas" w:cs="Consolas"/>
          <w:sz w:val="16"/>
          <w:szCs w:val="19"/>
          <w:rPrChange w:id="473" w:author="Author">
            <w:rPr>
              <w:rFonts w:ascii="Consolas" w:hAnsi="Consolas" w:cs="Consolas"/>
              <w:sz w:val="20"/>
              <w:szCs w:val="19"/>
            </w:rPr>
          </w:rPrChange>
        </w:rPr>
        <w:br/>
        <w:t xml:space="preserve">        (</w:t>
      </w:r>
      <w:r w:rsidRPr="003D36FB">
        <w:rPr>
          <w:rFonts w:ascii="Consolas" w:hAnsi="Consolas" w:cs="Consolas"/>
          <w:color w:val="2B91AF"/>
          <w:sz w:val="16"/>
          <w:szCs w:val="19"/>
          <w:rPrChange w:id="474" w:author="Author">
            <w:rPr>
              <w:rFonts w:ascii="Consolas" w:hAnsi="Consolas" w:cs="Consolas"/>
              <w:color w:val="2B91AF"/>
              <w:sz w:val="20"/>
              <w:szCs w:val="19"/>
            </w:rPr>
          </w:rPrChange>
        </w:rPr>
        <w:t xml:space="preserve">Exception </w:t>
      </w:r>
      <w:r w:rsidRPr="003D36FB">
        <w:rPr>
          <w:rFonts w:ascii="Consolas" w:hAnsi="Consolas" w:cs="Consolas"/>
          <w:sz w:val="16"/>
          <w:szCs w:val="19"/>
          <w:rPrChange w:id="475" w:author="Author">
            <w:rPr>
              <w:rFonts w:ascii="Consolas" w:hAnsi="Consolas" w:cs="Consolas"/>
              <w:sz w:val="20"/>
              <w:szCs w:val="19"/>
            </w:rPr>
          </w:rPrChange>
        </w:rPr>
        <w:t>ex) =&gt; {</w:t>
      </w:r>
      <w:r w:rsidRPr="003D36FB">
        <w:rPr>
          <w:rFonts w:ascii="Consolas" w:hAnsi="Consolas" w:cs="Consolas"/>
          <w:sz w:val="16"/>
          <w:szCs w:val="19"/>
          <w:rPrChange w:id="476" w:author="Author">
            <w:rPr>
              <w:rFonts w:ascii="Consolas" w:hAnsi="Consolas" w:cs="Consolas"/>
              <w:sz w:val="20"/>
              <w:szCs w:val="19"/>
            </w:rPr>
          </w:rPrChange>
        </w:rPr>
        <w:br/>
        <w:t xml:space="preserve">            </w:t>
      </w:r>
      <w:proofErr w:type="spellStart"/>
      <w:r w:rsidRPr="003D36FB">
        <w:rPr>
          <w:rFonts w:ascii="Consolas" w:hAnsi="Consolas" w:cs="Consolas"/>
          <w:color w:val="2B91AF"/>
          <w:sz w:val="16"/>
          <w:szCs w:val="19"/>
          <w:rPrChange w:id="477" w:author="Author">
            <w:rPr>
              <w:rFonts w:ascii="Consolas" w:hAnsi="Consolas" w:cs="Consolas"/>
              <w:color w:val="2B91AF"/>
              <w:sz w:val="20"/>
              <w:szCs w:val="19"/>
            </w:rPr>
          </w:rPrChange>
        </w:rPr>
        <w:t>Console</w:t>
      </w:r>
      <w:r w:rsidRPr="003D36FB">
        <w:rPr>
          <w:rFonts w:ascii="Consolas" w:hAnsi="Consolas" w:cs="Consolas"/>
          <w:sz w:val="16"/>
          <w:szCs w:val="19"/>
          <w:rPrChange w:id="478" w:author="Author">
            <w:rPr>
              <w:rFonts w:ascii="Consolas" w:hAnsi="Consolas" w:cs="Consolas"/>
              <w:sz w:val="20"/>
              <w:szCs w:val="19"/>
            </w:rPr>
          </w:rPrChange>
        </w:rPr>
        <w:t>.WriteLine</w:t>
      </w:r>
      <w:proofErr w:type="spellEnd"/>
      <w:r w:rsidRPr="003D36FB">
        <w:rPr>
          <w:rFonts w:ascii="Consolas" w:hAnsi="Consolas" w:cs="Consolas"/>
          <w:sz w:val="16"/>
          <w:szCs w:val="19"/>
          <w:rPrChange w:id="479" w:author="Author">
            <w:rPr>
              <w:rFonts w:ascii="Consolas" w:hAnsi="Consolas" w:cs="Consolas"/>
              <w:sz w:val="20"/>
              <w:szCs w:val="19"/>
            </w:rPr>
          </w:rPrChange>
        </w:rPr>
        <w:t>(</w:t>
      </w:r>
      <w:r w:rsidRPr="003D36FB">
        <w:rPr>
          <w:rFonts w:ascii="Consolas" w:hAnsi="Consolas" w:cs="Consolas"/>
          <w:color w:val="A31515"/>
          <w:sz w:val="16"/>
          <w:szCs w:val="19"/>
          <w:rPrChange w:id="480" w:author="Author">
            <w:rPr>
              <w:rFonts w:ascii="Consolas" w:hAnsi="Consolas" w:cs="Consolas"/>
              <w:color w:val="A31515"/>
              <w:sz w:val="20"/>
              <w:szCs w:val="19"/>
            </w:rPr>
          </w:rPrChange>
        </w:rPr>
        <w:t>"Source signaled an error: {0}."</w:t>
      </w:r>
      <w:r w:rsidRPr="003D36FB">
        <w:rPr>
          <w:rFonts w:ascii="Consolas" w:hAnsi="Consolas" w:cs="Consolas"/>
          <w:sz w:val="16"/>
          <w:szCs w:val="19"/>
          <w:rPrChange w:id="481" w:author="Author">
            <w:rPr>
              <w:rFonts w:ascii="Consolas" w:hAnsi="Consolas" w:cs="Consolas"/>
              <w:sz w:val="20"/>
              <w:szCs w:val="19"/>
            </w:rPr>
          </w:rPrChange>
        </w:rPr>
        <w:t xml:space="preserve">, </w:t>
      </w:r>
      <w:proofErr w:type="spellStart"/>
      <w:r w:rsidRPr="003D36FB">
        <w:rPr>
          <w:rFonts w:ascii="Consolas" w:hAnsi="Consolas" w:cs="Consolas"/>
          <w:sz w:val="16"/>
          <w:szCs w:val="19"/>
          <w:rPrChange w:id="482" w:author="Author">
            <w:rPr>
              <w:rFonts w:ascii="Consolas" w:hAnsi="Consolas" w:cs="Consolas"/>
              <w:sz w:val="20"/>
              <w:szCs w:val="19"/>
            </w:rPr>
          </w:rPrChange>
        </w:rPr>
        <w:t>ex.Message</w:t>
      </w:r>
      <w:proofErr w:type="spellEnd"/>
      <w:r w:rsidRPr="003D36FB">
        <w:rPr>
          <w:rFonts w:ascii="Consolas" w:hAnsi="Consolas" w:cs="Consolas"/>
          <w:sz w:val="16"/>
          <w:szCs w:val="19"/>
          <w:rPrChange w:id="483" w:author="Author">
            <w:rPr>
              <w:rFonts w:ascii="Consolas" w:hAnsi="Consolas" w:cs="Consolas"/>
              <w:sz w:val="20"/>
              <w:szCs w:val="19"/>
            </w:rPr>
          </w:rPrChange>
        </w:rPr>
        <w:t>);</w:t>
      </w:r>
      <w:r w:rsidRPr="003D36FB">
        <w:rPr>
          <w:rFonts w:ascii="Consolas" w:hAnsi="Consolas" w:cs="Consolas"/>
          <w:sz w:val="16"/>
          <w:szCs w:val="19"/>
          <w:rPrChange w:id="484" w:author="Author">
            <w:rPr>
              <w:rFonts w:ascii="Consolas" w:hAnsi="Consolas" w:cs="Consolas"/>
              <w:sz w:val="20"/>
              <w:szCs w:val="19"/>
            </w:rPr>
          </w:rPrChange>
        </w:rPr>
        <w:br/>
        <w:t xml:space="preserve">        },</w:t>
      </w:r>
      <w:r w:rsidRPr="003D36FB">
        <w:rPr>
          <w:rFonts w:ascii="Consolas" w:hAnsi="Consolas" w:cs="Consolas"/>
          <w:sz w:val="16"/>
          <w:szCs w:val="19"/>
          <w:rPrChange w:id="485" w:author="Author">
            <w:rPr>
              <w:rFonts w:ascii="Consolas" w:hAnsi="Consolas" w:cs="Consolas"/>
              <w:sz w:val="20"/>
              <w:szCs w:val="19"/>
            </w:rPr>
          </w:rPrChange>
        </w:rPr>
        <w:br/>
        <w:t xml:space="preserve">        () =&gt; {</w:t>
      </w:r>
      <w:r w:rsidRPr="003D36FB">
        <w:rPr>
          <w:rFonts w:ascii="Consolas" w:hAnsi="Consolas" w:cs="Consolas"/>
          <w:sz w:val="16"/>
          <w:szCs w:val="19"/>
          <w:rPrChange w:id="486" w:author="Author">
            <w:rPr>
              <w:rFonts w:ascii="Consolas" w:hAnsi="Consolas" w:cs="Consolas"/>
              <w:sz w:val="20"/>
              <w:szCs w:val="19"/>
            </w:rPr>
          </w:rPrChange>
        </w:rPr>
        <w:br/>
        <w:t xml:space="preserve">            </w:t>
      </w:r>
      <w:proofErr w:type="spellStart"/>
      <w:r w:rsidRPr="003D36FB">
        <w:rPr>
          <w:rFonts w:ascii="Consolas" w:hAnsi="Consolas" w:cs="Consolas"/>
          <w:color w:val="2B91AF"/>
          <w:sz w:val="16"/>
          <w:szCs w:val="19"/>
          <w:rPrChange w:id="487" w:author="Author">
            <w:rPr>
              <w:rFonts w:ascii="Consolas" w:hAnsi="Consolas" w:cs="Consolas"/>
              <w:color w:val="2B91AF"/>
              <w:sz w:val="20"/>
              <w:szCs w:val="19"/>
            </w:rPr>
          </w:rPrChange>
        </w:rPr>
        <w:t>Console</w:t>
      </w:r>
      <w:r w:rsidRPr="003D36FB">
        <w:rPr>
          <w:rFonts w:ascii="Consolas" w:hAnsi="Consolas" w:cs="Consolas"/>
          <w:sz w:val="16"/>
          <w:szCs w:val="19"/>
          <w:rPrChange w:id="488" w:author="Author">
            <w:rPr>
              <w:rFonts w:ascii="Consolas" w:hAnsi="Consolas" w:cs="Consolas"/>
              <w:sz w:val="20"/>
              <w:szCs w:val="19"/>
            </w:rPr>
          </w:rPrChange>
        </w:rPr>
        <w:t>.WriteLine</w:t>
      </w:r>
      <w:proofErr w:type="spellEnd"/>
      <w:r w:rsidRPr="003D36FB">
        <w:rPr>
          <w:rFonts w:ascii="Consolas" w:hAnsi="Consolas" w:cs="Consolas"/>
          <w:sz w:val="16"/>
          <w:szCs w:val="19"/>
          <w:rPrChange w:id="489" w:author="Author">
            <w:rPr>
              <w:rFonts w:ascii="Consolas" w:hAnsi="Consolas" w:cs="Consolas"/>
              <w:sz w:val="20"/>
              <w:szCs w:val="19"/>
            </w:rPr>
          </w:rPrChange>
        </w:rPr>
        <w:t>(</w:t>
      </w:r>
      <w:r w:rsidRPr="003D36FB">
        <w:rPr>
          <w:rFonts w:ascii="Consolas" w:hAnsi="Consolas" w:cs="Consolas"/>
          <w:color w:val="A31515"/>
          <w:sz w:val="16"/>
          <w:szCs w:val="19"/>
          <w:rPrChange w:id="490" w:author="Author">
            <w:rPr>
              <w:rFonts w:ascii="Consolas" w:hAnsi="Consolas" w:cs="Consolas"/>
              <w:color w:val="A31515"/>
              <w:sz w:val="20"/>
              <w:szCs w:val="19"/>
            </w:rPr>
          </w:rPrChange>
        </w:rPr>
        <w:t>"Source said there are no messages to follow anymore."</w:t>
      </w:r>
      <w:r w:rsidRPr="003D36FB">
        <w:rPr>
          <w:rFonts w:ascii="Consolas" w:hAnsi="Consolas" w:cs="Consolas"/>
          <w:sz w:val="16"/>
          <w:szCs w:val="19"/>
          <w:rPrChange w:id="491" w:author="Author">
            <w:rPr>
              <w:rFonts w:ascii="Consolas" w:hAnsi="Consolas" w:cs="Consolas"/>
              <w:sz w:val="20"/>
              <w:szCs w:val="19"/>
            </w:rPr>
          </w:rPrChange>
        </w:rPr>
        <w:t>);</w:t>
      </w:r>
      <w:r w:rsidRPr="003D36FB">
        <w:rPr>
          <w:rFonts w:ascii="Consolas" w:hAnsi="Consolas" w:cs="Consolas"/>
          <w:sz w:val="16"/>
          <w:szCs w:val="19"/>
          <w:rPrChange w:id="492" w:author="Author">
            <w:rPr>
              <w:rFonts w:ascii="Consolas" w:hAnsi="Consolas" w:cs="Consolas"/>
              <w:sz w:val="20"/>
              <w:szCs w:val="19"/>
            </w:rPr>
          </w:rPrChange>
        </w:rPr>
        <w:br/>
        <w:t xml:space="preserve">        }</w:t>
      </w:r>
      <w:r w:rsidRPr="003D36FB">
        <w:rPr>
          <w:rFonts w:ascii="Consolas" w:hAnsi="Consolas" w:cs="Consolas"/>
          <w:sz w:val="16"/>
          <w:szCs w:val="19"/>
          <w:rPrChange w:id="493" w:author="Author">
            <w:rPr>
              <w:rFonts w:ascii="Consolas" w:hAnsi="Consolas" w:cs="Consolas"/>
              <w:sz w:val="20"/>
              <w:szCs w:val="19"/>
            </w:rPr>
          </w:rPrChange>
        </w:rPr>
        <w:br/>
        <w:t xml:space="preserve">    );</w:t>
      </w:r>
      <w:r w:rsidRPr="003D36FB">
        <w:rPr>
          <w:rFonts w:ascii="Consolas" w:hAnsi="Consolas" w:cs="Consolas"/>
          <w:sz w:val="16"/>
          <w:szCs w:val="19"/>
          <w:rPrChange w:id="494" w:author="Author">
            <w:rPr>
              <w:rFonts w:ascii="Consolas" w:hAnsi="Consolas" w:cs="Consolas"/>
              <w:sz w:val="20"/>
              <w:szCs w:val="19"/>
            </w:rPr>
          </w:rPrChange>
        </w:rPr>
        <w:br/>
      </w:r>
      <w:r w:rsidRPr="003D36FB">
        <w:rPr>
          <w:sz w:val="18"/>
          <w:rPrChange w:id="495" w:author="Author">
            <w:rPr/>
          </w:rPrChange>
        </w:rPr>
        <w:br/>
      </w:r>
      <w:r w:rsidRPr="003D36FB">
        <w:rPr>
          <w:b/>
          <w:sz w:val="18"/>
          <w:rPrChange w:id="496" w:author="Author">
            <w:rPr>
              <w:b/>
            </w:rPr>
          </w:rPrChange>
        </w:rPr>
        <w:t>Exercise:</w:t>
      </w:r>
      <w:r w:rsidRPr="003D36FB">
        <w:rPr>
          <w:sz w:val="18"/>
          <w:rPrChange w:id="497" w:author="Author">
            <w:rPr/>
          </w:rPrChange>
        </w:rPr>
        <w:t xml:space="preserve">  It’s left as an exercise for the reader to eliminate</w:t>
      </w:r>
      <w:r w:rsidR="006B159D" w:rsidRPr="003D36FB">
        <w:rPr>
          <w:sz w:val="18"/>
          <w:rPrChange w:id="498" w:author="Author">
            <w:rPr/>
          </w:rPrChange>
        </w:rPr>
        <w:t xml:space="preserve"> any excessive syntax in the sample above, such as types than can be inferred, redundant curly braces, etc.</w:t>
      </w:r>
      <w:r w:rsidR="006B159D" w:rsidRPr="003D36FB">
        <w:rPr>
          <w:sz w:val="18"/>
          <w:rPrChange w:id="499" w:author="Author">
            <w:rPr/>
          </w:rPrChange>
        </w:rPr>
        <w:br/>
      </w:r>
    </w:p>
    <w:p w:rsidR="00E06003" w:rsidRPr="003D36FB" w:rsidRDefault="002F567E" w:rsidP="00E06003">
      <w:pPr>
        <w:pStyle w:val="ListParagraph"/>
        <w:numPr>
          <w:ilvl w:val="0"/>
          <w:numId w:val="3"/>
        </w:numPr>
        <w:rPr>
          <w:sz w:val="18"/>
          <w:rPrChange w:id="500" w:author="Author">
            <w:rPr/>
          </w:rPrChange>
        </w:rPr>
      </w:pPr>
      <w:r w:rsidRPr="003D36FB">
        <w:rPr>
          <w:sz w:val="18"/>
          <w:rPrChange w:id="501" w:author="Author">
            <w:rPr/>
          </w:rPrChange>
        </w:rPr>
        <w:t xml:space="preserve">To see operators that can be applied to IObservable&lt;T&gt; objects, add a </w:t>
      </w:r>
      <w:r w:rsidRPr="003D36FB">
        <w:rPr>
          <w:rFonts w:ascii="Consolas" w:hAnsi="Consolas" w:cs="Consolas"/>
          <w:b/>
          <w:sz w:val="18"/>
          <w:rPrChange w:id="502" w:author="Author">
            <w:rPr>
              <w:rFonts w:ascii="Consolas" w:hAnsi="Consolas" w:cs="Consolas"/>
              <w:b/>
            </w:rPr>
          </w:rPrChange>
        </w:rPr>
        <w:t>using</w:t>
      </w:r>
      <w:r w:rsidRPr="003D36FB">
        <w:rPr>
          <w:sz w:val="18"/>
          <w:rPrChange w:id="503" w:author="Author">
            <w:rPr/>
          </w:rPrChange>
        </w:rPr>
        <w:t xml:space="preserve"> directive to import the </w:t>
      </w:r>
      <w:proofErr w:type="spellStart"/>
      <w:r w:rsidRPr="003D36FB">
        <w:rPr>
          <w:rFonts w:ascii="Consolas" w:hAnsi="Consolas" w:cs="Consolas"/>
          <w:b/>
          <w:sz w:val="18"/>
          <w:rPrChange w:id="504" w:author="Author">
            <w:rPr>
              <w:rFonts w:ascii="Consolas" w:hAnsi="Consolas" w:cs="Consolas"/>
              <w:b/>
            </w:rPr>
          </w:rPrChange>
        </w:rPr>
        <w:t>System.</w:t>
      </w:r>
      <w:r w:rsidR="00116B8A" w:rsidRPr="003D36FB">
        <w:rPr>
          <w:rFonts w:ascii="Consolas" w:hAnsi="Consolas" w:cs="Consolas"/>
          <w:b/>
          <w:sz w:val="18"/>
          <w:rPrChange w:id="505" w:author="Author">
            <w:rPr>
              <w:rFonts w:ascii="Consolas" w:hAnsi="Consolas" w:cs="Consolas"/>
              <w:b/>
            </w:rPr>
          </w:rPrChange>
        </w:rPr>
        <w:t>Reactive.</w:t>
      </w:r>
      <w:r w:rsidRPr="003D36FB">
        <w:rPr>
          <w:rFonts w:ascii="Consolas" w:hAnsi="Consolas" w:cs="Consolas"/>
          <w:b/>
          <w:sz w:val="18"/>
          <w:rPrChange w:id="506" w:author="Author">
            <w:rPr>
              <w:rFonts w:ascii="Consolas" w:hAnsi="Consolas" w:cs="Consolas"/>
              <w:b/>
            </w:rPr>
          </w:rPrChange>
        </w:rPr>
        <w:t>Linq</w:t>
      </w:r>
      <w:proofErr w:type="spellEnd"/>
      <w:r w:rsidRPr="003D36FB">
        <w:rPr>
          <w:sz w:val="18"/>
          <w:rPrChange w:id="507" w:author="Author">
            <w:rPr/>
          </w:rPrChange>
        </w:rPr>
        <w:t xml:space="preserve"> namespace. “Dot into” our source object again, this time revealing a whole bunch of operators. For those familiar with LINQ, try finding some of your favorite operators such as Where, Select, etc.</w:t>
      </w:r>
      <w:r w:rsidR="00980D68" w:rsidRPr="003D36FB">
        <w:rPr>
          <w:sz w:val="18"/>
          <w:rPrChange w:id="508" w:author="Author">
            <w:rPr/>
          </w:rPrChange>
        </w:rPr>
        <w:br/>
      </w:r>
      <w:r w:rsidR="00980D68" w:rsidRPr="003D36FB">
        <w:rPr>
          <w:sz w:val="18"/>
          <w:rPrChange w:id="509" w:author="Author">
            <w:rPr/>
          </w:rPrChange>
        </w:rPr>
        <w:br/>
      </w:r>
      <w:r w:rsidR="00980D68" w:rsidRPr="003D36FB">
        <w:rPr>
          <w:noProof/>
          <w:sz w:val="18"/>
          <w:rPrChange w:id="510" w:author="Author">
            <w:rPr>
              <w:noProof/>
            </w:rPr>
          </w:rPrChange>
        </w:rPr>
        <w:lastRenderedPageBreak/>
        <w:drawing>
          <wp:inline distT="0" distB="0" distL="0" distR="0" wp14:anchorId="58B4274D" wp14:editId="12548E84">
            <wp:extent cx="5714286" cy="3895238"/>
            <wp:effectExtent l="0" t="0" r="127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14286" cy="3895238"/>
                    </a:xfrm>
                    <a:prstGeom prst="rect">
                      <a:avLst/>
                    </a:prstGeom>
                  </pic:spPr>
                </pic:pic>
              </a:graphicData>
            </a:graphic>
          </wp:inline>
        </w:drawing>
      </w:r>
      <w:r w:rsidR="00980D68" w:rsidRPr="003D36FB">
        <w:rPr>
          <w:sz w:val="18"/>
          <w:rPrChange w:id="511" w:author="Author">
            <w:rPr/>
          </w:rPrChange>
        </w:rPr>
        <w:br/>
      </w:r>
    </w:p>
    <w:p w:rsidR="00EA062F" w:rsidRPr="003D36FB" w:rsidRDefault="002F567E">
      <w:pPr>
        <w:rPr>
          <w:b/>
          <w:sz w:val="18"/>
          <w:rPrChange w:id="512" w:author="Author">
            <w:rPr>
              <w:b/>
            </w:rPr>
          </w:rPrChange>
        </w:rPr>
      </w:pPr>
      <w:r w:rsidRPr="003D36FB">
        <w:rPr>
          <w:b/>
          <w:sz w:val="18"/>
          <w:rPrChange w:id="513" w:author="Author">
            <w:rPr>
              <w:b/>
            </w:rPr>
          </w:rPrChange>
        </w:rPr>
        <w:t xml:space="preserve">Conclusion:  </w:t>
      </w:r>
      <w:r w:rsidRPr="003D36FB">
        <w:rPr>
          <w:sz w:val="18"/>
          <w:rPrChange w:id="514" w:author="Author">
            <w:rPr/>
          </w:rPrChange>
        </w:rPr>
        <w:t xml:space="preserve">The </w:t>
      </w:r>
      <w:proofErr w:type="spellStart"/>
      <w:r w:rsidRPr="003D36FB">
        <w:rPr>
          <w:sz w:val="18"/>
          <w:rPrChange w:id="515" w:author="Author">
            <w:rPr/>
          </w:rPrChange>
        </w:rPr>
        <w:t>IObservable</w:t>
      </w:r>
      <w:proofErr w:type="spellEnd"/>
      <w:r w:rsidRPr="003D36FB">
        <w:rPr>
          <w:sz w:val="18"/>
          <w:rPrChange w:id="516" w:author="Author">
            <w:rPr/>
          </w:rPrChange>
        </w:rPr>
        <w:t xml:space="preserve">&lt;T&gt; and </w:t>
      </w:r>
      <w:proofErr w:type="spellStart"/>
      <w:r w:rsidRPr="003D36FB">
        <w:rPr>
          <w:sz w:val="18"/>
          <w:rPrChange w:id="517" w:author="Author">
            <w:rPr/>
          </w:rPrChange>
        </w:rPr>
        <w:t>IObserver</w:t>
      </w:r>
      <w:proofErr w:type="spellEnd"/>
      <w:r w:rsidRPr="003D36FB">
        <w:rPr>
          <w:sz w:val="18"/>
          <w:rPrChange w:id="518" w:author="Author">
            <w:rPr/>
          </w:rPrChange>
        </w:rPr>
        <w:t xml:space="preserve">&lt;T&gt; interfaces represent a data source and a listener, respectively. In order to observe an observable sequence’s notifications, one gives it an observer object using the Subscribe method, receiving an </w:t>
      </w:r>
      <w:proofErr w:type="spellStart"/>
      <w:r w:rsidRPr="003D36FB">
        <w:rPr>
          <w:sz w:val="18"/>
          <w:rPrChange w:id="519" w:author="Author">
            <w:rPr/>
          </w:rPrChange>
        </w:rPr>
        <w:t>IDisposable</w:t>
      </w:r>
      <w:proofErr w:type="spellEnd"/>
      <w:r w:rsidRPr="003D36FB">
        <w:rPr>
          <w:sz w:val="18"/>
          <w:rPrChange w:id="520" w:author="Author">
            <w:rPr/>
          </w:rPrChange>
        </w:rPr>
        <w:t xml:space="preserve"> object that be used to unsubscribe. While those interfaces are in the .NET 4</w:t>
      </w:r>
      <w:ins w:id="521" w:author="Author">
        <w:r w:rsidR="001C6B33" w:rsidRPr="003D36FB">
          <w:rPr>
            <w:sz w:val="18"/>
            <w:rPrChange w:id="522" w:author="Author">
              <w:rPr/>
            </w:rPrChange>
          </w:rPr>
          <w:t>.5</w:t>
        </w:r>
      </w:ins>
      <w:r w:rsidRPr="003D36FB">
        <w:rPr>
          <w:sz w:val="18"/>
          <w:rPrChange w:id="523" w:author="Author">
            <w:rPr/>
          </w:rPrChange>
        </w:rPr>
        <w:t xml:space="preserve"> BCL, they’re only available through a </w:t>
      </w:r>
      <w:proofErr w:type="spellStart"/>
      <w:r w:rsidRPr="003D36FB">
        <w:rPr>
          <w:sz w:val="18"/>
          <w:rPrChange w:id="524" w:author="Author">
            <w:rPr/>
          </w:rPrChange>
        </w:rPr>
        <w:t>System.Observable</w:t>
      </w:r>
      <w:proofErr w:type="spellEnd"/>
      <w:r w:rsidRPr="003D36FB">
        <w:rPr>
          <w:sz w:val="18"/>
          <w:rPrChange w:id="525" w:author="Author">
            <w:rPr/>
          </w:rPrChange>
        </w:rPr>
        <w:t xml:space="preserve"> assembly on other platforms. To enable rich functionality over observable sequences (as we’ll discuss thoroughly in what follows), </w:t>
      </w:r>
      <w:proofErr w:type="spellStart"/>
      <w:r w:rsidRPr="003D36FB">
        <w:rPr>
          <w:sz w:val="18"/>
          <w:rPrChange w:id="526" w:author="Author">
            <w:rPr/>
          </w:rPrChange>
        </w:rPr>
        <w:t>System.Reactive</w:t>
      </w:r>
      <w:proofErr w:type="spellEnd"/>
      <w:r w:rsidRPr="003D36FB">
        <w:rPr>
          <w:sz w:val="18"/>
          <w:rPrChange w:id="527" w:author="Author">
            <w:rPr/>
          </w:rPrChange>
        </w:rPr>
        <w:t xml:space="preserve"> provides a series of extension methods that can be imported through the System and </w:t>
      </w:r>
      <w:proofErr w:type="spellStart"/>
      <w:r w:rsidRPr="003D36FB">
        <w:rPr>
          <w:sz w:val="18"/>
          <w:rPrChange w:id="528" w:author="Author">
            <w:rPr/>
          </w:rPrChange>
        </w:rPr>
        <w:t>System.</w:t>
      </w:r>
      <w:r w:rsidR="00865CA4" w:rsidRPr="003D36FB">
        <w:rPr>
          <w:sz w:val="18"/>
          <w:rPrChange w:id="529" w:author="Author">
            <w:rPr/>
          </w:rPrChange>
        </w:rPr>
        <w:t>Reactive.</w:t>
      </w:r>
      <w:r w:rsidRPr="003D36FB">
        <w:rPr>
          <w:sz w:val="18"/>
          <w:rPrChange w:id="530" w:author="Author">
            <w:rPr/>
          </w:rPrChange>
        </w:rPr>
        <w:t>Linq</w:t>
      </w:r>
      <w:proofErr w:type="spellEnd"/>
      <w:r w:rsidRPr="003D36FB">
        <w:rPr>
          <w:sz w:val="18"/>
          <w:rPrChange w:id="531" w:author="Author">
            <w:rPr/>
          </w:rPrChange>
        </w:rPr>
        <w:t xml:space="preserve"> namespaces.</w:t>
      </w:r>
    </w:p>
    <w:p w:rsidR="00EA062F" w:rsidRPr="003D36FB" w:rsidRDefault="004B1C0A" w:rsidP="003D36FB">
      <w:pPr>
        <w:pStyle w:val="Heading1"/>
        <w:rPr>
          <w:rPrChange w:id="532" w:author="Author">
            <w:rPr/>
          </w:rPrChange>
        </w:rPr>
        <w:pPrChange w:id="533" w:author="Author">
          <w:pPr>
            <w:pStyle w:val="Heading1"/>
          </w:pPr>
        </w:pPrChange>
      </w:pPr>
      <w:r w:rsidRPr="003D36FB">
        <w:rPr>
          <w:rPrChange w:id="534" w:author="Author">
            <w:rPr/>
          </w:rPrChange>
        </w:rPr>
        <w:t>Exercise 2 – Creating observable sequences</w:t>
      </w:r>
    </w:p>
    <w:p w:rsidR="00301BC9" w:rsidRPr="003D36FB" w:rsidRDefault="00301BC9" w:rsidP="00301BC9">
      <w:pPr>
        <w:rPr>
          <w:sz w:val="18"/>
          <w:rPrChange w:id="535" w:author="Author">
            <w:rPr/>
          </w:rPrChange>
        </w:rPr>
      </w:pPr>
      <w:r w:rsidRPr="003D36FB">
        <w:rPr>
          <w:b/>
          <w:sz w:val="18"/>
          <w:rPrChange w:id="536" w:author="Author">
            <w:rPr>
              <w:b/>
            </w:rPr>
          </w:rPrChange>
        </w:rPr>
        <w:t xml:space="preserve">Objective:  </w:t>
      </w:r>
      <w:r w:rsidRPr="003D36FB">
        <w:rPr>
          <w:sz w:val="18"/>
          <w:rPrChange w:id="537" w:author="Author">
            <w:rPr/>
          </w:rPrChange>
        </w:rPr>
        <w:t xml:space="preserve">Observable sequences are rarely provided by implementing the IObservable&lt;T&gt; interface directly. Instead a whole set of factory methods exist that create </w:t>
      </w:r>
      <w:r w:rsidR="000A296E" w:rsidRPr="003D36FB">
        <w:rPr>
          <w:sz w:val="18"/>
          <w:rPrChange w:id="538" w:author="Author">
            <w:rPr/>
          </w:rPrChange>
        </w:rPr>
        <w:t xml:space="preserve">primitive </w:t>
      </w:r>
      <w:r w:rsidRPr="003D36FB">
        <w:rPr>
          <w:sz w:val="18"/>
          <w:rPrChange w:id="539" w:author="Author">
            <w:rPr/>
          </w:rPrChange>
        </w:rPr>
        <w:t>observable sequences. Those factory methods provide a good means for initial exploration of the core notions of observable sources and observers.</w:t>
      </w:r>
    </w:p>
    <w:p w:rsidR="00301BC9" w:rsidRPr="003D36FB" w:rsidRDefault="004C6ABF" w:rsidP="000A296E">
      <w:pPr>
        <w:pStyle w:val="ListParagraph"/>
        <w:numPr>
          <w:ilvl w:val="0"/>
          <w:numId w:val="4"/>
        </w:numPr>
        <w:rPr>
          <w:sz w:val="18"/>
          <w:rPrChange w:id="540" w:author="Author">
            <w:rPr/>
          </w:rPrChange>
        </w:rPr>
      </w:pPr>
      <w:r w:rsidRPr="003D36FB">
        <w:rPr>
          <w:sz w:val="18"/>
          <w:rPrChange w:id="541" w:author="Author">
            <w:rPr/>
          </w:rPrChange>
        </w:rPr>
        <w:t xml:space="preserve">Ensure the project setup of Exercise 1 is still intact, i.e. </w:t>
      </w:r>
      <w:r w:rsidR="002C7B2D" w:rsidRPr="003D36FB">
        <w:rPr>
          <w:sz w:val="18"/>
          <w:rPrChange w:id="542" w:author="Author">
            <w:rPr/>
          </w:rPrChange>
        </w:rPr>
        <w:t xml:space="preserve">the </w:t>
      </w:r>
      <w:r w:rsidRPr="003D36FB">
        <w:rPr>
          <w:sz w:val="18"/>
          <w:rPrChange w:id="543" w:author="Author">
            <w:rPr/>
          </w:rPrChange>
        </w:rPr>
        <w:t>reference</w:t>
      </w:r>
      <w:r w:rsidR="002C7B2D" w:rsidRPr="003D36FB">
        <w:rPr>
          <w:sz w:val="18"/>
          <w:rPrChange w:id="544" w:author="Author">
            <w:rPr/>
          </w:rPrChange>
        </w:rPr>
        <w:t xml:space="preserve"> </w:t>
      </w:r>
      <w:r w:rsidRPr="003D36FB">
        <w:rPr>
          <w:sz w:val="18"/>
          <w:rPrChange w:id="545" w:author="Author">
            <w:rPr/>
          </w:rPrChange>
        </w:rPr>
        <w:t xml:space="preserve">to </w:t>
      </w:r>
      <w:proofErr w:type="spellStart"/>
      <w:r w:rsidRPr="003D36FB">
        <w:rPr>
          <w:sz w:val="18"/>
          <w:rPrChange w:id="546" w:author="Author">
            <w:rPr/>
          </w:rPrChange>
        </w:rPr>
        <w:t>System.Reactive</w:t>
      </w:r>
      <w:proofErr w:type="spellEnd"/>
      <w:r w:rsidRPr="003D36FB">
        <w:rPr>
          <w:sz w:val="18"/>
          <w:rPrChange w:id="547" w:author="Author">
            <w:rPr/>
          </w:rPrChange>
        </w:rPr>
        <w:t xml:space="preserve"> </w:t>
      </w:r>
      <w:r w:rsidR="002C7B2D" w:rsidRPr="003D36FB">
        <w:rPr>
          <w:sz w:val="18"/>
          <w:rPrChange w:id="548" w:author="Author">
            <w:rPr/>
          </w:rPrChange>
        </w:rPr>
        <w:t xml:space="preserve">is </w:t>
      </w:r>
      <w:r w:rsidRPr="003D36FB">
        <w:rPr>
          <w:sz w:val="18"/>
          <w:rPrChange w:id="549" w:author="Author">
            <w:rPr/>
          </w:rPrChange>
        </w:rPr>
        <w:t xml:space="preserve">in place and both the System and </w:t>
      </w:r>
      <w:proofErr w:type="spellStart"/>
      <w:r w:rsidRPr="003D36FB">
        <w:rPr>
          <w:sz w:val="18"/>
          <w:rPrChange w:id="550" w:author="Author">
            <w:rPr/>
          </w:rPrChange>
        </w:rPr>
        <w:t>System.</w:t>
      </w:r>
      <w:r w:rsidR="002C7B2D" w:rsidRPr="003D36FB">
        <w:rPr>
          <w:sz w:val="18"/>
          <w:rPrChange w:id="551" w:author="Author">
            <w:rPr/>
          </w:rPrChange>
        </w:rPr>
        <w:t>Reactive.</w:t>
      </w:r>
      <w:r w:rsidRPr="003D36FB">
        <w:rPr>
          <w:sz w:val="18"/>
          <w:rPrChange w:id="552" w:author="Author">
            <w:rPr/>
          </w:rPrChange>
        </w:rPr>
        <w:t>Linq</w:t>
      </w:r>
      <w:proofErr w:type="spellEnd"/>
      <w:r w:rsidRPr="003D36FB">
        <w:rPr>
          <w:sz w:val="18"/>
          <w:rPrChange w:id="553" w:author="Author">
            <w:rPr/>
          </w:rPrChange>
        </w:rPr>
        <w:t xml:space="preserve"> namespaces are imported in your </w:t>
      </w:r>
      <w:proofErr w:type="spellStart"/>
      <w:r w:rsidRPr="003D36FB">
        <w:rPr>
          <w:sz w:val="18"/>
          <w:rPrChange w:id="554" w:author="Author">
            <w:rPr/>
          </w:rPrChange>
        </w:rPr>
        <w:t>Program.cs</w:t>
      </w:r>
      <w:proofErr w:type="spellEnd"/>
      <w:r w:rsidRPr="003D36FB">
        <w:rPr>
          <w:sz w:val="18"/>
          <w:rPrChange w:id="555" w:author="Author">
            <w:rPr/>
          </w:rPrChange>
        </w:rPr>
        <w:t xml:space="preserve"> file.</w:t>
      </w:r>
      <w:r w:rsidR="0099034C" w:rsidRPr="003D36FB">
        <w:rPr>
          <w:sz w:val="18"/>
          <w:rPrChange w:id="556" w:author="Author">
            <w:rPr/>
          </w:rPrChange>
        </w:rPr>
        <w:t xml:space="preserve"> Also ensure the following skeleton code is still present:</w:t>
      </w:r>
      <w:r w:rsidR="0099034C" w:rsidRPr="003D36FB">
        <w:rPr>
          <w:sz w:val="18"/>
          <w:rPrChange w:id="557" w:author="Author">
            <w:rPr/>
          </w:rPrChange>
        </w:rPr>
        <w:br/>
      </w:r>
      <w:r w:rsidR="0099034C" w:rsidRPr="003D36FB">
        <w:rPr>
          <w:sz w:val="18"/>
          <w:rPrChange w:id="558" w:author="Author">
            <w:rPr/>
          </w:rPrChange>
        </w:rPr>
        <w:br/>
      </w:r>
      <w:r w:rsidR="0099034C" w:rsidRPr="003D36FB">
        <w:rPr>
          <w:rFonts w:ascii="Consolas" w:hAnsi="Consolas" w:cs="Consolas"/>
          <w:color w:val="2B91AF"/>
          <w:sz w:val="16"/>
          <w:szCs w:val="19"/>
          <w:rPrChange w:id="559" w:author="Author">
            <w:rPr>
              <w:rFonts w:ascii="Consolas" w:hAnsi="Consolas" w:cs="Consolas"/>
              <w:color w:val="2B91AF"/>
              <w:sz w:val="20"/>
              <w:szCs w:val="19"/>
            </w:rPr>
          </w:rPrChange>
        </w:rPr>
        <w:t xml:space="preserve">    </w:t>
      </w:r>
      <w:proofErr w:type="spellStart"/>
      <w:r w:rsidR="0099034C" w:rsidRPr="003D36FB">
        <w:rPr>
          <w:rFonts w:ascii="Consolas" w:hAnsi="Consolas" w:cs="Consolas"/>
          <w:color w:val="2B91AF"/>
          <w:sz w:val="16"/>
          <w:szCs w:val="19"/>
          <w:rPrChange w:id="560" w:author="Author">
            <w:rPr>
              <w:rFonts w:ascii="Consolas" w:hAnsi="Consolas" w:cs="Consolas"/>
              <w:color w:val="2B91AF"/>
              <w:sz w:val="20"/>
              <w:szCs w:val="19"/>
            </w:rPr>
          </w:rPrChange>
        </w:rPr>
        <w:t>IObservable</w:t>
      </w:r>
      <w:proofErr w:type="spellEnd"/>
      <w:r w:rsidR="0099034C" w:rsidRPr="003D36FB">
        <w:rPr>
          <w:rFonts w:ascii="Consolas" w:hAnsi="Consolas" w:cs="Consolas"/>
          <w:sz w:val="16"/>
          <w:szCs w:val="19"/>
          <w:rPrChange w:id="561" w:author="Author">
            <w:rPr>
              <w:rFonts w:ascii="Consolas" w:hAnsi="Consolas" w:cs="Consolas"/>
              <w:sz w:val="20"/>
              <w:szCs w:val="19"/>
            </w:rPr>
          </w:rPrChange>
        </w:rPr>
        <w:t>&lt;</w:t>
      </w:r>
      <w:proofErr w:type="spellStart"/>
      <w:r w:rsidR="0099034C" w:rsidRPr="003D36FB">
        <w:rPr>
          <w:rFonts w:ascii="Consolas" w:hAnsi="Consolas" w:cs="Consolas"/>
          <w:color w:val="0000FF"/>
          <w:sz w:val="16"/>
          <w:szCs w:val="19"/>
          <w:rPrChange w:id="562" w:author="Author">
            <w:rPr>
              <w:rFonts w:ascii="Consolas" w:hAnsi="Consolas" w:cs="Consolas"/>
              <w:color w:val="0000FF"/>
              <w:sz w:val="20"/>
              <w:szCs w:val="19"/>
            </w:rPr>
          </w:rPrChange>
        </w:rPr>
        <w:t>int</w:t>
      </w:r>
      <w:proofErr w:type="spellEnd"/>
      <w:r w:rsidR="0099034C" w:rsidRPr="003D36FB">
        <w:rPr>
          <w:rFonts w:ascii="Consolas" w:hAnsi="Consolas" w:cs="Consolas"/>
          <w:sz w:val="16"/>
          <w:szCs w:val="19"/>
          <w:rPrChange w:id="563" w:author="Author">
            <w:rPr>
              <w:rFonts w:ascii="Consolas" w:hAnsi="Consolas" w:cs="Consolas"/>
              <w:sz w:val="20"/>
              <w:szCs w:val="19"/>
            </w:rPr>
          </w:rPrChange>
        </w:rPr>
        <w:t xml:space="preserve">&gt; source = </w:t>
      </w:r>
      <w:r w:rsidR="000A296E" w:rsidRPr="003D36FB">
        <w:rPr>
          <w:rFonts w:ascii="Consolas" w:hAnsi="Consolas" w:cs="Consolas"/>
          <w:color w:val="008000"/>
          <w:sz w:val="16"/>
          <w:szCs w:val="19"/>
          <w:rPrChange w:id="564" w:author="Author">
            <w:rPr>
              <w:rFonts w:ascii="Consolas" w:hAnsi="Consolas" w:cs="Consolas"/>
              <w:color w:val="008000"/>
              <w:sz w:val="19"/>
              <w:szCs w:val="19"/>
            </w:rPr>
          </w:rPrChange>
        </w:rPr>
        <w:t>/* We’ll explore a set of factory methods here */</w:t>
      </w:r>
      <w:r w:rsidR="0099034C" w:rsidRPr="003D36FB">
        <w:rPr>
          <w:rFonts w:ascii="Consolas" w:hAnsi="Consolas" w:cs="Consolas"/>
          <w:sz w:val="16"/>
          <w:szCs w:val="19"/>
          <w:rPrChange w:id="565" w:author="Author">
            <w:rPr>
              <w:rFonts w:ascii="Consolas" w:hAnsi="Consolas" w:cs="Consolas"/>
              <w:sz w:val="20"/>
              <w:szCs w:val="19"/>
            </w:rPr>
          </w:rPrChange>
        </w:rPr>
        <w:t>;</w:t>
      </w:r>
      <w:r w:rsidR="0099034C" w:rsidRPr="003D36FB">
        <w:rPr>
          <w:rFonts w:ascii="Consolas" w:hAnsi="Consolas" w:cs="Consolas"/>
          <w:sz w:val="16"/>
          <w:szCs w:val="19"/>
          <w:rPrChange w:id="566" w:author="Author">
            <w:rPr>
              <w:rFonts w:ascii="Consolas" w:hAnsi="Consolas" w:cs="Consolas"/>
              <w:sz w:val="20"/>
              <w:szCs w:val="19"/>
            </w:rPr>
          </w:rPrChange>
        </w:rPr>
        <w:br/>
      </w:r>
      <w:r w:rsidR="0099034C" w:rsidRPr="003D36FB">
        <w:rPr>
          <w:rFonts w:ascii="Consolas" w:hAnsi="Consolas" w:cs="Consolas"/>
          <w:color w:val="2B91AF"/>
          <w:sz w:val="16"/>
          <w:szCs w:val="19"/>
          <w:rPrChange w:id="567" w:author="Author">
            <w:rPr>
              <w:rFonts w:ascii="Consolas" w:hAnsi="Consolas" w:cs="Consolas"/>
              <w:color w:val="2B91AF"/>
              <w:sz w:val="20"/>
              <w:szCs w:val="19"/>
            </w:rPr>
          </w:rPrChange>
        </w:rPr>
        <w:t xml:space="preserve">    </w:t>
      </w:r>
      <w:proofErr w:type="spellStart"/>
      <w:r w:rsidR="0099034C" w:rsidRPr="003D36FB">
        <w:rPr>
          <w:rFonts w:ascii="Consolas" w:hAnsi="Consolas" w:cs="Consolas"/>
          <w:color w:val="2B91AF"/>
          <w:sz w:val="16"/>
          <w:szCs w:val="19"/>
          <w:rPrChange w:id="568" w:author="Author">
            <w:rPr>
              <w:rFonts w:ascii="Consolas" w:hAnsi="Consolas" w:cs="Consolas"/>
              <w:color w:val="2B91AF"/>
              <w:sz w:val="20"/>
              <w:szCs w:val="19"/>
            </w:rPr>
          </w:rPrChange>
        </w:rPr>
        <w:t>IDisposable</w:t>
      </w:r>
      <w:proofErr w:type="spellEnd"/>
      <w:r w:rsidR="0099034C" w:rsidRPr="003D36FB">
        <w:rPr>
          <w:rFonts w:ascii="Consolas" w:hAnsi="Consolas" w:cs="Consolas"/>
          <w:sz w:val="16"/>
          <w:szCs w:val="19"/>
          <w:rPrChange w:id="569" w:author="Author">
            <w:rPr>
              <w:rFonts w:ascii="Consolas" w:hAnsi="Consolas" w:cs="Consolas"/>
              <w:sz w:val="20"/>
              <w:szCs w:val="19"/>
            </w:rPr>
          </w:rPrChange>
        </w:rPr>
        <w:t xml:space="preserve"> subscription = </w:t>
      </w:r>
      <w:proofErr w:type="spellStart"/>
      <w:r w:rsidR="0099034C" w:rsidRPr="003D36FB">
        <w:rPr>
          <w:rFonts w:ascii="Consolas" w:hAnsi="Consolas" w:cs="Consolas"/>
          <w:sz w:val="16"/>
          <w:szCs w:val="19"/>
          <w:rPrChange w:id="570" w:author="Author">
            <w:rPr>
              <w:rFonts w:ascii="Consolas" w:hAnsi="Consolas" w:cs="Consolas"/>
              <w:sz w:val="20"/>
              <w:szCs w:val="19"/>
            </w:rPr>
          </w:rPrChange>
        </w:rPr>
        <w:t>source.Subscribe</w:t>
      </w:r>
      <w:proofErr w:type="spellEnd"/>
      <w:r w:rsidR="0099034C" w:rsidRPr="003D36FB">
        <w:rPr>
          <w:rFonts w:ascii="Consolas" w:hAnsi="Consolas" w:cs="Consolas"/>
          <w:sz w:val="16"/>
          <w:szCs w:val="19"/>
          <w:rPrChange w:id="571" w:author="Author">
            <w:rPr>
              <w:rFonts w:ascii="Consolas" w:hAnsi="Consolas" w:cs="Consolas"/>
              <w:sz w:val="20"/>
              <w:szCs w:val="19"/>
            </w:rPr>
          </w:rPrChange>
        </w:rPr>
        <w:t>(</w:t>
      </w:r>
      <w:r w:rsidR="0099034C" w:rsidRPr="003D36FB">
        <w:rPr>
          <w:rFonts w:ascii="Consolas" w:hAnsi="Consolas" w:cs="Consolas"/>
          <w:sz w:val="16"/>
          <w:szCs w:val="19"/>
          <w:rPrChange w:id="572" w:author="Author">
            <w:rPr>
              <w:rFonts w:ascii="Consolas" w:hAnsi="Consolas" w:cs="Consolas"/>
              <w:sz w:val="20"/>
              <w:szCs w:val="19"/>
            </w:rPr>
          </w:rPrChange>
        </w:rPr>
        <w:br/>
        <w:t xml:space="preserve">        x  =&gt; </w:t>
      </w:r>
      <w:proofErr w:type="spellStart"/>
      <w:r w:rsidR="0099034C" w:rsidRPr="003D36FB">
        <w:rPr>
          <w:rFonts w:ascii="Consolas" w:hAnsi="Consolas" w:cs="Consolas"/>
          <w:color w:val="2B91AF"/>
          <w:sz w:val="16"/>
          <w:szCs w:val="19"/>
          <w:rPrChange w:id="573" w:author="Author">
            <w:rPr>
              <w:rFonts w:ascii="Consolas" w:hAnsi="Consolas" w:cs="Consolas"/>
              <w:color w:val="2B91AF"/>
              <w:sz w:val="20"/>
              <w:szCs w:val="19"/>
            </w:rPr>
          </w:rPrChange>
        </w:rPr>
        <w:t>Console</w:t>
      </w:r>
      <w:r w:rsidR="0099034C" w:rsidRPr="003D36FB">
        <w:rPr>
          <w:rFonts w:ascii="Consolas" w:hAnsi="Consolas" w:cs="Consolas"/>
          <w:sz w:val="16"/>
          <w:szCs w:val="19"/>
          <w:rPrChange w:id="574" w:author="Author">
            <w:rPr>
              <w:rFonts w:ascii="Consolas" w:hAnsi="Consolas" w:cs="Consolas"/>
              <w:sz w:val="20"/>
              <w:szCs w:val="19"/>
            </w:rPr>
          </w:rPrChange>
        </w:rPr>
        <w:t>.WriteLine</w:t>
      </w:r>
      <w:proofErr w:type="spellEnd"/>
      <w:r w:rsidR="0099034C" w:rsidRPr="003D36FB">
        <w:rPr>
          <w:rFonts w:ascii="Consolas" w:hAnsi="Consolas" w:cs="Consolas"/>
          <w:sz w:val="16"/>
          <w:szCs w:val="19"/>
          <w:rPrChange w:id="575" w:author="Author">
            <w:rPr>
              <w:rFonts w:ascii="Consolas" w:hAnsi="Consolas" w:cs="Consolas"/>
              <w:sz w:val="20"/>
              <w:szCs w:val="19"/>
            </w:rPr>
          </w:rPrChange>
        </w:rPr>
        <w:t>(</w:t>
      </w:r>
      <w:r w:rsidR="0099034C" w:rsidRPr="003D36FB">
        <w:rPr>
          <w:rFonts w:ascii="Consolas" w:hAnsi="Consolas" w:cs="Consolas"/>
          <w:color w:val="A31515"/>
          <w:sz w:val="16"/>
          <w:szCs w:val="19"/>
          <w:rPrChange w:id="576" w:author="Author">
            <w:rPr>
              <w:rFonts w:ascii="Consolas" w:hAnsi="Consolas" w:cs="Consolas"/>
              <w:color w:val="A31515"/>
              <w:sz w:val="20"/>
              <w:szCs w:val="19"/>
            </w:rPr>
          </w:rPrChange>
        </w:rPr>
        <w:t>"</w:t>
      </w:r>
      <w:proofErr w:type="spellStart"/>
      <w:r w:rsidR="007E3465" w:rsidRPr="003D36FB">
        <w:rPr>
          <w:rFonts w:ascii="Consolas" w:hAnsi="Consolas" w:cs="Consolas"/>
          <w:color w:val="A31515"/>
          <w:sz w:val="16"/>
          <w:szCs w:val="19"/>
          <w:rPrChange w:id="577" w:author="Author">
            <w:rPr>
              <w:rFonts w:ascii="Consolas" w:hAnsi="Consolas" w:cs="Consolas"/>
              <w:color w:val="A31515"/>
              <w:sz w:val="20"/>
              <w:szCs w:val="19"/>
            </w:rPr>
          </w:rPrChange>
        </w:rPr>
        <w:t>OnNext</w:t>
      </w:r>
      <w:proofErr w:type="spellEnd"/>
      <w:r w:rsidR="007E3465" w:rsidRPr="003D36FB">
        <w:rPr>
          <w:rFonts w:ascii="Consolas" w:hAnsi="Consolas" w:cs="Consolas"/>
          <w:color w:val="A31515"/>
          <w:sz w:val="16"/>
          <w:szCs w:val="19"/>
          <w:rPrChange w:id="578" w:author="Author">
            <w:rPr>
              <w:rFonts w:ascii="Consolas" w:hAnsi="Consolas" w:cs="Consolas"/>
              <w:color w:val="A31515"/>
              <w:sz w:val="20"/>
              <w:szCs w:val="19"/>
            </w:rPr>
          </w:rPrChange>
        </w:rPr>
        <w:t xml:space="preserve">:  </w:t>
      </w:r>
      <w:r w:rsidR="0099034C" w:rsidRPr="003D36FB">
        <w:rPr>
          <w:rFonts w:ascii="Consolas" w:hAnsi="Consolas" w:cs="Consolas"/>
          <w:color w:val="A31515"/>
          <w:sz w:val="16"/>
          <w:szCs w:val="19"/>
          <w:rPrChange w:id="579" w:author="Author">
            <w:rPr>
              <w:rFonts w:ascii="Consolas" w:hAnsi="Consolas" w:cs="Consolas"/>
              <w:color w:val="A31515"/>
              <w:sz w:val="20"/>
              <w:szCs w:val="19"/>
            </w:rPr>
          </w:rPrChange>
        </w:rPr>
        <w:t>{0}"</w:t>
      </w:r>
      <w:r w:rsidR="0099034C" w:rsidRPr="003D36FB">
        <w:rPr>
          <w:rFonts w:ascii="Consolas" w:hAnsi="Consolas" w:cs="Consolas"/>
          <w:sz w:val="16"/>
          <w:szCs w:val="19"/>
          <w:rPrChange w:id="580" w:author="Author">
            <w:rPr>
              <w:rFonts w:ascii="Consolas" w:hAnsi="Consolas" w:cs="Consolas"/>
              <w:sz w:val="20"/>
              <w:szCs w:val="19"/>
            </w:rPr>
          </w:rPrChange>
        </w:rPr>
        <w:t>, x),</w:t>
      </w:r>
      <w:r w:rsidR="0099034C" w:rsidRPr="003D36FB">
        <w:rPr>
          <w:rFonts w:ascii="Consolas" w:hAnsi="Consolas" w:cs="Consolas"/>
          <w:sz w:val="16"/>
          <w:szCs w:val="19"/>
          <w:rPrChange w:id="581" w:author="Author">
            <w:rPr>
              <w:rFonts w:ascii="Consolas" w:hAnsi="Consolas" w:cs="Consolas"/>
              <w:sz w:val="20"/>
              <w:szCs w:val="19"/>
            </w:rPr>
          </w:rPrChange>
        </w:rPr>
        <w:br/>
        <w:t xml:space="preserve">        ex =&gt; </w:t>
      </w:r>
      <w:proofErr w:type="spellStart"/>
      <w:r w:rsidR="0099034C" w:rsidRPr="003D36FB">
        <w:rPr>
          <w:rFonts w:ascii="Consolas" w:hAnsi="Consolas" w:cs="Consolas"/>
          <w:color w:val="2B91AF"/>
          <w:sz w:val="16"/>
          <w:szCs w:val="19"/>
          <w:rPrChange w:id="582" w:author="Author">
            <w:rPr>
              <w:rFonts w:ascii="Consolas" w:hAnsi="Consolas" w:cs="Consolas"/>
              <w:color w:val="2B91AF"/>
              <w:sz w:val="20"/>
              <w:szCs w:val="19"/>
            </w:rPr>
          </w:rPrChange>
        </w:rPr>
        <w:t>Console</w:t>
      </w:r>
      <w:r w:rsidR="0099034C" w:rsidRPr="003D36FB">
        <w:rPr>
          <w:rFonts w:ascii="Consolas" w:hAnsi="Consolas" w:cs="Consolas"/>
          <w:sz w:val="16"/>
          <w:szCs w:val="19"/>
          <w:rPrChange w:id="583" w:author="Author">
            <w:rPr>
              <w:rFonts w:ascii="Consolas" w:hAnsi="Consolas" w:cs="Consolas"/>
              <w:sz w:val="20"/>
              <w:szCs w:val="19"/>
            </w:rPr>
          </w:rPrChange>
        </w:rPr>
        <w:t>.WriteLine</w:t>
      </w:r>
      <w:proofErr w:type="spellEnd"/>
      <w:r w:rsidR="0099034C" w:rsidRPr="003D36FB">
        <w:rPr>
          <w:rFonts w:ascii="Consolas" w:hAnsi="Consolas" w:cs="Consolas"/>
          <w:sz w:val="16"/>
          <w:szCs w:val="19"/>
          <w:rPrChange w:id="584" w:author="Author">
            <w:rPr>
              <w:rFonts w:ascii="Consolas" w:hAnsi="Consolas" w:cs="Consolas"/>
              <w:sz w:val="20"/>
              <w:szCs w:val="19"/>
            </w:rPr>
          </w:rPrChange>
        </w:rPr>
        <w:t>(</w:t>
      </w:r>
      <w:r w:rsidR="0099034C" w:rsidRPr="003D36FB">
        <w:rPr>
          <w:rFonts w:ascii="Consolas" w:hAnsi="Consolas" w:cs="Consolas"/>
          <w:color w:val="A31515"/>
          <w:sz w:val="16"/>
          <w:szCs w:val="19"/>
          <w:rPrChange w:id="585" w:author="Author">
            <w:rPr>
              <w:rFonts w:ascii="Consolas" w:hAnsi="Consolas" w:cs="Consolas"/>
              <w:color w:val="A31515"/>
              <w:sz w:val="20"/>
              <w:szCs w:val="19"/>
            </w:rPr>
          </w:rPrChange>
        </w:rPr>
        <w:t>"</w:t>
      </w:r>
      <w:proofErr w:type="spellStart"/>
      <w:r w:rsidR="007E3465" w:rsidRPr="003D36FB">
        <w:rPr>
          <w:rFonts w:ascii="Consolas" w:hAnsi="Consolas" w:cs="Consolas"/>
          <w:color w:val="A31515"/>
          <w:sz w:val="16"/>
          <w:szCs w:val="19"/>
          <w:rPrChange w:id="586" w:author="Author">
            <w:rPr>
              <w:rFonts w:ascii="Consolas" w:hAnsi="Consolas" w:cs="Consolas"/>
              <w:color w:val="A31515"/>
              <w:sz w:val="20"/>
              <w:szCs w:val="19"/>
            </w:rPr>
          </w:rPrChange>
        </w:rPr>
        <w:t>OnE</w:t>
      </w:r>
      <w:r w:rsidR="0099034C" w:rsidRPr="003D36FB">
        <w:rPr>
          <w:rFonts w:ascii="Consolas" w:hAnsi="Consolas" w:cs="Consolas"/>
          <w:color w:val="A31515"/>
          <w:sz w:val="16"/>
          <w:szCs w:val="19"/>
          <w:rPrChange w:id="587" w:author="Author">
            <w:rPr>
              <w:rFonts w:ascii="Consolas" w:hAnsi="Consolas" w:cs="Consolas"/>
              <w:color w:val="A31515"/>
              <w:sz w:val="20"/>
              <w:szCs w:val="19"/>
            </w:rPr>
          </w:rPrChange>
        </w:rPr>
        <w:t>rror</w:t>
      </w:r>
      <w:proofErr w:type="spellEnd"/>
      <w:r w:rsidR="0099034C" w:rsidRPr="003D36FB">
        <w:rPr>
          <w:rFonts w:ascii="Consolas" w:hAnsi="Consolas" w:cs="Consolas"/>
          <w:color w:val="A31515"/>
          <w:sz w:val="16"/>
          <w:szCs w:val="19"/>
          <w:rPrChange w:id="588" w:author="Author">
            <w:rPr>
              <w:rFonts w:ascii="Consolas" w:hAnsi="Consolas" w:cs="Consolas"/>
              <w:color w:val="A31515"/>
              <w:sz w:val="20"/>
              <w:szCs w:val="19"/>
            </w:rPr>
          </w:rPrChange>
        </w:rPr>
        <w:t>: {0}"</w:t>
      </w:r>
      <w:r w:rsidR="0099034C" w:rsidRPr="003D36FB">
        <w:rPr>
          <w:rFonts w:ascii="Consolas" w:hAnsi="Consolas" w:cs="Consolas"/>
          <w:sz w:val="16"/>
          <w:szCs w:val="19"/>
          <w:rPrChange w:id="589" w:author="Author">
            <w:rPr>
              <w:rFonts w:ascii="Consolas" w:hAnsi="Consolas" w:cs="Consolas"/>
              <w:sz w:val="20"/>
              <w:szCs w:val="19"/>
            </w:rPr>
          </w:rPrChange>
        </w:rPr>
        <w:t xml:space="preserve">, </w:t>
      </w:r>
      <w:proofErr w:type="spellStart"/>
      <w:r w:rsidR="0099034C" w:rsidRPr="003D36FB">
        <w:rPr>
          <w:rFonts w:ascii="Consolas" w:hAnsi="Consolas" w:cs="Consolas"/>
          <w:sz w:val="16"/>
          <w:szCs w:val="19"/>
          <w:rPrChange w:id="590" w:author="Author">
            <w:rPr>
              <w:rFonts w:ascii="Consolas" w:hAnsi="Consolas" w:cs="Consolas"/>
              <w:sz w:val="20"/>
              <w:szCs w:val="19"/>
            </w:rPr>
          </w:rPrChange>
        </w:rPr>
        <w:t>ex.Message</w:t>
      </w:r>
      <w:proofErr w:type="spellEnd"/>
      <w:r w:rsidR="0099034C" w:rsidRPr="003D36FB">
        <w:rPr>
          <w:rFonts w:ascii="Consolas" w:hAnsi="Consolas" w:cs="Consolas"/>
          <w:sz w:val="16"/>
          <w:szCs w:val="19"/>
          <w:rPrChange w:id="591" w:author="Author">
            <w:rPr>
              <w:rFonts w:ascii="Consolas" w:hAnsi="Consolas" w:cs="Consolas"/>
              <w:sz w:val="20"/>
              <w:szCs w:val="19"/>
            </w:rPr>
          </w:rPrChange>
        </w:rPr>
        <w:t>),</w:t>
      </w:r>
      <w:r w:rsidR="0099034C" w:rsidRPr="003D36FB">
        <w:rPr>
          <w:rFonts w:ascii="Consolas" w:hAnsi="Consolas" w:cs="Consolas"/>
          <w:sz w:val="16"/>
          <w:szCs w:val="19"/>
          <w:rPrChange w:id="592" w:author="Author">
            <w:rPr>
              <w:rFonts w:ascii="Consolas" w:hAnsi="Consolas" w:cs="Consolas"/>
              <w:sz w:val="20"/>
              <w:szCs w:val="19"/>
            </w:rPr>
          </w:rPrChange>
        </w:rPr>
        <w:br/>
        <w:t xml:space="preserve">        () =&gt; </w:t>
      </w:r>
      <w:proofErr w:type="spellStart"/>
      <w:r w:rsidR="0099034C" w:rsidRPr="003D36FB">
        <w:rPr>
          <w:rFonts w:ascii="Consolas" w:hAnsi="Consolas" w:cs="Consolas"/>
          <w:color w:val="2B91AF"/>
          <w:sz w:val="16"/>
          <w:szCs w:val="19"/>
          <w:rPrChange w:id="593" w:author="Author">
            <w:rPr>
              <w:rFonts w:ascii="Consolas" w:hAnsi="Consolas" w:cs="Consolas"/>
              <w:color w:val="2B91AF"/>
              <w:sz w:val="20"/>
              <w:szCs w:val="19"/>
            </w:rPr>
          </w:rPrChange>
        </w:rPr>
        <w:t>Console</w:t>
      </w:r>
      <w:r w:rsidR="0099034C" w:rsidRPr="003D36FB">
        <w:rPr>
          <w:rFonts w:ascii="Consolas" w:hAnsi="Consolas" w:cs="Consolas"/>
          <w:sz w:val="16"/>
          <w:szCs w:val="19"/>
          <w:rPrChange w:id="594" w:author="Author">
            <w:rPr>
              <w:rFonts w:ascii="Consolas" w:hAnsi="Consolas" w:cs="Consolas"/>
              <w:sz w:val="20"/>
              <w:szCs w:val="19"/>
            </w:rPr>
          </w:rPrChange>
        </w:rPr>
        <w:t>.WriteLine</w:t>
      </w:r>
      <w:proofErr w:type="spellEnd"/>
      <w:r w:rsidR="0099034C" w:rsidRPr="003D36FB">
        <w:rPr>
          <w:rFonts w:ascii="Consolas" w:hAnsi="Consolas" w:cs="Consolas"/>
          <w:sz w:val="16"/>
          <w:szCs w:val="19"/>
          <w:rPrChange w:id="595" w:author="Author">
            <w:rPr>
              <w:rFonts w:ascii="Consolas" w:hAnsi="Consolas" w:cs="Consolas"/>
              <w:sz w:val="20"/>
              <w:szCs w:val="19"/>
            </w:rPr>
          </w:rPrChange>
        </w:rPr>
        <w:t>(</w:t>
      </w:r>
      <w:r w:rsidR="0099034C" w:rsidRPr="003D36FB">
        <w:rPr>
          <w:rFonts w:ascii="Consolas" w:hAnsi="Consolas" w:cs="Consolas"/>
          <w:color w:val="A31515"/>
          <w:sz w:val="16"/>
          <w:szCs w:val="19"/>
          <w:rPrChange w:id="596" w:author="Author">
            <w:rPr>
              <w:rFonts w:ascii="Consolas" w:hAnsi="Consolas" w:cs="Consolas"/>
              <w:color w:val="A31515"/>
              <w:sz w:val="20"/>
              <w:szCs w:val="19"/>
            </w:rPr>
          </w:rPrChange>
        </w:rPr>
        <w:t>"</w:t>
      </w:r>
      <w:proofErr w:type="spellStart"/>
      <w:r w:rsidR="007E3465" w:rsidRPr="003D36FB">
        <w:rPr>
          <w:rFonts w:ascii="Consolas" w:hAnsi="Consolas" w:cs="Consolas"/>
          <w:color w:val="A31515"/>
          <w:sz w:val="16"/>
          <w:szCs w:val="19"/>
          <w:rPrChange w:id="597" w:author="Author">
            <w:rPr>
              <w:rFonts w:ascii="Consolas" w:hAnsi="Consolas" w:cs="Consolas"/>
              <w:color w:val="A31515"/>
              <w:sz w:val="20"/>
              <w:szCs w:val="19"/>
            </w:rPr>
          </w:rPrChange>
        </w:rPr>
        <w:t>OnCompleted</w:t>
      </w:r>
      <w:proofErr w:type="spellEnd"/>
      <w:r w:rsidR="0099034C" w:rsidRPr="003D36FB">
        <w:rPr>
          <w:rFonts w:ascii="Consolas" w:hAnsi="Consolas" w:cs="Consolas"/>
          <w:color w:val="A31515"/>
          <w:sz w:val="16"/>
          <w:szCs w:val="19"/>
          <w:rPrChange w:id="598" w:author="Author">
            <w:rPr>
              <w:rFonts w:ascii="Consolas" w:hAnsi="Consolas" w:cs="Consolas"/>
              <w:color w:val="A31515"/>
              <w:sz w:val="20"/>
              <w:szCs w:val="19"/>
            </w:rPr>
          </w:rPrChange>
        </w:rPr>
        <w:t>"</w:t>
      </w:r>
      <w:r w:rsidR="0099034C" w:rsidRPr="003D36FB">
        <w:rPr>
          <w:rFonts w:ascii="Consolas" w:hAnsi="Consolas" w:cs="Consolas"/>
          <w:sz w:val="16"/>
          <w:szCs w:val="19"/>
          <w:rPrChange w:id="599" w:author="Author">
            <w:rPr>
              <w:rFonts w:ascii="Consolas" w:hAnsi="Consolas" w:cs="Consolas"/>
              <w:sz w:val="20"/>
              <w:szCs w:val="19"/>
            </w:rPr>
          </w:rPrChange>
        </w:rPr>
        <w:t>)</w:t>
      </w:r>
      <w:r w:rsidR="0099034C" w:rsidRPr="003D36FB">
        <w:rPr>
          <w:rFonts w:ascii="Consolas" w:hAnsi="Consolas" w:cs="Consolas"/>
          <w:sz w:val="16"/>
          <w:szCs w:val="19"/>
          <w:rPrChange w:id="600" w:author="Author">
            <w:rPr>
              <w:rFonts w:ascii="Consolas" w:hAnsi="Consolas" w:cs="Consolas"/>
              <w:sz w:val="20"/>
              <w:szCs w:val="19"/>
            </w:rPr>
          </w:rPrChange>
        </w:rPr>
        <w:br/>
        <w:t xml:space="preserve">    );</w:t>
      </w:r>
      <w:r w:rsidR="0099034C" w:rsidRPr="003D36FB">
        <w:rPr>
          <w:rFonts w:ascii="Consolas" w:hAnsi="Consolas" w:cs="Consolas"/>
          <w:sz w:val="16"/>
          <w:szCs w:val="19"/>
          <w:rPrChange w:id="601" w:author="Author">
            <w:rPr>
              <w:rFonts w:ascii="Consolas" w:hAnsi="Consolas" w:cs="Consolas"/>
              <w:sz w:val="20"/>
              <w:szCs w:val="19"/>
            </w:rPr>
          </w:rPrChange>
        </w:rPr>
        <w:br/>
      </w:r>
    </w:p>
    <w:p w:rsidR="004C6ABF" w:rsidRPr="003D36FB" w:rsidRDefault="0099034C" w:rsidP="00301BC9">
      <w:pPr>
        <w:pStyle w:val="ListParagraph"/>
        <w:numPr>
          <w:ilvl w:val="0"/>
          <w:numId w:val="4"/>
        </w:numPr>
        <w:rPr>
          <w:sz w:val="18"/>
          <w:rPrChange w:id="602" w:author="Author">
            <w:rPr/>
          </w:rPrChange>
        </w:rPr>
      </w:pPr>
      <w:r w:rsidRPr="003D36FB">
        <w:rPr>
          <w:sz w:val="18"/>
          <w:rPrChange w:id="603" w:author="Author">
            <w:rPr/>
          </w:rPrChange>
        </w:rPr>
        <w:t xml:space="preserve">In the above, we’ll substitute the </w:t>
      </w:r>
      <w:r w:rsidR="000A296E" w:rsidRPr="003D36FB">
        <w:rPr>
          <w:sz w:val="18"/>
          <w:rPrChange w:id="604" w:author="Author">
            <w:rPr/>
          </w:rPrChange>
        </w:rPr>
        <w:t>comment</w:t>
      </w:r>
      <w:r w:rsidRPr="003D36FB">
        <w:rPr>
          <w:sz w:val="18"/>
          <w:rPrChange w:id="605" w:author="Author">
            <w:rPr/>
          </w:rPrChange>
        </w:rPr>
        <w:t xml:space="preserve"> for various primitive sources and observe their behavior. We’ll also contrast those with enumerable sequences. Since observable sequences sometimes introduce concurrency to pump out their notifications</w:t>
      </w:r>
      <w:r w:rsidR="007E3465" w:rsidRPr="003D36FB">
        <w:rPr>
          <w:sz w:val="18"/>
          <w:rPrChange w:id="606" w:author="Author">
            <w:rPr/>
          </w:rPrChange>
        </w:rPr>
        <w:t xml:space="preserve"> (required for asynchrony)</w:t>
      </w:r>
      <w:r w:rsidR="00364740" w:rsidRPr="003D36FB">
        <w:rPr>
          <w:sz w:val="18"/>
          <w:rPrChange w:id="607" w:author="Author">
            <w:rPr/>
          </w:rPrChange>
        </w:rPr>
        <w:t>, we should prevent the program from</w:t>
      </w:r>
      <w:r w:rsidR="007E3465" w:rsidRPr="003D36FB">
        <w:rPr>
          <w:sz w:val="18"/>
          <w:rPrChange w:id="608" w:author="Author">
            <w:rPr/>
          </w:rPrChange>
        </w:rPr>
        <w:t xml:space="preserve"> quitting while the subscription is active. We’ll hold the main thread by using </w:t>
      </w:r>
      <w:proofErr w:type="spellStart"/>
      <w:r w:rsidR="007E3465" w:rsidRPr="003D36FB">
        <w:rPr>
          <w:sz w:val="18"/>
          <w:rPrChange w:id="609" w:author="Author">
            <w:rPr/>
          </w:rPrChange>
        </w:rPr>
        <w:t>Console.ReadLine</w:t>
      </w:r>
      <w:proofErr w:type="spellEnd"/>
      <w:r w:rsidR="007E3465" w:rsidRPr="003D36FB">
        <w:rPr>
          <w:sz w:val="18"/>
          <w:rPrChange w:id="610" w:author="Author">
            <w:rPr/>
          </w:rPrChange>
        </w:rPr>
        <w:t xml:space="preserve"> to do so prior to calling Dispose on the subscription:</w:t>
      </w:r>
      <w:r w:rsidR="007E3465" w:rsidRPr="003D36FB">
        <w:rPr>
          <w:sz w:val="18"/>
          <w:rPrChange w:id="611" w:author="Author">
            <w:rPr/>
          </w:rPrChange>
        </w:rPr>
        <w:br/>
      </w:r>
      <w:r w:rsidR="007E3465" w:rsidRPr="003D36FB">
        <w:rPr>
          <w:sz w:val="18"/>
          <w:rPrChange w:id="612" w:author="Author">
            <w:rPr/>
          </w:rPrChange>
        </w:rPr>
        <w:br/>
      </w:r>
      <w:r w:rsidR="007E3465" w:rsidRPr="003D36FB">
        <w:rPr>
          <w:rFonts w:ascii="Consolas" w:hAnsi="Consolas" w:cs="Consolas"/>
          <w:color w:val="2B91AF"/>
          <w:sz w:val="16"/>
          <w:szCs w:val="19"/>
          <w:rPrChange w:id="613" w:author="Author">
            <w:rPr>
              <w:rFonts w:ascii="Consolas" w:hAnsi="Consolas" w:cs="Consolas"/>
              <w:color w:val="2B91AF"/>
              <w:sz w:val="20"/>
              <w:szCs w:val="19"/>
            </w:rPr>
          </w:rPrChange>
        </w:rPr>
        <w:t xml:space="preserve">    </w:t>
      </w:r>
      <w:proofErr w:type="spellStart"/>
      <w:r w:rsidR="007E3465" w:rsidRPr="003D36FB">
        <w:rPr>
          <w:rFonts w:ascii="Consolas" w:hAnsi="Consolas" w:cs="Consolas"/>
          <w:color w:val="2B91AF"/>
          <w:sz w:val="16"/>
          <w:szCs w:val="19"/>
          <w:rPrChange w:id="614" w:author="Author">
            <w:rPr>
              <w:rFonts w:ascii="Consolas" w:hAnsi="Consolas" w:cs="Consolas"/>
              <w:color w:val="2B91AF"/>
              <w:sz w:val="20"/>
              <w:szCs w:val="19"/>
            </w:rPr>
          </w:rPrChange>
        </w:rPr>
        <w:t>Console</w:t>
      </w:r>
      <w:r w:rsidR="007E3465" w:rsidRPr="003D36FB">
        <w:rPr>
          <w:rFonts w:ascii="Consolas" w:hAnsi="Consolas" w:cs="Consolas"/>
          <w:sz w:val="16"/>
          <w:szCs w:val="19"/>
          <w:rPrChange w:id="615" w:author="Author">
            <w:rPr>
              <w:rFonts w:ascii="Consolas" w:hAnsi="Consolas" w:cs="Consolas"/>
              <w:sz w:val="20"/>
              <w:szCs w:val="19"/>
            </w:rPr>
          </w:rPrChange>
        </w:rPr>
        <w:t>.WriteLine</w:t>
      </w:r>
      <w:proofErr w:type="spellEnd"/>
      <w:r w:rsidR="007E3465" w:rsidRPr="003D36FB">
        <w:rPr>
          <w:rFonts w:ascii="Consolas" w:hAnsi="Consolas" w:cs="Consolas"/>
          <w:sz w:val="16"/>
          <w:szCs w:val="19"/>
          <w:rPrChange w:id="616" w:author="Author">
            <w:rPr>
              <w:rFonts w:ascii="Consolas" w:hAnsi="Consolas" w:cs="Consolas"/>
              <w:sz w:val="20"/>
              <w:szCs w:val="19"/>
            </w:rPr>
          </w:rPrChange>
        </w:rPr>
        <w:t>(</w:t>
      </w:r>
      <w:r w:rsidR="007E3465" w:rsidRPr="003D36FB">
        <w:rPr>
          <w:rFonts w:ascii="Consolas" w:hAnsi="Consolas" w:cs="Consolas"/>
          <w:color w:val="A31515"/>
          <w:sz w:val="16"/>
          <w:szCs w:val="19"/>
          <w:rPrChange w:id="617" w:author="Author">
            <w:rPr>
              <w:rFonts w:ascii="Consolas" w:hAnsi="Consolas" w:cs="Consolas"/>
              <w:color w:val="A31515"/>
              <w:sz w:val="20"/>
              <w:szCs w:val="19"/>
            </w:rPr>
          </w:rPrChange>
        </w:rPr>
        <w:t>"Press ENTER to unsubscribe..."</w:t>
      </w:r>
      <w:r w:rsidR="007E3465" w:rsidRPr="003D36FB">
        <w:rPr>
          <w:rFonts w:ascii="Consolas" w:hAnsi="Consolas" w:cs="Consolas"/>
          <w:sz w:val="16"/>
          <w:szCs w:val="19"/>
          <w:rPrChange w:id="618" w:author="Author">
            <w:rPr>
              <w:rFonts w:ascii="Consolas" w:hAnsi="Consolas" w:cs="Consolas"/>
              <w:sz w:val="20"/>
              <w:szCs w:val="19"/>
            </w:rPr>
          </w:rPrChange>
        </w:rPr>
        <w:t>);</w:t>
      </w:r>
      <w:r w:rsidR="007E3465" w:rsidRPr="003D36FB">
        <w:rPr>
          <w:rFonts w:ascii="Consolas" w:hAnsi="Consolas" w:cs="Consolas"/>
          <w:sz w:val="16"/>
          <w:szCs w:val="19"/>
          <w:rPrChange w:id="619" w:author="Author">
            <w:rPr>
              <w:rFonts w:ascii="Consolas" w:hAnsi="Consolas" w:cs="Consolas"/>
              <w:sz w:val="20"/>
              <w:szCs w:val="19"/>
            </w:rPr>
          </w:rPrChange>
        </w:rPr>
        <w:br/>
      </w:r>
      <w:r w:rsidR="007E3465" w:rsidRPr="003D36FB">
        <w:rPr>
          <w:rFonts w:ascii="Consolas" w:hAnsi="Consolas" w:cs="Consolas"/>
          <w:color w:val="2B91AF"/>
          <w:sz w:val="16"/>
          <w:szCs w:val="19"/>
          <w:rPrChange w:id="620" w:author="Author">
            <w:rPr>
              <w:rFonts w:ascii="Consolas" w:hAnsi="Consolas" w:cs="Consolas"/>
              <w:color w:val="2B91AF"/>
              <w:sz w:val="20"/>
              <w:szCs w:val="19"/>
            </w:rPr>
          </w:rPrChange>
        </w:rPr>
        <w:t xml:space="preserve">    </w:t>
      </w:r>
      <w:proofErr w:type="spellStart"/>
      <w:r w:rsidR="007E3465" w:rsidRPr="003D36FB">
        <w:rPr>
          <w:rFonts w:ascii="Consolas" w:hAnsi="Consolas" w:cs="Consolas"/>
          <w:color w:val="2B91AF"/>
          <w:sz w:val="16"/>
          <w:szCs w:val="19"/>
          <w:rPrChange w:id="621" w:author="Author">
            <w:rPr>
              <w:rFonts w:ascii="Consolas" w:hAnsi="Consolas" w:cs="Consolas"/>
              <w:color w:val="2B91AF"/>
              <w:sz w:val="20"/>
              <w:szCs w:val="19"/>
            </w:rPr>
          </w:rPrChange>
        </w:rPr>
        <w:t>Console</w:t>
      </w:r>
      <w:r w:rsidR="007E3465" w:rsidRPr="003D36FB">
        <w:rPr>
          <w:rFonts w:ascii="Consolas" w:hAnsi="Consolas" w:cs="Consolas"/>
          <w:sz w:val="16"/>
          <w:szCs w:val="19"/>
          <w:rPrChange w:id="622" w:author="Author">
            <w:rPr>
              <w:rFonts w:ascii="Consolas" w:hAnsi="Consolas" w:cs="Consolas"/>
              <w:sz w:val="20"/>
              <w:szCs w:val="19"/>
            </w:rPr>
          </w:rPrChange>
        </w:rPr>
        <w:t>.ReadLine</w:t>
      </w:r>
      <w:proofErr w:type="spellEnd"/>
      <w:r w:rsidR="007E3465" w:rsidRPr="003D36FB">
        <w:rPr>
          <w:rFonts w:ascii="Consolas" w:hAnsi="Consolas" w:cs="Consolas"/>
          <w:sz w:val="16"/>
          <w:szCs w:val="19"/>
          <w:rPrChange w:id="623" w:author="Author">
            <w:rPr>
              <w:rFonts w:ascii="Consolas" w:hAnsi="Consolas" w:cs="Consolas"/>
              <w:sz w:val="20"/>
              <w:szCs w:val="19"/>
            </w:rPr>
          </w:rPrChange>
        </w:rPr>
        <w:t>();</w:t>
      </w:r>
      <w:r w:rsidR="007E3465" w:rsidRPr="003D36FB">
        <w:rPr>
          <w:rFonts w:ascii="Consolas" w:hAnsi="Consolas" w:cs="Consolas"/>
          <w:sz w:val="16"/>
          <w:szCs w:val="19"/>
          <w:rPrChange w:id="624" w:author="Author">
            <w:rPr>
              <w:rFonts w:ascii="Consolas" w:hAnsi="Consolas" w:cs="Consolas"/>
              <w:sz w:val="20"/>
              <w:szCs w:val="19"/>
            </w:rPr>
          </w:rPrChange>
        </w:rPr>
        <w:br/>
      </w:r>
      <w:r w:rsidR="007E3465" w:rsidRPr="003D36FB">
        <w:rPr>
          <w:rFonts w:ascii="Consolas" w:hAnsi="Consolas" w:cs="Consolas"/>
          <w:sz w:val="16"/>
          <w:szCs w:val="19"/>
          <w:rPrChange w:id="625" w:author="Author">
            <w:rPr>
              <w:rFonts w:ascii="Consolas" w:hAnsi="Consolas" w:cs="Consolas"/>
              <w:sz w:val="20"/>
              <w:szCs w:val="19"/>
            </w:rPr>
          </w:rPrChange>
        </w:rPr>
        <w:lastRenderedPageBreak/>
        <w:br/>
      </w:r>
      <w:r w:rsidR="007E3465" w:rsidRPr="003D36FB">
        <w:rPr>
          <w:rFonts w:ascii="Consolas" w:hAnsi="Consolas" w:cs="Consolas"/>
          <w:color w:val="2B91AF"/>
          <w:sz w:val="16"/>
          <w:szCs w:val="19"/>
          <w:rPrChange w:id="626" w:author="Author">
            <w:rPr>
              <w:rFonts w:ascii="Consolas" w:hAnsi="Consolas" w:cs="Consolas"/>
              <w:color w:val="2B91AF"/>
              <w:sz w:val="20"/>
              <w:szCs w:val="19"/>
            </w:rPr>
          </w:rPrChange>
        </w:rPr>
        <w:t xml:space="preserve">    </w:t>
      </w:r>
      <w:proofErr w:type="spellStart"/>
      <w:r w:rsidR="007E3465" w:rsidRPr="003D36FB">
        <w:rPr>
          <w:rFonts w:ascii="Consolas" w:hAnsi="Consolas" w:cs="Consolas"/>
          <w:sz w:val="16"/>
          <w:szCs w:val="19"/>
          <w:rPrChange w:id="627" w:author="Author">
            <w:rPr>
              <w:rFonts w:ascii="Consolas" w:hAnsi="Consolas" w:cs="Consolas"/>
              <w:sz w:val="20"/>
              <w:szCs w:val="19"/>
            </w:rPr>
          </w:rPrChange>
        </w:rPr>
        <w:t>subscription.Dispose</w:t>
      </w:r>
      <w:proofErr w:type="spellEnd"/>
      <w:r w:rsidR="007E3465" w:rsidRPr="003D36FB">
        <w:rPr>
          <w:rFonts w:ascii="Consolas" w:hAnsi="Consolas" w:cs="Consolas"/>
          <w:sz w:val="16"/>
          <w:szCs w:val="19"/>
          <w:rPrChange w:id="628" w:author="Author">
            <w:rPr>
              <w:rFonts w:ascii="Consolas" w:hAnsi="Consolas" w:cs="Consolas"/>
              <w:sz w:val="20"/>
              <w:szCs w:val="19"/>
            </w:rPr>
          </w:rPrChange>
        </w:rPr>
        <w:t>();</w:t>
      </w:r>
      <w:r w:rsidR="007E3465" w:rsidRPr="003D36FB">
        <w:rPr>
          <w:sz w:val="18"/>
          <w:rPrChange w:id="629" w:author="Author">
            <w:rPr/>
          </w:rPrChange>
        </w:rPr>
        <w:br/>
      </w:r>
    </w:p>
    <w:p w:rsidR="007E3465" w:rsidRPr="003D36FB" w:rsidRDefault="00FE1860" w:rsidP="00301BC9">
      <w:pPr>
        <w:pStyle w:val="ListParagraph"/>
        <w:numPr>
          <w:ilvl w:val="0"/>
          <w:numId w:val="4"/>
        </w:numPr>
        <w:rPr>
          <w:sz w:val="18"/>
          <w:rPrChange w:id="630" w:author="Author">
            <w:rPr/>
          </w:rPrChange>
        </w:rPr>
      </w:pPr>
      <w:r w:rsidRPr="003D36FB">
        <w:rPr>
          <w:noProof/>
          <w:sz w:val="18"/>
          <w:rPrChange w:id="631" w:author="Author">
            <w:rPr>
              <w:noProof/>
            </w:rPr>
          </w:rPrChange>
        </w:rPr>
        <w:drawing>
          <wp:anchor distT="0" distB="0" distL="114300" distR="114300" simplePos="0" relativeHeight="251666432" behindDoc="0" locked="0" layoutInCell="1" allowOverlap="1" wp14:anchorId="65111826" wp14:editId="5BD8674F">
            <wp:simplePos x="0" y="0"/>
            <wp:positionH relativeFrom="column">
              <wp:posOffset>-182880</wp:posOffset>
            </wp:positionH>
            <wp:positionV relativeFrom="paragraph">
              <wp:posOffset>2306320</wp:posOffset>
            </wp:positionV>
            <wp:extent cx="411480" cy="740664"/>
            <wp:effectExtent l="0" t="0" r="7620" b="2540"/>
            <wp:wrapNone/>
            <wp:docPr id="47" name="Picture 47" descr="C:\Users\bartde\AppData\Local\Microsoft\Windows\Temporary Internet Files\Content.IE5\CFGY0LUV\MC9000298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de\AppData\Local\Microsoft\Windows\Temporary Internet Files\Content.IE5\CFGY0LUV\MC900029888[1].wm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480" cy="740664"/>
                    </a:xfrm>
                    <a:prstGeom prst="rect">
                      <a:avLst/>
                    </a:prstGeom>
                    <a:noFill/>
                    <a:ln>
                      <a:noFill/>
                    </a:ln>
                  </pic:spPr>
                </pic:pic>
              </a:graphicData>
            </a:graphic>
            <wp14:sizeRelH relativeFrom="page">
              <wp14:pctWidth>0</wp14:pctWidth>
            </wp14:sizeRelH>
            <wp14:sizeRelV relativeFrom="page">
              <wp14:pctHeight>0</wp14:pctHeight>
            </wp14:sizeRelV>
          </wp:anchor>
        </w:drawing>
      </w:r>
      <w:r w:rsidR="007E3465" w:rsidRPr="003D36FB">
        <w:rPr>
          <w:sz w:val="18"/>
          <w:rPrChange w:id="632" w:author="Author">
            <w:rPr/>
          </w:rPrChange>
        </w:rPr>
        <w:t>We’ll start by looking at the Empty factory method:</w:t>
      </w:r>
      <w:r w:rsidR="007E3465" w:rsidRPr="003D36FB">
        <w:rPr>
          <w:sz w:val="18"/>
          <w:rPrChange w:id="633" w:author="Author">
            <w:rPr/>
          </w:rPrChange>
        </w:rPr>
        <w:br/>
      </w:r>
      <w:r w:rsidR="007E3465" w:rsidRPr="003D36FB">
        <w:rPr>
          <w:sz w:val="18"/>
          <w:rPrChange w:id="634" w:author="Author">
            <w:rPr/>
          </w:rPrChange>
        </w:rPr>
        <w:br/>
      </w:r>
      <w:r w:rsidR="007E3465" w:rsidRPr="003D36FB">
        <w:rPr>
          <w:rFonts w:ascii="Consolas" w:hAnsi="Consolas" w:cs="Consolas"/>
          <w:color w:val="2B91AF"/>
          <w:sz w:val="16"/>
          <w:szCs w:val="19"/>
          <w:rPrChange w:id="635" w:author="Author">
            <w:rPr>
              <w:rFonts w:ascii="Consolas" w:hAnsi="Consolas" w:cs="Consolas"/>
              <w:color w:val="2B91AF"/>
              <w:sz w:val="20"/>
              <w:szCs w:val="19"/>
            </w:rPr>
          </w:rPrChange>
        </w:rPr>
        <w:t xml:space="preserve">    </w:t>
      </w:r>
      <w:proofErr w:type="spellStart"/>
      <w:r w:rsidR="007E3465" w:rsidRPr="003D36FB">
        <w:rPr>
          <w:rFonts w:ascii="Consolas" w:hAnsi="Consolas" w:cs="Consolas"/>
          <w:color w:val="2B91AF"/>
          <w:sz w:val="16"/>
          <w:szCs w:val="19"/>
          <w:rPrChange w:id="636" w:author="Author">
            <w:rPr>
              <w:rFonts w:ascii="Consolas" w:hAnsi="Consolas" w:cs="Consolas"/>
              <w:color w:val="2B91AF"/>
              <w:sz w:val="20"/>
              <w:szCs w:val="19"/>
            </w:rPr>
          </w:rPrChange>
        </w:rPr>
        <w:t>IObservable</w:t>
      </w:r>
      <w:proofErr w:type="spellEnd"/>
      <w:r w:rsidR="007E3465" w:rsidRPr="003D36FB">
        <w:rPr>
          <w:rFonts w:ascii="Consolas" w:hAnsi="Consolas" w:cs="Consolas"/>
          <w:sz w:val="16"/>
          <w:szCs w:val="19"/>
          <w:rPrChange w:id="637" w:author="Author">
            <w:rPr>
              <w:rFonts w:ascii="Consolas" w:hAnsi="Consolas" w:cs="Consolas"/>
              <w:sz w:val="20"/>
              <w:szCs w:val="19"/>
            </w:rPr>
          </w:rPrChange>
        </w:rPr>
        <w:t>&lt;</w:t>
      </w:r>
      <w:proofErr w:type="spellStart"/>
      <w:r w:rsidR="007E3465" w:rsidRPr="003D36FB">
        <w:rPr>
          <w:rFonts w:ascii="Consolas" w:hAnsi="Consolas" w:cs="Consolas"/>
          <w:color w:val="0000FF"/>
          <w:sz w:val="16"/>
          <w:szCs w:val="19"/>
          <w:rPrChange w:id="638" w:author="Author">
            <w:rPr>
              <w:rFonts w:ascii="Consolas" w:hAnsi="Consolas" w:cs="Consolas"/>
              <w:color w:val="0000FF"/>
              <w:sz w:val="20"/>
              <w:szCs w:val="19"/>
            </w:rPr>
          </w:rPrChange>
        </w:rPr>
        <w:t>int</w:t>
      </w:r>
      <w:proofErr w:type="spellEnd"/>
      <w:r w:rsidR="007E3465" w:rsidRPr="003D36FB">
        <w:rPr>
          <w:rFonts w:ascii="Consolas" w:hAnsi="Consolas" w:cs="Consolas"/>
          <w:sz w:val="16"/>
          <w:szCs w:val="19"/>
          <w:rPrChange w:id="639" w:author="Author">
            <w:rPr>
              <w:rFonts w:ascii="Consolas" w:hAnsi="Consolas" w:cs="Consolas"/>
              <w:sz w:val="20"/>
              <w:szCs w:val="19"/>
            </w:rPr>
          </w:rPrChange>
        </w:rPr>
        <w:t xml:space="preserve">&gt; source = </w:t>
      </w:r>
      <w:proofErr w:type="spellStart"/>
      <w:r w:rsidR="007E3465" w:rsidRPr="003D36FB">
        <w:rPr>
          <w:rFonts w:ascii="Consolas" w:hAnsi="Consolas" w:cs="Consolas"/>
          <w:color w:val="2B91AF"/>
          <w:sz w:val="16"/>
          <w:szCs w:val="19"/>
          <w:rPrChange w:id="640" w:author="Author">
            <w:rPr>
              <w:rFonts w:ascii="Consolas" w:hAnsi="Consolas" w:cs="Consolas"/>
              <w:color w:val="2B91AF"/>
              <w:sz w:val="20"/>
              <w:szCs w:val="19"/>
            </w:rPr>
          </w:rPrChange>
        </w:rPr>
        <w:t>Observable</w:t>
      </w:r>
      <w:r w:rsidR="007E3465" w:rsidRPr="003D36FB">
        <w:rPr>
          <w:rFonts w:ascii="Consolas" w:hAnsi="Consolas" w:cs="Consolas"/>
          <w:sz w:val="16"/>
          <w:szCs w:val="19"/>
          <w:rPrChange w:id="641" w:author="Author">
            <w:rPr>
              <w:rFonts w:ascii="Consolas" w:hAnsi="Consolas" w:cs="Consolas"/>
              <w:sz w:val="20"/>
              <w:szCs w:val="19"/>
            </w:rPr>
          </w:rPrChange>
        </w:rPr>
        <w:t>.Empty</w:t>
      </w:r>
      <w:proofErr w:type="spellEnd"/>
      <w:r w:rsidR="007E3465" w:rsidRPr="003D36FB">
        <w:rPr>
          <w:rFonts w:ascii="Consolas" w:hAnsi="Consolas" w:cs="Consolas"/>
          <w:sz w:val="16"/>
          <w:szCs w:val="19"/>
          <w:rPrChange w:id="642" w:author="Author">
            <w:rPr>
              <w:rFonts w:ascii="Consolas" w:hAnsi="Consolas" w:cs="Consolas"/>
              <w:sz w:val="20"/>
              <w:szCs w:val="19"/>
            </w:rPr>
          </w:rPrChange>
        </w:rPr>
        <w:t>&lt;</w:t>
      </w:r>
      <w:proofErr w:type="spellStart"/>
      <w:r w:rsidR="007E3465" w:rsidRPr="003D36FB">
        <w:rPr>
          <w:rFonts w:ascii="Consolas" w:hAnsi="Consolas" w:cs="Consolas"/>
          <w:color w:val="0000FF"/>
          <w:sz w:val="16"/>
          <w:szCs w:val="19"/>
          <w:rPrChange w:id="643" w:author="Author">
            <w:rPr>
              <w:rFonts w:ascii="Consolas" w:hAnsi="Consolas" w:cs="Consolas"/>
              <w:color w:val="0000FF"/>
              <w:sz w:val="20"/>
              <w:szCs w:val="19"/>
            </w:rPr>
          </w:rPrChange>
        </w:rPr>
        <w:t>int</w:t>
      </w:r>
      <w:proofErr w:type="spellEnd"/>
      <w:proofErr w:type="gramStart"/>
      <w:r w:rsidR="007E3465" w:rsidRPr="003D36FB">
        <w:rPr>
          <w:rFonts w:ascii="Consolas" w:hAnsi="Consolas" w:cs="Consolas"/>
          <w:sz w:val="16"/>
          <w:szCs w:val="19"/>
          <w:rPrChange w:id="644" w:author="Author">
            <w:rPr>
              <w:rFonts w:ascii="Consolas" w:hAnsi="Consolas" w:cs="Consolas"/>
              <w:sz w:val="20"/>
              <w:szCs w:val="19"/>
            </w:rPr>
          </w:rPrChange>
        </w:rPr>
        <w:t>&gt;(</w:t>
      </w:r>
      <w:proofErr w:type="gramEnd"/>
      <w:r w:rsidR="007E3465" w:rsidRPr="003D36FB">
        <w:rPr>
          <w:rFonts w:ascii="Consolas" w:hAnsi="Consolas" w:cs="Consolas"/>
          <w:sz w:val="16"/>
          <w:szCs w:val="19"/>
          <w:rPrChange w:id="645" w:author="Author">
            <w:rPr>
              <w:rFonts w:ascii="Consolas" w:hAnsi="Consolas" w:cs="Consolas"/>
              <w:sz w:val="20"/>
              <w:szCs w:val="19"/>
            </w:rPr>
          </w:rPrChange>
        </w:rPr>
        <w:t>);</w:t>
      </w:r>
      <w:r w:rsidR="007E3465" w:rsidRPr="003D36FB">
        <w:rPr>
          <w:rFonts w:ascii="Consolas" w:hAnsi="Consolas" w:cs="Consolas"/>
          <w:sz w:val="16"/>
          <w:szCs w:val="19"/>
          <w:rPrChange w:id="646" w:author="Author">
            <w:rPr>
              <w:rFonts w:ascii="Consolas" w:hAnsi="Consolas" w:cs="Consolas"/>
              <w:sz w:val="20"/>
              <w:szCs w:val="19"/>
            </w:rPr>
          </w:rPrChange>
        </w:rPr>
        <w:br/>
      </w:r>
      <w:r w:rsidR="007E3465" w:rsidRPr="003D36FB">
        <w:rPr>
          <w:sz w:val="18"/>
          <w:rPrChange w:id="647" w:author="Author">
            <w:rPr/>
          </w:rPrChange>
        </w:rPr>
        <w:br/>
        <w:t>Running this code produces the following output:</w:t>
      </w:r>
      <w:r w:rsidR="007E3465" w:rsidRPr="003D36FB">
        <w:rPr>
          <w:sz w:val="18"/>
          <w:rPrChange w:id="648" w:author="Author">
            <w:rPr/>
          </w:rPrChange>
        </w:rPr>
        <w:br/>
      </w:r>
      <w:r w:rsidR="007E3465" w:rsidRPr="003D36FB">
        <w:rPr>
          <w:sz w:val="18"/>
          <w:rPrChange w:id="649" w:author="Author">
            <w:rPr/>
          </w:rPrChange>
        </w:rPr>
        <w:br/>
      </w:r>
      <w:r w:rsidR="007E3465" w:rsidRPr="003D36FB">
        <w:rPr>
          <w:rFonts w:ascii="Consolas" w:hAnsi="Consolas" w:cs="Consolas"/>
          <w:sz w:val="16"/>
          <w:szCs w:val="19"/>
          <w:rPrChange w:id="650" w:author="Author">
            <w:rPr>
              <w:rFonts w:ascii="Consolas" w:hAnsi="Consolas" w:cs="Consolas"/>
              <w:sz w:val="20"/>
              <w:szCs w:val="19"/>
            </w:rPr>
          </w:rPrChange>
        </w:rPr>
        <w:t xml:space="preserve">    </w:t>
      </w:r>
      <w:proofErr w:type="spellStart"/>
      <w:r w:rsidR="00E866A7" w:rsidRPr="003D36FB">
        <w:rPr>
          <w:rFonts w:ascii="Consolas" w:hAnsi="Consolas" w:cs="Consolas"/>
          <w:sz w:val="16"/>
          <w:szCs w:val="19"/>
          <w:rPrChange w:id="651" w:author="Author">
            <w:rPr>
              <w:rFonts w:ascii="Consolas" w:hAnsi="Consolas" w:cs="Consolas"/>
              <w:sz w:val="20"/>
              <w:szCs w:val="19"/>
            </w:rPr>
          </w:rPrChange>
        </w:rPr>
        <w:t>OnCompleted</w:t>
      </w:r>
      <w:proofErr w:type="spellEnd"/>
      <w:r w:rsidR="007E3465" w:rsidRPr="003D36FB">
        <w:rPr>
          <w:sz w:val="18"/>
          <w:rPrChange w:id="652" w:author="Author">
            <w:rPr/>
          </w:rPrChange>
        </w:rPr>
        <w:br/>
      </w:r>
      <w:r w:rsidR="007E3465" w:rsidRPr="003D36FB">
        <w:rPr>
          <w:sz w:val="18"/>
          <w:rPrChange w:id="653" w:author="Author">
            <w:rPr/>
          </w:rPrChange>
        </w:rPr>
        <w:br/>
      </w:r>
      <w:r w:rsidR="00E866A7" w:rsidRPr="003D36FB">
        <w:rPr>
          <w:sz w:val="18"/>
          <w:rPrChange w:id="654" w:author="Author">
            <w:rPr/>
          </w:rPrChange>
        </w:rPr>
        <w:t xml:space="preserve">In order words, the empty sequence simply signals completion to its observers by calling </w:t>
      </w:r>
      <w:proofErr w:type="spellStart"/>
      <w:r w:rsidR="00E866A7" w:rsidRPr="003D36FB">
        <w:rPr>
          <w:sz w:val="18"/>
          <w:rPrChange w:id="655" w:author="Author">
            <w:rPr/>
          </w:rPrChange>
        </w:rPr>
        <w:t>OnCompleted</w:t>
      </w:r>
      <w:proofErr w:type="spellEnd"/>
      <w:r w:rsidR="00E866A7" w:rsidRPr="003D36FB">
        <w:rPr>
          <w:sz w:val="18"/>
          <w:rPrChange w:id="656" w:author="Author">
            <w:rPr/>
          </w:rPrChange>
        </w:rPr>
        <w:t xml:space="preserve">. This is very similar to LINQ to Object’s </w:t>
      </w:r>
      <w:proofErr w:type="spellStart"/>
      <w:r w:rsidR="00E866A7" w:rsidRPr="003D36FB">
        <w:rPr>
          <w:sz w:val="18"/>
          <w:rPrChange w:id="657" w:author="Author">
            <w:rPr/>
          </w:rPrChange>
        </w:rPr>
        <w:t>Enumerable.Empty</w:t>
      </w:r>
      <w:proofErr w:type="spellEnd"/>
      <w:r w:rsidR="00C21A34" w:rsidRPr="003D36FB">
        <w:rPr>
          <w:sz w:val="18"/>
          <w:rPrChange w:id="658" w:author="Author">
            <w:rPr/>
          </w:rPrChange>
        </w:rPr>
        <w:t xml:space="preserve"> or an empty array (e.g. new </w:t>
      </w:r>
      <w:proofErr w:type="spellStart"/>
      <w:proofErr w:type="gramStart"/>
      <w:r w:rsidR="00C21A34" w:rsidRPr="003D36FB">
        <w:rPr>
          <w:sz w:val="18"/>
          <w:rPrChange w:id="659" w:author="Author">
            <w:rPr/>
          </w:rPrChange>
        </w:rPr>
        <w:t>int</w:t>
      </w:r>
      <w:proofErr w:type="spellEnd"/>
      <w:r w:rsidR="00C21A34" w:rsidRPr="003D36FB">
        <w:rPr>
          <w:sz w:val="18"/>
          <w:rPrChange w:id="660" w:author="Author">
            <w:rPr/>
          </w:rPrChange>
        </w:rPr>
        <w:t>[</w:t>
      </w:r>
      <w:proofErr w:type="gramEnd"/>
      <w:r w:rsidR="00C21A34" w:rsidRPr="003D36FB">
        <w:rPr>
          <w:sz w:val="18"/>
          <w:rPrChange w:id="661" w:author="Author">
            <w:rPr/>
          </w:rPrChange>
        </w:rPr>
        <w:t xml:space="preserve">0]). For those enumerable sequences, the first call to the enumerator’s </w:t>
      </w:r>
      <w:proofErr w:type="spellStart"/>
      <w:r w:rsidR="00C21A34" w:rsidRPr="003D36FB">
        <w:rPr>
          <w:sz w:val="18"/>
          <w:rPrChange w:id="662" w:author="Author">
            <w:rPr/>
          </w:rPrChange>
        </w:rPr>
        <w:t>MoveNext</w:t>
      </w:r>
      <w:proofErr w:type="spellEnd"/>
      <w:r w:rsidR="00C21A34" w:rsidRPr="003D36FB">
        <w:rPr>
          <w:sz w:val="18"/>
          <w:rPrChange w:id="663" w:author="Author">
            <w:rPr/>
          </w:rPrChange>
        </w:rPr>
        <w:t xml:space="preserve"> method will return false, signaling completion.</w:t>
      </w:r>
      <w:r w:rsidR="00C21A34" w:rsidRPr="003D36FB">
        <w:rPr>
          <w:sz w:val="18"/>
          <w:rPrChange w:id="664" w:author="Author">
            <w:rPr/>
          </w:rPrChange>
        </w:rPr>
        <w:br/>
      </w:r>
      <w:r w:rsidR="00C21A34" w:rsidRPr="003D36FB">
        <w:rPr>
          <w:sz w:val="18"/>
          <w:rPrChange w:id="665" w:author="Author">
            <w:rPr/>
          </w:rPrChange>
        </w:rPr>
        <w:br/>
      </w:r>
      <w:r w:rsidR="00C21A34" w:rsidRPr="003D36FB">
        <w:rPr>
          <w:b/>
          <w:sz w:val="18"/>
          <w:rPrChange w:id="666" w:author="Author">
            <w:rPr>
              <w:b/>
            </w:rPr>
          </w:rPrChange>
        </w:rPr>
        <w:t>Background:</w:t>
      </w:r>
      <w:r w:rsidR="00C21A34" w:rsidRPr="003D36FB">
        <w:rPr>
          <w:sz w:val="18"/>
          <w:rPrChange w:id="667" w:author="Author">
            <w:rPr/>
          </w:rPrChange>
        </w:rPr>
        <w:t xml:space="preserve">  One may wonder when observable sequences start running. In particular, what’s triggering the empty sequence to fire out the </w:t>
      </w:r>
      <w:proofErr w:type="spellStart"/>
      <w:r w:rsidR="00C21A34" w:rsidRPr="003D36FB">
        <w:rPr>
          <w:sz w:val="18"/>
          <w:rPrChange w:id="668" w:author="Author">
            <w:rPr/>
          </w:rPrChange>
        </w:rPr>
        <w:t>OnCompleted</w:t>
      </w:r>
      <w:proofErr w:type="spellEnd"/>
      <w:r w:rsidR="00C21A34" w:rsidRPr="003D36FB">
        <w:rPr>
          <w:sz w:val="18"/>
          <w:rPrChange w:id="669" w:author="Author">
            <w:rPr/>
          </w:rPrChange>
        </w:rPr>
        <w:t xml:space="preserve"> message to its observers? The answer differs from sequence to sequence. Most of the sequences we’re looking at in this exercise are so-called </w:t>
      </w:r>
      <w:r w:rsidR="00C21A34" w:rsidRPr="003D36FB">
        <w:rPr>
          <w:i/>
          <w:sz w:val="18"/>
          <w:rPrChange w:id="670" w:author="Author">
            <w:rPr>
              <w:i/>
            </w:rPr>
          </w:rPrChange>
        </w:rPr>
        <w:t>cold observables</w:t>
      </w:r>
      <w:r w:rsidR="00C21A34" w:rsidRPr="003D36FB">
        <w:rPr>
          <w:sz w:val="18"/>
          <w:rPrChange w:id="671" w:author="Author">
            <w:rPr/>
          </w:rPrChange>
        </w:rPr>
        <w:t xml:space="preserve"> which means they start running upon subscription. This is different </w:t>
      </w:r>
      <w:r w:rsidR="005C2DC6" w:rsidRPr="003D36FB">
        <w:rPr>
          <w:sz w:val="18"/>
          <w:rPrChange w:id="672" w:author="Author">
            <w:rPr/>
          </w:rPrChange>
        </w:rPr>
        <w:t>from</w:t>
      </w:r>
      <w:r w:rsidR="00C21A34" w:rsidRPr="003D36FB">
        <w:rPr>
          <w:sz w:val="18"/>
          <w:rPrChange w:id="673" w:author="Author">
            <w:rPr/>
          </w:rPrChange>
        </w:rPr>
        <w:t xml:space="preserve"> </w:t>
      </w:r>
      <w:r w:rsidR="00C21A34" w:rsidRPr="003D36FB">
        <w:rPr>
          <w:i/>
          <w:sz w:val="18"/>
          <w:rPrChange w:id="674" w:author="Author">
            <w:rPr>
              <w:i/>
            </w:rPr>
          </w:rPrChange>
        </w:rPr>
        <w:t>hot observables</w:t>
      </w:r>
      <w:r w:rsidR="00C21A34" w:rsidRPr="003D36FB">
        <w:rPr>
          <w:sz w:val="18"/>
          <w:rPrChange w:id="675" w:author="Author">
            <w:rPr/>
          </w:rPrChange>
        </w:rPr>
        <w:t xml:space="preserve"> such as mouse move events which are flowing even before a subscription is active (there’s no way to keep the mouse from moving after all…).</w:t>
      </w:r>
      <w:r w:rsidR="00C21A34" w:rsidRPr="003D36FB">
        <w:rPr>
          <w:sz w:val="18"/>
          <w:rPrChange w:id="676" w:author="Author">
            <w:rPr/>
          </w:rPrChange>
        </w:rPr>
        <w:br/>
      </w:r>
    </w:p>
    <w:p w:rsidR="00C21A34" w:rsidRPr="003D36FB" w:rsidRDefault="00FE1860" w:rsidP="00301BC9">
      <w:pPr>
        <w:pStyle w:val="ListParagraph"/>
        <w:numPr>
          <w:ilvl w:val="0"/>
          <w:numId w:val="4"/>
        </w:numPr>
        <w:rPr>
          <w:sz w:val="18"/>
          <w:rPrChange w:id="677" w:author="Author">
            <w:rPr/>
          </w:rPrChange>
        </w:rPr>
      </w:pPr>
      <w:r w:rsidRPr="003D36FB">
        <w:rPr>
          <w:noProof/>
          <w:sz w:val="18"/>
          <w:rPrChange w:id="678" w:author="Author">
            <w:rPr>
              <w:noProof/>
            </w:rPr>
          </w:rPrChange>
        </w:rPr>
        <w:drawing>
          <wp:anchor distT="0" distB="0" distL="114300" distR="114300" simplePos="0" relativeHeight="251668480" behindDoc="0" locked="0" layoutInCell="1" allowOverlap="1" wp14:anchorId="158260A1" wp14:editId="45C1AC65">
            <wp:simplePos x="0" y="0"/>
            <wp:positionH relativeFrom="column">
              <wp:posOffset>-182880</wp:posOffset>
            </wp:positionH>
            <wp:positionV relativeFrom="paragraph">
              <wp:posOffset>1946275</wp:posOffset>
            </wp:positionV>
            <wp:extent cx="411480" cy="740664"/>
            <wp:effectExtent l="0" t="0" r="7620" b="2540"/>
            <wp:wrapNone/>
            <wp:docPr id="48" name="Picture 48" descr="C:\Users\bartde\AppData\Local\Microsoft\Windows\Temporary Internet Files\Content.IE5\CFGY0LUV\MC9000298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de\AppData\Local\Microsoft\Windows\Temporary Internet Files\Content.IE5\CFGY0LUV\MC900029888[1].wm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480" cy="740664"/>
                    </a:xfrm>
                    <a:prstGeom prst="rect">
                      <a:avLst/>
                    </a:prstGeom>
                    <a:noFill/>
                    <a:ln>
                      <a:noFill/>
                    </a:ln>
                  </pic:spPr>
                </pic:pic>
              </a:graphicData>
            </a:graphic>
            <wp14:sizeRelH relativeFrom="page">
              <wp14:pctWidth>0</wp14:pctWidth>
            </wp14:sizeRelH>
            <wp14:sizeRelV relativeFrom="page">
              <wp14:pctHeight>0</wp14:pctHeight>
            </wp14:sizeRelV>
          </wp:anchor>
        </w:drawing>
      </w:r>
      <w:r w:rsidR="00C728B9" w:rsidRPr="003D36FB">
        <w:rPr>
          <w:sz w:val="18"/>
          <w:rPrChange w:id="679" w:author="Author">
            <w:rPr/>
          </w:rPrChange>
        </w:rPr>
        <w:t xml:space="preserve">Besides the </w:t>
      </w:r>
      <w:proofErr w:type="spellStart"/>
      <w:r w:rsidR="00C728B9" w:rsidRPr="003D36FB">
        <w:rPr>
          <w:sz w:val="18"/>
          <w:rPrChange w:id="680" w:author="Author">
            <w:rPr/>
          </w:rPrChange>
        </w:rPr>
        <w:t>OnCompleted</w:t>
      </w:r>
      <w:proofErr w:type="spellEnd"/>
      <w:r w:rsidR="00C728B9" w:rsidRPr="003D36FB">
        <w:rPr>
          <w:sz w:val="18"/>
          <w:rPrChange w:id="681" w:author="Author">
            <w:rPr/>
          </w:rPrChange>
        </w:rPr>
        <w:t xml:space="preserve"> message, </w:t>
      </w:r>
      <w:proofErr w:type="spellStart"/>
      <w:r w:rsidR="00C728B9" w:rsidRPr="003D36FB">
        <w:rPr>
          <w:sz w:val="18"/>
          <w:rPrChange w:id="682" w:author="Author">
            <w:rPr/>
          </w:rPrChange>
        </w:rPr>
        <w:t>OnError</w:t>
      </w:r>
      <w:proofErr w:type="spellEnd"/>
      <w:r w:rsidR="00C728B9" w:rsidRPr="003D36FB">
        <w:rPr>
          <w:sz w:val="18"/>
          <w:rPrChange w:id="683" w:author="Author">
            <w:rPr/>
          </w:rPrChange>
        </w:rPr>
        <w:t xml:space="preserve"> is also a terminating </w:t>
      </w:r>
      <w:proofErr w:type="gramStart"/>
      <w:r w:rsidR="00C728B9" w:rsidRPr="003D36FB">
        <w:rPr>
          <w:sz w:val="18"/>
          <w:rPrChange w:id="684" w:author="Author">
            <w:rPr/>
          </w:rPrChange>
        </w:rPr>
        <w:t>notification,</w:t>
      </w:r>
      <w:proofErr w:type="gramEnd"/>
      <w:r w:rsidR="00C728B9" w:rsidRPr="003D36FB">
        <w:rPr>
          <w:sz w:val="18"/>
          <w:rPrChange w:id="685" w:author="Author">
            <w:rPr/>
          </w:rPrChange>
        </w:rPr>
        <w:t xml:space="preserve"> in a sense no messages can follow it. Where Empty is the factory method creating an observable sequence that immediately triggers completion, the Throw method creates an observable sequence that immediately triggers an </w:t>
      </w:r>
      <w:proofErr w:type="spellStart"/>
      <w:r w:rsidR="00C728B9" w:rsidRPr="003D36FB">
        <w:rPr>
          <w:sz w:val="18"/>
          <w:rPrChange w:id="686" w:author="Author">
            <w:rPr/>
          </w:rPrChange>
        </w:rPr>
        <w:t>OnError</w:t>
      </w:r>
      <w:proofErr w:type="spellEnd"/>
      <w:r w:rsidR="00C728B9" w:rsidRPr="003D36FB">
        <w:rPr>
          <w:sz w:val="18"/>
          <w:rPrChange w:id="687" w:author="Author">
            <w:rPr/>
          </w:rPrChange>
        </w:rPr>
        <w:t xml:space="preserve"> message to observers:</w:t>
      </w:r>
      <w:r w:rsidR="00C728B9" w:rsidRPr="003D36FB">
        <w:rPr>
          <w:sz w:val="18"/>
          <w:rPrChange w:id="688" w:author="Author">
            <w:rPr/>
          </w:rPrChange>
        </w:rPr>
        <w:br/>
      </w:r>
      <w:r w:rsidR="00C728B9" w:rsidRPr="003D36FB">
        <w:rPr>
          <w:sz w:val="18"/>
          <w:rPrChange w:id="689" w:author="Author">
            <w:rPr/>
          </w:rPrChange>
        </w:rPr>
        <w:br/>
      </w:r>
      <w:r w:rsidR="00C728B9" w:rsidRPr="003D36FB">
        <w:rPr>
          <w:rFonts w:ascii="Consolas" w:hAnsi="Consolas" w:cs="Consolas"/>
          <w:color w:val="2B91AF"/>
          <w:sz w:val="16"/>
          <w:szCs w:val="19"/>
          <w:rPrChange w:id="690" w:author="Author">
            <w:rPr>
              <w:rFonts w:ascii="Consolas" w:hAnsi="Consolas" w:cs="Consolas"/>
              <w:color w:val="2B91AF"/>
              <w:sz w:val="20"/>
              <w:szCs w:val="19"/>
            </w:rPr>
          </w:rPrChange>
        </w:rPr>
        <w:t xml:space="preserve">    </w:t>
      </w:r>
      <w:proofErr w:type="spellStart"/>
      <w:r w:rsidR="00C728B9" w:rsidRPr="003D36FB">
        <w:rPr>
          <w:rFonts w:ascii="Consolas" w:hAnsi="Consolas" w:cs="Consolas"/>
          <w:color w:val="2B91AF"/>
          <w:sz w:val="16"/>
          <w:szCs w:val="19"/>
          <w:rPrChange w:id="691" w:author="Author">
            <w:rPr>
              <w:rFonts w:ascii="Consolas" w:hAnsi="Consolas" w:cs="Consolas"/>
              <w:color w:val="2B91AF"/>
              <w:sz w:val="20"/>
              <w:szCs w:val="19"/>
            </w:rPr>
          </w:rPrChange>
        </w:rPr>
        <w:t>IObservable</w:t>
      </w:r>
      <w:proofErr w:type="spellEnd"/>
      <w:r w:rsidR="00C728B9" w:rsidRPr="003D36FB">
        <w:rPr>
          <w:rFonts w:ascii="Consolas" w:hAnsi="Consolas" w:cs="Consolas"/>
          <w:sz w:val="16"/>
          <w:szCs w:val="19"/>
          <w:rPrChange w:id="692" w:author="Author">
            <w:rPr>
              <w:rFonts w:ascii="Consolas" w:hAnsi="Consolas" w:cs="Consolas"/>
              <w:sz w:val="20"/>
              <w:szCs w:val="19"/>
            </w:rPr>
          </w:rPrChange>
        </w:rPr>
        <w:t>&lt;</w:t>
      </w:r>
      <w:proofErr w:type="spellStart"/>
      <w:r w:rsidR="00C728B9" w:rsidRPr="003D36FB">
        <w:rPr>
          <w:rFonts w:ascii="Consolas" w:hAnsi="Consolas" w:cs="Consolas"/>
          <w:color w:val="0000FF"/>
          <w:sz w:val="16"/>
          <w:szCs w:val="19"/>
          <w:rPrChange w:id="693" w:author="Author">
            <w:rPr>
              <w:rFonts w:ascii="Consolas" w:hAnsi="Consolas" w:cs="Consolas"/>
              <w:color w:val="0000FF"/>
              <w:sz w:val="20"/>
              <w:szCs w:val="19"/>
            </w:rPr>
          </w:rPrChange>
        </w:rPr>
        <w:t>int</w:t>
      </w:r>
      <w:proofErr w:type="spellEnd"/>
      <w:r w:rsidR="00C728B9" w:rsidRPr="003D36FB">
        <w:rPr>
          <w:rFonts w:ascii="Consolas" w:hAnsi="Consolas" w:cs="Consolas"/>
          <w:sz w:val="16"/>
          <w:szCs w:val="19"/>
          <w:rPrChange w:id="694" w:author="Author">
            <w:rPr>
              <w:rFonts w:ascii="Consolas" w:hAnsi="Consolas" w:cs="Consolas"/>
              <w:sz w:val="20"/>
              <w:szCs w:val="19"/>
            </w:rPr>
          </w:rPrChange>
        </w:rPr>
        <w:t xml:space="preserve">&gt; source = </w:t>
      </w:r>
      <w:proofErr w:type="spellStart"/>
      <w:r w:rsidR="00C728B9" w:rsidRPr="003D36FB">
        <w:rPr>
          <w:rFonts w:ascii="Consolas" w:hAnsi="Consolas" w:cs="Consolas"/>
          <w:color w:val="2B91AF"/>
          <w:sz w:val="16"/>
          <w:szCs w:val="19"/>
          <w:rPrChange w:id="695" w:author="Author">
            <w:rPr>
              <w:rFonts w:ascii="Consolas" w:hAnsi="Consolas" w:cs="Consolas"/>
              <w:color w:val="2B91AF"/>
              <w:sz w:val="20"/>
              <w:szCs w:val="19"/>
            </w:rPr>
          </w:rPrChange>
        </w:rPr>
        <w:t>Observable</w:t>
      </w:r>
      <w:r w:rsidR="00C728B9" w:rsidRPr="003D36FB">
        <w:rPr>
          <w:rFonts w:ascii="Consolas" w:hAnsi="Consolas" w:cs="Consolas"/>
          <w:sz w:val="16"/>
          <w:szCs w:val="19"/>
          <w:rPrChange w:id="696" w:author="Author">
            <w:rPr>
              <w:rFonts w:ascii="Consolas" w:hAnsi="Consolas" w:cs="Consolas"/>
              <w:sz w:val="20"/>
              <w:szCs w:val="19"/>
            </w:rPr>
          </w:rPrChange>
        </w:rPr>
        <w:t>.Throw</w:t>
      </w:r>
      <w:proofErr w:type="spellEnd"/>
      <w:r w:rsidR="00C728B9" w:rsidRPr="003D36FB">
        <w:rPr>
          <w:rFonts w:ascii="Consolas" w:hAnsi="Consolas" w:cs="Consolas"/>
          <w:sz w:val="16"/>
          <w:szCs w:val="19"/>
          <w:rPrChange w:id="697" w:author="Author">
            <w:rPr>
              <w:rFonts w:ascii="Consolas" w:hAnsi="Consolas" w:cs="Consolas"/>
              <w:sz w:val="20"/>
              <w:szCs w:val="19"/>
            </w:rPr>
          </w:rPrChange>
        </w:rPr>
        <w:t>&lt;</w:t>
      </w:r>
      <w:proofErr w:type="spellStart"/>
      <w:r w:rsidR="00C728B9" w:rsidRPr="003D36FB">
        <w:rPr>
          <w:rFonts w:ascii="Consolas" w:hAnsi="Consolas" w:cs="Consolas"/>
          <w:color w:val="0000FF"/>
          <w:sz w:val="16"/>
          <w:szCs w:val="19"/>
          <w:rPrChange w:id="698" w:author="Author">
            <w:rPr>
              <w:rFonts w:ascii="Consolas" w:hAnsi="Consolas" w:cs="Consolas"/>
              <w:color w:val="0000FF"/>
              <w:sz w:val="20"/>
              <w:szCs w:val="19"/>
            </w:rPr>
          </w:rPrChange>
        </w:rPr>
        <w:t>int</w:t>
      </w:r>
      <w:proofErr w:type="spellEnd"/>
      <w:r w:rsidR="00C728B9" w:rsidRPr="003D36FB">
        <w:rPr>
          <w:rFonts w:ascii="Consolas" w:hAnsi="Consolas" w:cs="Consolas"/>
          <w:sz w:val="16"/>
          <w:szCs w:val="19"/>
          <w:rPrChange w:id="699" w:author="Author">
            <w:rPr>
              <w:rFonts w:ascii="Consolas" w:hAnsi="Consolas" w:cs="Consolas"/>
              <w:sz w:val="20"/>
              <w:szCs w:val="19"/>
            </w:rPr>
          </w:rPrChange>
        </w:rPr>
        <w:t>&gt;(</w:t>
      </w:r>
      <w:r w:rsidR="00C728B9" w:rsidRPr="003D36FB">
        <w:rPr>
          <w:rFonts w:ascii="Consolas" w:hAnsi="Consolas" w:cs="Consolas"/>
          <w:color w:val="0000FF"/>
          <w:sz w:val="16"/>
          <w:szCs w:val="19"/>
          <w:rPrChange w:id="700" w:author="Author">
            <w:rPr>
              <w:rFonts w:ascii="Consolas" w:hAnsi="Consolas" w:cs="Consolas"/>
              <w:color w:val="0000FF"/>
              <w:sz w:val="20"/>
              <w:szCs w:val="19"/>
            </w:rPr>
          </w:rPrChange>
        </w:rPr>
        <w:t>new</w:t>
      </w:r>
      <w:r w:rsidR="00C728B9" w:rsidRPr="003D36FB">
        <w:rPr>
          <w:rFonts w:ascii="Consolas" w:hAnsi="Consolas" w:cs="Consolas"/>
          <w:sz w:val="16"/>
          <w:szCs w:val="19"/>
          <w:rPrChange w:id="701" w:author="Author">
            <w:rPr>
              <w:rFonts w:ascii="Consolas" w:hAnsi="Consolas" w:cs="Consolas"/>
              <w:sz w:val="20"/>
              <w:szCs w:val="19"/>
            </w:rPr>
          </w:rPrChange>
        </w:rPr>
        <w:t xml:space="preserve"> </w:t>
      </w:r>
      <w:r w:rsidR="00C728B9" w:rsidRPr="003D36FB">
        <w:rPr>
          <w:rFonts w:ascii="Consolas" w:hAnsi="Consolas" w:cs="Consolas"/>
          <w:color w:val="2B91AF"/>
          <w:sz w:val="16"/>
          <w:szCs w:val="19"/>
          <w:rPrChange w:id="702" w:author="Author">
            <w:rPr>
              <w:rFonts w:ascii="Consolas" w:hAnsi="Consolas" w:cs="Consolas"/>
              <w:color w:val="2B91AF"/>
              <w:sz w:val="20"/>
              <w:szCs w:val="19"/>
            </w:rPr>
          </w:rPrChange>
        </w:rPr>
        <w:t>Exception</w:t>
      </w:r>
      <w:r w:rsidR="00C728B9" w:rsidRPr="003D36FB">
        <w:rPr>
          <w:rFonts w:ascii="Consolas" w:hAnsi="Consolas" w:cs="Consolas"/>
          <w:sz w:val="16"/>
          <w:szCs w:val="19"/>
          <w:rPrChange w:id="703" w:author="Author">
            <w:rPr>
              <w:rFonts w:ascii="Consolas" w:hAnsi="Consolas" w:cs="Consolas"/>
              <w:sz w:val="20"/>
              <w:szCs w:val="19"/>
            </w:rPr>
          </w:rPrChange>
        </w:rPr>
        <w:t>(</w:t>
      </w:r>
      <w:r w:rsidR="00C728B9" w:rsidRPr="003D36FB">
        <w:rPr>
          <w:rFonts w:ascii="Consolas" w:hAnsi="Consolas" w:cs="Consolas"/>
          <w:color w:val="A31515"/>
          <w:sz w:val="16"/>
          <w:szCs w:val="19"/>
          <w:rPrChange w:id="704" w:author="Author">
            <w:rPr>
              <w:rFonts w:ascii="Consolas" w:hAnsi="Consolas" w:cs="Consolas"/>
              <w:color w:val="A31515"/>
              <w:sz w:val="20"/>
              <w:szCs w:val="19"/>
            </w:rPr>
          </w:rPrChange>
        </w:rPr>
        <w:t>"Oops"</w:t>
      </w:r>
      <w:r w:rsidR="00C728B9" w:rsidRPr="003D36FB">
        <w:rPr>
          <w:rFonts w:ascii="Consolas" w:hAnsi="Consolas" w:cs="Consolas"/>
          <w:sz w:val="16"/>
          <w:szCs w:val="19"/>
          <w:rPrChange w:id="705" w:author="Author">
            <w:rPr>
              <w:rFonts w:ascii="Consolas" w:hAnsi="Consolas" w:cs="Consolas"/>
              <w:sz w:val="20"/>
              <w:szCs w:val="19"/>
            </w:rPr>
          </w:rPrChange>
        </w:rPr>
        <w:t>));</w:t>
      </w:r>
      <w:r w:rsidR="00C728B9" w:rsidRPr="003D36FB">
        <w:rPr>
          <w:sz w:val="18"/>
          <w:rPrChange w:id="706" w:author="Author">
            <w:rPr/>
          </w:rPrChange>
        </w:rPr>
        <w:br/>
      </w:r>
      <w:r w:rsidR="00C728B9" w:rsidRPr="003D36FB">
        <w:rPr>
          <w:sz w:val="18"/>
          <w:rPrChange w:id="707" w:author="Author">
            <w:rPr/>
          </w:rPrChange>
        </w:rPr>
        <w:br/>
        <w:t>Running this code produces the following output:</w:t>
      </w:r>
      <w:r w:rsidR="00C728B9" w:rsidRPr="003D36FB">
        <w:rPr>
          <w:sz w:val="18"/>
          <w:rPrChange w:id="708" w:author="Author">
            <w:rPr/>
          </w:rPrChange>
        </w:rPr>
        <w:br/>
      </w:r>
      <w:r w:rsidR="00C728B9" w:rsidRPr="003D36FB">
        <w:rPr>
          <w:sz w:val="18"/>
          <w:rPrChange w:id="709" w:author="Author">
            <w:rPr/>
          </w:rPrChange>
        </w:rPr>
        <w:br/>
      </w:r>
      <w:r w:rsidR="00C728B9" w:rsidRPr="003D36FB">
        <w:rPr>
          <w:rFonts w:ascii="Consolas" w:hAnsi="Consolas" w:cs="Consolas"/>
          <w:sz w:val="16"/>
          <w:szCs w:val="19"/>
          <w:rPrChange w:id="710" w:author="Author">
            <w:rPr>
              <w:rFonts w:ascii="Consolas" w:hAnsi="Consolas" w:cs="Consolas"/>
              <w:sz w:val="20"/>
              <w:szCs w:val="19"/>
            </w:rPr>
          </w:rPrChange>
        </w:rPr>
        <w:t xml:space="preserve">    </w:t>
      </w:r>
      <w:proofErr w:type="spellStart"/>
      <w:r w:rsidR="00C728B9" w:rsidRPr="003D36FB">
        <w:rPr>
          <w:rFonts w:ascii="Consolas" w:hAnsi="Consolas" w:cs="Consolas"/>
          <w:sz w:val="16"/>
          <w:szCs w:val="19"/>
          <w:rPrChange w:id="711" w:author="Author">
            <w:rPr>
              <w:rFonts w:ascii="Consolas" w:hAnsi="Consolas" w:cs="Consolas"/>
              <w:sz w:val="20"/>
              <w:szCs w:val="19"/>
            </w:rPr>
          </w:rPrChange>
        </w:rPr>
        <w:t>OnError</w:t>
      </w:r>
      <w:proofErr w:type="spellEnd"/>
      <w:r w:rsidR="00C728B9" w:rsidRPr="003D36FB">
        <w:rPr>
          <w:rFonts w:ascii="Consolas" w:hAnsi="Consolas" w:cs="Consolas"/>
          <w:sz w:val="16"/>
          <w:szCs w:val="19"/>
          <w:rPrChange w:id="712" w:author="Author">
            <w:rPr>
              <w:rFonts w:ascii="Consolas" w:hAnsi="Consolas" w:cs="Consolas"/>
              <w:sz w:val="20"/>
              <w:szCs w:val="19"/>
            </w:rPr>
          </w:rPrChange>
        </w:rPr>
        <w:t>: Oops</w:t>
      </w:r>
      <w:r w:rsidR="00C728B9" w:rsidRPr="003D36FB">
        <w:rPr>
          <w:sz w:val="18"/>
          <w:rPrChange w:id="713" w:author="Author">
            <w:rPr/>
          </w:rPrChange>
        </w:rPr>
        <w:br/>
      </w:r>
      <w:r w:rsidR="00AE0EE5" w:rsidRPr="003D36FB">
        <w:rPr>
          <w:sz w:val="18"/>
          <w:rPrChange w:id="714" w:author="Author">
            <w:rPr/>
          </w:rPrChange>
        </w:rPr>
        <w:br/>
      </w:r>
      <w:r w:rsidR="00AE0EE5" w:rsidRPr="003D36FB">
        <w:rPr>
          <w:b/>
          <w:sz w:val="18"/>
          <w:rPrChange w:id="715" w:author="Author">
            <w:rPr>
              <w:b/>
            </w:rPr>
          </w:rPrChange>
        </w:rPr>
        <w:t>Background:</w:t>
      </w:r>
      <w:r w:rsidR="00AE0EE5" w:rsidRPr="003D36FB">
        <w:rPr>
          <w:sz w:val="18"/>
          <w:rPrChange w:id="716" w:author="Author">
            <w:rPr/>
          </w:rPrChange>
        </w:rPr>
        <w:t xml:space="preserve">  The </w:t>
      </w:r>
      <w:proofErr w:type="spellStart"/>
      <w:r w:rsidR="00AE0EE5" w:rsidRPr="003D36FB">
        <w:rPr>
          <w:sz w:val="18"/>
          <w:rPrChange w:id="717" w:author="Author">
            <w:rPr/>
          </w:rPrChange>
        </w:rPr>
        <w:t>OnError</w:t>
      </w:r>
      <w:proofErr w:type="spellEnd"/>
      <w:r w:rsidR="00AE0EE5" w:rsidRPr="003D36FB">
        <w:rPr>
          <w:sz w:val="18"/>
          <w:rPrChange w:id="718" w:author="Author">
            <w:rPr/>
          </w:rPrChange>
        </w:rPr>
        <w:t xml:space="preserve"> message is typically used by an observable sequence (not as trivial as the one simply returned by a call to Throw) to signal an error state which could either originate from a failed computation or the delivery thereof. Following the semantic model of the CLR’s exception mechanism, errors in Rx are always terminating and exhibit a fail-fast characteristic, surfacing errors through observer handlers. More advanced mechanisms to deal with errors exist in the form of handlers called Catch, </w:t>
      </w:r>
      <w:proofErr w:type="spellStart"/>
      <w:r w:rsidR="00AE0EE5" w:rsidRPr="003D36FB">
        <w:rPr>
          <w:sz w:val="18"/>
          <w:rPrChange w:id="719" w:author="Author">
            <w:rPr/>
          </w:rPrChange>
        </w:rPr>
        <w:t>OnErrorResumeNext</w:t>
      </w:r>
      <w:proofErr w:type="spellEnd"/>
      <w:r w:rsidR="00AE0EE5" w:rsidRPr="003D36FB">
        <w:rPr>
          <w:sz w:val="18"/>
          <w:rPrChange w:id="720" w:author="Author">
            <w:rPr/>
          </w:rPrChange>
        </w:rPr>
        <w:t xml:space="preserve"> and Finally. We won’t discuss those during this HOL, but their role should be self-explanatory based on corresponding language constructs in various managed languages.</w:t>
      </w:r>
      <w:r w:rsidR="00AE0EE5" w:rsidRPr="003D36FB">
        <w:rPr>
          <w:sz w:val="18"/>
          <w:rPrChange w:id="721" w:author="Author">
            <w:rPr/>
          </w:rPrChange>
        </w:rPr>
        <w:br/>
      </w:r>
    </w:p>
    <w:p w:rsidR="00C728B9" w:rsidRPr="003D36FB" w:rsidRDefault="00EC0630" w:rsidP="00301BC9">
      <w:pPr>
        <w:pStyle w:val="ListParagraph"/>
        <w:numPr>
          <w:ilvl w:val="0"/>
          <w:numId w:val="4"/>
        </w:numPr>
        <w:rPr>
          <w:sz w:val="18"/>
          <w:rPrChange w:id="722" w:author="Author">
            <w:rPr/>
          </w:rPrChange>
        </w:rPr>
      </w:pPr>
      <w:r w:rsidRPr="003D36FB">
        <w:rPr>
          <w:noProof/>
          <w:sz w:val="18"/>
          <w:rPrChange w:id="723" w:author="Author">
            <w:rPr>
              <w:noProof/>
            </w:rPr>
          </w:rPrChange>
        </w:rPr>
        <w:drawing>
          <wp:anchor distT="0" distB="0" distL="114300" distR="114300" simplePos="0" relativeHeight="251717632" behindDoc="0" locked="0" layoutInCell="1" allowOverlap="1" wp14:anchorId="039F5B4E" wp14:editId="137E60E8">
            <wp:simplePos x="0" y="0"/>
            <wp:positionH relativeFrom="column">
              <wp:posOffset>-182880</wp:posOffset>
            </wp:positionH>
            <wp:positionV relativeFrom="paragraph">
              <wp:posOffset>2316480</wp:posOffset>
            </wp:positionV>
            <wp:extent cx="411621" cy="740664"/>
            <wp:effectExtent l="0" t="0" r="7620" b="2540"/>
            <wp:wrapNone/>
            <wp:docPr id="81" name="Picture 81" descr="C:\Users\bartde\AppData\Local\Microsoft\Windows\Temporary Internet Files\Content.IE5\CFGY0LUV\MC9000298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de\AppData\Local\Microsoft\Windows\Temporary Internet Files\Content.IE5\CFGY0LUV\MC900029888[1].wm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621" cy="740664"/>
                    </a:xfrm>
                    <a:prstGeom prst="rect">
                      <a:avLst/>
                    </a:prstGeom>
                    <a:noFill/>
                    <a:ln>
                      <a:noFill/>
                    </a:ln>
                  </pic:spPr>
                </pic:pic>
              </a:graphicData>
            </a:graphic>
            <wp14:sizeRelH relativeFrom="page">
              <wp14:pctWidth>0</wp14:pctWidth>
            </wp14:sizeRelH>
            <wp14:sizeRelV relativeFrom="page">
              <wp14:pctHeight>0</wp14:pctHeight>
            </wp14:sizeRelV>
          </wp:anchor>
        </w:drawing>
      </w:r>
      <w:r w:rsidR="00AE0EE5" w:rsidRPr="003D36FB">
        <w:rPr>
          <w:sz w:val="18"/>
          <w:rPrChange w:id="724" w:author="Author">
            <w:rPr/>
          </w:rPrChange>
        </w:rPr>
        <w:t xml:space="preserve">One final essential factory method or primitive constructor is called Return. Its role is to represent a single-element sequence, just like a single-cell array would be in the world of </w:t>
      </w:r>
      <w:proofErr w:type="spellStart"/>
      <w:r w:rsidR="00AE0EE5" w:rsidRPr="003D36FB">
        <w:rPr>
          <w:sz w:val="18"/>
          <w:rPrChange w:id="725" w:author="Author">
            <w:rPr/>
          </w:rPrChange>
        </w:rPr>
        <w:t>IEnumerable</w:t>
      </w:r>
      <w:proofErr w:type="spellEnd"/>
      <w:r w:rsidR="00AE0EE5" w:rsidRPr="003D36FB">
        <w:rPr>
          <w:sz w:val="18"/>
          <w:rPrChange w:id="726" w:author="Author">
            <w:rPr/>
          </w:rPrChange>
        </w:rPr>
        <w:t xml:space="preserve"> sequences. The behavior observed by subscribed observers is two messages: </w:t>
      </w:r>
      <w:proofErr w:type="spellStart"/>
      <w:r w:rsidR="00AE0EE5" w:rsidRPr="003D36FB">
        <w:rPr>
          <w:sz w:val="18"/>
          <w:rPrChange w:id="727" w:author="Author">
            <w:rPr/>
          </w:rPrChange>
        </w:rPr>
        <w:t>OnNext</w:t>
      </w:r>
      <w:proofErr w:type="spellEnd"/>
      <w:r w:rsidR="00AE0EE5" w:rsidRPr="003D36FB">
        <w:rPr>
          <w:sz w:val="18"/>
          <w:rPrChange w:id="728" w:author="Author">
            <w:rPr/>
          </w:rPrChange>
        </w:rPr>
        <w:t xml:space="preserve"> with the value and </w:t>
      </w:r>
      <w:proofErr w:type="spellStart"/>
      <w:r w:rsidR="00AE0EE5" w:rsidRPr="003D36FB">
        <w:rPr>
          <w:sz w:val="18"/>
          <w:rPrChange w:id="729" w:author="Author">
            <w:rPr/>
          </w:rPrChange>
        </w:rPr>
        <w:t>OnCompleted</w:t>
      </w:r>
      <w:proofErr w:type="spellEnd"/>
      <w:r w:rsidR="00AE0EE5" w:rsidRPr="003D36FB">
        <w:rPr>
          <w:sz w:val="18"/>
          <w:rPrChange w:id="730" w:author="Author">
            <w:rPr/>
          </w:rPrChange>
        </w:rPr>
        <w:t xml:space="preserve"> signaling the end of the sequence has been received:</w:t>
      </w:r>
      <w:r w:rsidR="00AE0EE5" w:rsidRPr="003D36FB">
        <w:rPr>
          <w:sz w:val="18"/>
          <w:rPrChange w:id="731" w:author="Author">
            <w:rPr/>
          </w:rPrChange>
        </w:rPr>
        <w:br/>
      </w:r>
      <w:r w:rsidR="00AE0EE5" w:rsidRPr="003D36FB">
        <w:rPr>
          <w:sz w:val="18"/>
          <w:rPrChange w:id="732" w:author="Author">
            <w:rPr/>
          </w:rPrChange>
        </w:rPr>
        <w:br/>
      </w:r>
      <w:r w:rsidR="00AE0EE5" w:rsidRPr="003D36FB">
        <w:rPr>
          <w:rFonts w:ascii="Consolas" w:hAnsi="Consolas" w:cs="Consolas"/>
          <w:color w:val="2B91AF"/>
          <w:sz w:val="16"/>
          <w:szCs w:val="19"/>
          <w:rPrChange w:id="733" w:author="Author">
            <w:rPr>
              <w:rFonts w:ascii="Consolas" w:hAnsi="Consolas" w:cs="Consolas"/>
              <w:color w:val="2B91AF"/>
              <w:sz w:val="20"/>
              <w:szCs w:val="19"/>
            </w:rPr>
          </w:rPrChange>
        </w:rPr>
        <w:t xml:space="preserve">    </w:t>
      </w:r>
      <w:proofErr w:type="spellStart"/>
      <w:r w:rsidR="00AE0EE5" w:rsidRPr="003D36FB">
        <w:rPr>
          <w:rFonts w:ascii="Consolas" w:hAnsi="Consolas" w:cs="Consolas"/>
          <w:color w:val="2B91AF"/>
          <w:sz w:val="16"/>
          <w:szCs w:val="19"/>
          <w:rPrChange w:id="734" w:author="Author">
            <w:rPr>
              <w:rFonts w:ascii="Consolas" w:hAnsi="Consolas" w:cs="Consolas"/>
              <w:color w:val="2B91AF"/>
              <w:sz w:val="20"/>
              <w:szCs w:val="19"/>
            </w:rPr>
          </w:rPrChange>
        </w:rPr>
        <w:t>IObservable</w:t>
      </w:r>
      <w:proofErr w:type="spellEnd"/>
      <w:r w:rsidR="00AE0EE5" w:rsidRPr="003D36FB">
        <w:rPr>
          <w:rFonts w:ascii="Consolas" w:hAnsi="Consolas" w:cs="Consolas"/>
          <w:sz w:val="16"/>
          <w:szCs w:val="19"/>
          <w:rPrChange w:id="735" w:author="Author">
            <w:rPr>
              <w:rFonts w:ascii="Consolas" w:hAnsi="Consolas" w:cs="Consolas"/>
              <w:sz w:val="20"/>
              <w:szCs w:val="19"/>
            </w:rPr>
          </w:rPrChange>
        </w:rPr>
        <w:t>&lt;</w:t>
      </w:r>
      <w:proofErr w:type="spellStart"/>
      <w:r w:rsidR="00AE0EE5" w:rsidRPr="003D36FB">
        <w:rPr>
          <w:rFonts w:ascii="Consolas" w:hAnsi="Consolas" w:cs="Consolas"/>
          <w:color w:val="0000FF"/>
          <w:sz w:val="16"/>
          <w:szCs w:val="19"/>
          <w:rPrChange w:id="736" w:author="Author">
            <w:rPr>
              <w:rFonts w:ascii="Consolas" w:hAnsi="Consolas" w:cs="Consolas"/>
              <w:color w:val="0000FF"/>
              <w:sz w:val="20"/>
              <w:szCs w:val="19"/>
            </w:rPr>
          </w:rPrChange>
        </w:rPr>
        <w:t>int</w:t>
      </w:r>
      <w:proofErr w:type="spellEnd"/>
      <w:r w:rsidR="00AE0EE5" w:rsidRPr="003D36FB">
        <w:rPr>
          <w:rFonts w:ascii="Consolas" w:hAnsi="Consolas" w:cs="Consolas"/>
          <w:sz w:val="16"/>
          <w:szCs w:val="19"/>
          <w:rPrChange w:id="737" w:author="Author">
            <w:rPr>
              <w:rFonts w:ascii="Consolas" w:hAnsi="Consolas" w:cs="Consolas"/>
              <w:sz w:val="20"/>
              <w:szCs w:val="19"/>
            </w:rPr>
          </w:rPrChange>
        </w:rPr>
        <w:t xml:space="preserve">&gt; source = </w:t>
      </w:r>
      <w:proofErr w:type="spellStart"/>
      <w:proofErr w:type="gramStart"/>
      <w:r w:rsidR="00AE0EE5" w:rsidRPr="003D36FB">
        <w:rPr>
          <w:rFonts w:ascii="Consolas" w:hAnsi="Consolas" w:cs="Consolas"/>
          <w:color w:val="2B91AF"/>
          <w:sz w:val="16"/>
          <w:szCs w:val="19"/>
          <w:rPrChange w:id="738" w:author="Author">
            <w:rPr>
              <w:rFonts w:ascii="Consolas" w:hAnsi="Consolas" w:cs="Consolas"/>
              <w:color w:val="2B91AF"/>
              <w:sz w:val="20"/>
              <w:szCs w:val="19"/>
            </w:rPr>
          </w:rPrChange>
        </w:rPr>
        <w:t>Observable</w:t>
      </w:r>
      <w:r w:rsidR="00AE0EE5" w:rsidRPr="003D36FB">
        <w:rPr>
          <w:rFonts w:ascii="Consolas" w:hAnsi="Consolas" w:cs="Consolas"/>
          <w:sz w:val="16"/>
          <w:szCs w:val="19"/>
          <w:rPrChange w:id="739" w:author="Author">
            <w:rPr>
              <w:rFonts w:ascii="Consolas" w:hAnsi="Consolas" w:cs="Consolas"/>
              <w:sz w:val="20"/>
              <w:szCs w:val="19"/>
            </w:rPr>
          </w:rPrChange>
        </w:rPr>
        <w:t>.Return</w:t>
      </w:r>
      <w:proofErr w:type="spellEnd"/>
      <w:r w:rsidR="00AE0EE5" w:rsidRPr="003D36FB">
        <w:rPr>
          <w:rFonts w:ascii="Consolas" w:hAnsi="Consolas" w:cs="Consolas"/>
          <w:sz w:val="16"/>
          <w:szCs w:val="19"/>
          <w:rPrChange w:id="740" w:author="Author">
            <w:rPr>
              <w:rFonts w:ascii="Consolas" w:hAnsi="Consolas" w:cs="Consolas"/>
              <w:sz w:val="20"/>
              <w:szCs w:val="19"/>
            </w:rPr>
          </w:rPrChange>
        </w:rPr>
        <w:t>(</w:t>
      </w:r>
      <w:proofErr w:type="gramEnd"/>
      <w:r w:rsidR="00AE0EE5" w:rsidRPr="003D36FB">
        <w:rPr>
          <w:rFonts w:ascii="Consolas" w:hAnsi="Consolas" w:cs="Consolas"/>
          <w:sz w:val="16"/>
          <w:szCs w:val="19"/>
          <w:rPrChange w:id="741" w:author="Author">
            <w:rPr>
              <w:rFonts w:ascii="Consolas" w:hAnsi="Consolas" w:cs="Consolas"/>
              <w:sz w:val="20"/>
              <w:szCs w:val="19"/>
            </w:rPr>
          </w:rPrChange>
        </w:rPr>
        <w:t>42);</w:t>
      </w:r>
      <w:r w:rsidR="00AE0EE5" w:rsidRPr="003D36FB">
        <w:rPr>
          <w:sz w:val="18"/>
          <w:rPrChange w:id="742" w:author="Author">
            <w:rPr/>
          </w:rPrChange>
        </w:rPr>
        <w:br/>
      </w:r>
      <w:r w:rsidR="00AE0EE5" w:rsidRPr="003D36FB">
        <w:rPr>
          <w:sz w:val="18"/>
          <w:rPrChange w:id="743" w:author="Author">
            <w:rPr/>
          </w:rPrChange>
        </w:rPr>
        <w:br/>
        <w:t>Running this code produces the following output:</w:t>
      </w:r>
      <w:r w:rsidR="00AE0EE5" w:rsidRPr="003D36FB">
        <w:rPr>
          <w:sz w:val="18"/>
          <w:rPrChange w:id="744" w:author="Author">
            <w:rPr/>
          </w:rPrChange>
        </w:rPr>
        <w:br/>
      </w:r>
      <w:r w:rsidR="00AE0EE5" w:rsidRPr="003D36FB">
        <w:rPr>
          <w:sz w:val="18"/>
          <w:rPrChange w:id="745" w:author="Author">
            <w:rPr/>
          </w:rPrChange>
        </w:rPr>
        <w:br/>
      </w:r>
      <w:r w:rsidR="00AE0EE5" w:rsidRPr="003D36FB">
        <w:rPr>
          <w:rFonts w:ascii="Consolas" w:hAnsi="Consolas" w:cs="Consolas"/>
          <w:sz w:val="16"/>
          <w:szCs w:val="19"/>
          <w:rPrChange w:id="746" w:author="Author">
            <w:rPr>
              <w:rFonts w:ascii="Consolas" w:hAnsi="Consolas" w:cs="Consolas"/>
              <w:sz w:val="20"/>
              <w:szCs w:val="19"/>
            </w:rPr>
          </w:rPrChange>
        </w:rPr>
        <w:t xml:space="preserve">    </w:t>
      </w:r>
      <w:proofErr w:type="spellStart"/>
      <w:r w:rsidR="00AE0EE5" w:rsidRPr="003D36FB">
        <w:rPr>
          <w:rFonts w:ascii="Consolas" w:hAnsi="Consolas" w:cs="Consolas"/>
          <w:sz w:val="16"/>
          <w:szCs w:val="19"/>
          <w:rPrChange w:id="747" w:author="Author">
            <w:rPr>
              <w:rFonts w:ascii="Consolas" w:hAnsi="Consolas" w:cs="Consolas"/>
              <w:sz w:val="20"/>
              <w:szCs w:val="19"/>
            </w:rPr>
          </w:rPrChange>
        </w:rPr>
        <w:t>OnNext</w:t>
      </w:r>
      <w:proofErr w:type="spellEnd"/>
      <w:r w:rsidR="00AE0EE5" w:rsidRPr="003D36FB">
        <w:rPr>
          <w:rFonts w:ascii="Consolas" w:hAnsi="Consolas" w:cs="Consolas"/>
          <w:sz w:val="16"/>
          <w:szCs w:val="19"/>
          <w:rPrChange w:id="748" w:author="Author">
            <w:rPr>
              <w:rFonts w:ascii="Consolas" w:hAnsi="Consolas" w:cs="Consolas"/>
              <w:sz w:val="20"/>
              <w:szCs w:val="19"/>
            </w:rPr>
          </w:rPrChange>
        </w:rPr>
        <w:t>: 42</w:t>
      </w:r>
      <w:r w:rsidR="00AE0EE5" w:rsidRPr="003D36FB">
        <w:rPr>
          <w:rFonts w:ascii="Consolas" w:hAnsi="Consolas" w:cs="Consolas"/>
          <w:sz w:val="16"/>
          <w:szCs w:val="19"/>
          <w:rPrChange w:id="749" w:author="Author">
            <w:rPr>
              <w:rFonts w:ascii="Consolas" w:hAnsi="Consolas" w:cs="Consolas"/>
              <w:sz w:val="20"/>
              <w:szCs w:val="19"/>
            </w:rPr>
          </w:rPrChange>
        </w:rPr>
        <w:br/>
        <w:t xml:space="preserve">    </w:t>
      </w:r>
      <w:proofErr w:type="spellStart"/>
      <w:r w:rsidR="00AE0EE5" w:rsidRPr="003D36FB">
        <w:rPr>
          <w:rFonts w:ascii="Consolas" w:hAnsi="Consolas" w:cs="Consolas"/>
          <w:sz w:val="16"/>
          <w:szCs w:val="19"/>
          <w:rPrChange w:id="750" w:author="Author">
            <w:rPr>
              <w:rFonts w:ascii="Consolas" w:hAnsi="Consolas" w:cs="Consolas"/>
              <w:sz w:val="20"/>
              <w:szCs w:val="19"/>
            </w:rPr>
          </w:rPrChange>
        </w:rPr>
        <w:t>OnCompleted</w:t>
      </w:r>
      <w:proofErr w:type="spellEnd"/>
      <w:r w:rsidR="00AE0EE5" w:rsidRPr="003D36FB">
        <w:rPr>
          <w:sz w:val="18"/>
          <w:rPrChange w:id="751" w:author="Author">
            <w:rPr/>
          </w:rPrChange>
        </w:rPr>
        <w:br/>
      </w:r>
      <w:r w:rsidR="00AE0EE5" w:rsidRPr="003D36FB">
        <w:rPr>
          <w:sz w:val="18"/>
          <w:rPrChange w:id="752" w:author="Author">
            <w:rPr/>
          </w:rPrChange>
        </w:rPr>
        <w:br/>
      </w:r>
      <w:r w:rsidR="00AE0EE5" w:rsidRPr="003D36FB">
        <w:rPr>
          <w:b/>
          <w:sz w:val="18"/>
          <w:rPrChange w:id="753" w:author="Author">
            <w:rPr>
              <w:b/>
            </w:rPr>
          </w:rPrChange>
        </w:rPr>
        <w:t>Background:</w:t>
      </w:r>
      <w:r w:rsidR="00AE0EE5" w:rsidRPr="003D36FB">
        <w:rPr>
          <w:sz w:val="18"/>
          <w:rPrChange w:id="754" w:author="Author">
            <w:rPr/>
          </w:rPrChange>
        </w:rPr>
        <w:t xml:space="preserve">  Return plays an essential role in the theory behind LINQ, known as </w:t>
      </w:r>
      <w:r w:rsidR="00AE0EE5" w:rsidRPr="003D36FB">
        <w:rPr>
          <w:i/>
          <w:sz w:val="18"/>
          <w:rPrChange w:id="755" w:author="Author">
            <w:rPr>
              <w:i/>
            </w:rPr>
          </w:rPrChange>
        </w:rPr>
        <w:t>monads</w:t>
      </w:r>
      <w:r w:rsidR="00AE0EE5" w:rsidRPr="003D36FB">
        <w:rPr>
          <w:sz w:val="18"/>
          <w:rPrChange w:id="756" w:author="Author">
            <w:rPr/>
          </w:rPrChange>
        </w:rPr>
        <w:t xml:space="preserve">. Together with an operator called </w:t>
      </w:r>
      <w:proofErr w:type="spellStart"/>
      <w:r w:rsidR="00AE0EE5" w:rsidRPr="003D36FB">
        <w:rPr>
          <w:sz w:val="18"/>
          <w:rPrChange w:id="757" w:author="Author">
            <w:rPr/>
          </w:rPrChange>
        </w:rPr>
        <w:t>SelectMany</w:t>
      </w:r>
      <w:proofErr w:type="spellEnd"/>
      <w:r w:rsidR="00AE0EE5" w:rsidRPr="003D36FB">
        <w:rPr>
          <w:sz w:val="18"/>
          <w:rPrChange w:id="758" w:author="Author">
            <w:rPr/>
          </w:rPrChange>
        </w:rPr>
        <w:t xml:space="preserve"> (which we’ll learn about more later on), they form the primitive functions needed to leverage the power of monadic computation. More information can be found by searching the web using monad and functional as the keywords.</w:t>
      </w:r>
      <w:r w:rsidR="00AE0EE5" w:rsidRPr="003D36FB">
        <w:rPr>
          <w:sz w:val="18"/>
          <w:rPrChange w:id="759" w:author="Author">
            <w:rPr/>
          </w:rPrChange>
        </w:rPr>
        <w:br/>
      </w:r>
    </w:p>
    <w:p w:rsidR="00AE0EE5" w:rsidRPr="003D36FB" w:rsidRDefault="00FE1860" w:rsidP="00301BC9">
      <w:pPr>
        <w:pStyle w:val="ListParagraph"/>
        <w:numPr>
          <w:ilvl w:val="0"/>
          <w:numId w:val="4"/>
        </w:numPr>
        <w:rPr>
          <w:sz w:val="18"/>
          <w:rPrChange w:id="760" w:author="Author">
            <w:rPr/>
          </w:rPrChange>
        </w:rPr>
      </w:pPr>
      <w:r w:rsidRPr="003D36FB">
        <w:rPr>
          <w:b/>
          <w:noProof/>
          <w:sz w:val="18"/>
          <w:rPrChange w:id="761" w:author="Author">
            <w:rPr>
              <w:b/>
              <w:noProof/>
            </w:rPr>
          </w:rPrChange>
        </w:rPr>
        <w:drawing>
          <wp:anchor distT="0" distB="0" distL="114300" distR="114300" simplePos="0" relativeHeight="251662336" behindDoc="0" locked="0" layoutInCell="1" allowOverlap="1" wp14:anchorId="0F2225AD" wp14:editId="2C0C1AD7">
            <wp:simplePos x="0" y="0"/>
            <wp:positionH relativeFrom="column">
              <wp:posOffset>-294198</wp:posOffset>
            </wp:positionH>
            <wp:positionV relativeFrom="paragraph">
              <wp:posOffset>2820588</wp:posOffset>
            </wp:positionV>
            <wp:extent cx="603504" cy="539496"/>
            <wp:effectExtent l="0" t="0" r="6350" b="0"/>
            <wp:wrapNone/>
            <wp:docPr id="42" name="Picture 42"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3504" cy="539496"/>
                    </a:xfrm>
                    <a:prstGeom prst="rect">
                      <a:avLst/>
                    </a:prstGeom>
                    <a:noFill/>
                    <a:ln>
                      <a:noFill/>
                    </a:ln>
                  </pic:spPr>
                </pic:pic>
              </a:graphicData>
            </a:graphic>
            <wp14:sizeRelH relativeFrom="page">
              <wp14:pctWidth>0</wp14:pctWidth>
            </wp14:sizeRelH>
            <wp14:sizeRelV relativeFrom="page">
              <wp14:pctHeight>0</wp14:pctHeight>
            </wp14:sizeRelV>
          </wp:anchor>
        </w:drawing>
      </w:r>
      <w:r w:rsidR="00AE0EE5" w:rsidRPr="003D36FB">
        <w:rPr>
          <w:sz w:val="18"/>
          <w:rPrChange w:id="762" w:author="Author">
            <w:rPr/>
          </w:rPrChange>
        </w:rPr>
        <w:t>At this point, we’ve seen the most trivial observable sequence constructors</w:t>
      </w:r>
      <w:r w:rsidR="00C56C82" w:rsidRPr="003D36FB">
        <w:rPr>
          <w:sz w:val="18"/>
          <w:rPrChange w:id="763" w:author="Author">
            <w:rPr/>
          </w:rPrChange>
        </w:rPr>
        <w:t xml:space="preserve"> that are intimately related to an observer’s triplet of methods. While those are of interest in certain cases, more meaty sequences are worth to explore as well. The Range operator is just one operator that generates such a sequence. Symmetric to the same operator on Enumerable, Range does return a sequence with 32-bit integer values given a starting value and a length:</w:t>
      </w:r>
      <w:r w:rsidR="00C56C82" w:rsidRPr="003D36FB">
        <w:rPr>
          <w:sz w:val="18"/>
          <w:rPrChange w:id="764" w:author="Author">
            <w:rPr/>
          </w:rPrChange>
        </w:rPr>
        <w:br/>
      </w:r>
      <w:r w:rsidR="00C56C82" w:rsidRPr="003D36FB">
        <w:rPr>
          <w:sz w:val="18"/>
          <w:rPrChange w:id="765" w:author="Author">
            <w:rPr/>
          </w:rPrChange>
        </w:rPr>
        <w:lastRenderedPageBreak/>
        <w:br/>
      </w:r>
      <w:r w:rsidR="00C56C82" w:rsidRPr="003D36FB">
        <w:rPr>
          <w:rFonts w:ascii="Consolas" w:hAnsi="Consolas" w:cs="Consolas"/>
          <w:color w:val="2B91AF"/>
          <w:sz w:val="16"/>
          <w:szCs w:val="19"/>
          <w:rPrChange w:id="766" w:author="Author">
            <w:rPr>
              <w:rFonts w:ascii="Consolas" w:hAnsi="Consolas" w:cs="Consolas"/>
              <w:color w:val="2B91AF"/>
              <w:sz w:val="20"/>
              <w:szCs w:val="19"/>
            </w:rPr>
          </w:rPrChange>
        </w:rPr>
        <w:t xml:space="preserve">    </w:t>
      </w:r>
      <w:proofErr w:type="spellStart"/>
      <w:r w:rsidR="00C56C82" w:rsidRPr="003D36FB">
        <w:rPr>
          <w:rFonts w:ascii="Consolas" w:hAnsi="Consolas" w:cs="Consolas"/>
          <w:color w:val="2B91AF"/>
          <w:sz w:val="16"/>
          <w:szCs w:val="19"/>
          <w:rPrChange w:id="767" w:author="Author">
            <w:rPr>
              <w:rFonts w:ascii="Consolas" w:hAnsi="Consolas" w:cs="Consolas"/>
              <w:color w:val="2B91AF"/>
              <w:sz w:val="20"/>
              <w:szCs w:val="19"/>
            </w:rPr>
          </w:rPrChange>
        </w:rPr>
        <w:t>IObservable</w:t>
      </w:r>
      <w:proofErr w:type="spellEnd"/>
      <w:r w:rsidR="00C56C82" w:rsidRPr="003D36FB">
        <w:rPr>
          <w:rFonts w:ascii="Consolas" w:hAnsi="Consolas" w:cs="Consolas"/>
          <w:sz w:val="16"/>
          <w:szCs w:val="19"/>
          <w:rPrChange w:id="768" w:author="Author">
            <w:rPr>
              <w:rFonts w:ascii="Consolas" w:hAnsi="Consolas" w:cs="Consolas"/>
              <w:sz w:val="20"/>
              <w:szCs w:val="19"/>
            </w:rPr>
          </w:rPrChange>
        </w:rPr>
        <w:t>&lt;</w:t>
      </w:r>
      <w:proofErr w:type="spellStart"/>
      <w:r w:rsidR="00C56C82" w:rsidRPr="003D36FB">
        <w:rPr>
          <w:rFonts w:ascii="Consolas" w:hAnsi="Consolas" w:cs="Consolas"/>
          <w:color w:val="0000FF"/>
          <w:sz w:val="16"/>
          <w:szCs w:val="19"/>
          <w:rPrChange w:id="769" w:author="Author">
            <w:rPr>
              <w:rFonts w:ascii="Consolas" w:hAnsi="Consolas" w:cs="Consolas"/>
              <w:color w:val="0000FF"/>
              <w:sz w:val="20"/>
              <w:szCs w:val="19"/>
            </w:rPr>
          </w:rPrChange>
        </w:rPr>
        <w:t>int</w:t>
      </w:r>
      <w:proofErr w:type="spellEnd"/>
      <w:r w:rsidR="00C56C82" w:rsidRPr="003D36FB">
        <w:rPr>
          <w:rFonts w:ascii="Consolas" w:hAnsi="Consolas" w:cs="Consolas"/>
          <w:sz w:val="16"/>
          <w:szCs w:val="19"/>
          <w:rPrChange w:id="770" w:author="Author">
            <w:rPr>
              <w:rFonts w:ascii="Consolas" w:hAnsi="Consolas" w:cs="Consolas"/>
              <w:sz w:val="20"/>
              <w:szCs w:val="19"/>
            </w:rPr>
          </w:rPrChange>
        </w:rPr>
        <w:t xml:space="preserve">&gt; source = </w:t>
      </w:r>
      <w:proofErr w:type="spellStart"/>
      <w:r w:rsidR="00C56C82" w:rsidRPr="003D36FB">
        <w:rPr>
          <w:rFonts w:ascii="Consolas" w:hAnsi="Consolas" w:cs="Consolas"/>
          <w:color w:val="2B91AF"/>
          <w:sz w:val="16"/>
          <w:szCs w:val="19"/>
          <w:rPrChange w:id="771" w:author="Author">
            <w:rPr>
              <w:rFonts w:ascii="Consolas" w:hAnsi="Consolas" w:cs="Consolas"/>
              <w:color w:val="2B91AF"/>
              <w:sz w:val="20"/>
              <w:szCs w:val="19"/>
            </w:rPr>
          </w:rPrChange>
        </w:rPr>
        <w:t>Observable</w:t>
      </w:r>
      <w:r w:rsidR="00C56C82" w:rsidRPr="003D36FB">
        <w:rPr>
          <w:rFonts w:ascii="Consolas" w:hAnsi="Consolas" w:cs="Consolas"/>
          <w:sz w:val="16"/>
          <w:szCs w:val="19"/>
          <w:rPrChange w:id="772" w:author="Author">
            <w:rPr>
              <w:rFonts w:ascii="Consolas" w:hAnsi="Consolas" w:cs="Consolas"/>
              <w:sz w:val="20"/>
              <w:szCs w:val="19"/>
            </w:rPr>
          </w:rPrChange>
        </w:rPr>
        <w:t>.Range</w:t>
      </w:r>
      <w:proofErr w:type="spellEnd"/>
      <w:r w:rsidR="00C56C82" w:rsidRPr="003D36FB">
        <w:rPr>
          <w:rFonts w:ascii="Consolas" w:hAnsi="Consolas" w:cs="Consolas"/>
          <w:sz w:val="16"/>
          <w:szCs w:val="19"/>
          <w:rPrChange w:id="773" w:author="Author">
            <w:rPr>
              <w:rFonts w:ascii="Consolas" w:hAnsi="Consolas" w:cs="Consolas"/>
              <w:sz w:val="20"/>
              <w:szCs w:val="19"/>
            </w:rPr>
          </w:rPrChange>
        </w:rPr>
        <w:t>(5, 3);</w:t>
      </w:r>
      <w:r w:rsidR="00C56C82" w:rsidRPr="003D36FB">
        <w:rPr>
          <w:sz w:val="18"/>
          <w:rPrChange w:id="774" w:author="Author">
            <w:rPr/>
          </w:rPrChange>
        </w:rPr>
        <w:br/>
      </w:r>
      <w:r w:rsidR="00C56C82" w:rsidRPr="003D36FB">
        <w:rPr>
          <w:sz w:val="18"/>
          <w:rPrChange w:id="775" w:author="Author">
            <w:rPr/>
          </w:rPrChange>
        </w:rPr>
        <w:br/>
        <w:t>Running this code produces the following output:</w:t>
      </w:r>
      <w:r w:rsidR="00C56C82" w:rsidRPr="003D36FB">
        <w:rPr>
          <w:sz w:val="18"/>
          <w:rPrChange w:id="776" w:author="Author">
            <w:rPr/>
          </w:rPrChange>
        </w:rPr>
        <w:br/>
      </w:r>
      <w:r w:rsidR="00C56C82" w:rsidRPr="003D36FB">
        <w:rPr>
          <w:sz w:val="18"/>
          <w:rPrChange w:id="777" w:author="Author">
            <w:rPr/>
          </w:rPrChange>
        </w:rPr>
        <w:br/>
      </w:r>
      <w:r w:rsidR="00C56C82" w:rsidRPr="003D36FB">
        <w:rPr>
          <w:rFonts w:ascii="Consolas" w:hAnsi="Consolas" w:cs="Consolas"/>
          <w:sz w:val="16"/>
          <w:szCs w:val="19"/>
          <w:rPrChange w:id="778" w:author="Author">
            <w:rPr>
              <w:rFonts w:ascii="Consolas" w:hAnsi="Consolas" w:cs="Consolas"/>
              <w:sz w:val="20"/>
              <w:szCs w:val="19"/>
            </w:rPr>
          </w:rPrChange>
        </w:rPr>
        <w:t xml:space="preserve">    </w:t>
      </w:r>
      <w:proofErr w:type="spellStart"/>
      <w:r w:rsidR="00C56C82" w:rsidRPr="003D36FB">
        <w:rPr>
          <w:rFonts w:ascii="Consolas" w:hAnsi="Consolas" w:cs="Consolas"/>
          <w:sz w:val="16"/>
          <w:szCs w:val="19"/>
          <w:rPrChange w:id="779" w:author="Author">
            <w:rPr>
              <w:rFonts w:ascii="Consolas" w:hAnsi="Consolas" w:cs="Consolas"/>
              <w:sz w:val="20"/>
              <w:szCs w:val="19"/>
            </w:rPr>
          </w:rPrChange>
        </w:rPr>
        <w:t>OnNext</w:t>
      </w:r>
      <w:proofErr w:type="spellEnd"/>
      <w:r w:rsidR="00C56C82" w:rsidRPr="003D36FB">
        <w:rPr>
          <w:rFonts w:ascii="Consolas" w:hAnsi="Consolas" w:cs="Consolas"/>
          <w:sz w:val="16"/>
          <w:szCs w:val="19"/>
          <w:rPrChange w:id="780" w:author="Author">
            <w:rPr>
              <w:rFonts w:ascii="Consolas" w:hAnsi="Consolas" w:cs="Consolas"/>
              <w:sz w:val="20"/>
              <w:szCs w:val="19"/>
            </w:rPr>
          </w:rPrChange>
        </w:rPr>
        <w:t>: 5</w:t>
      </w:r>
      <w:r w:rsidR="00C56C82" w:rsidRPr="003D36FB">
        <w:rPr>
          <w:rFonts w:ascii="Consolas" w:hAnsi="Consolas" w:cs="Consolas"/>
          <w:sz w:val="16"/>
          <w:szCs w:val="19"/>
          <w:rPrChange w:id="781" w:author="Author">
            <w:rPr>
              <w:rFonts w:ascii="Consolas" w:hAnsi="Consolas" w:cs="Consolas"/>
              <w:sz w:val="20"/>
              <w:szCs w:val="19"/>
            </w:rPr>
          </w:rPrChange>
        </w:rPr>
        <w:br/>
        <w:t xml:space="preserve">    </w:t>
      </w:r>
      <w:proofErr w:type="spellStart"/>
      <w:r w:rsidR="00C56C82" w:rsidRPr="003D36FB">
        <w:rPr>
          <w:rFonts w:ascii="Consolas" w:hAnsi="Consolas" w:cs="Consolas"/>
          <w:sz w:val="16"/>
          <w:szCs w:val="19"/>
          <w:rPrChange w:id="782" w:author="Author">
            <w:rPr>
              <w:rFonts w:ascii="Consolas" w:hAnsi="Consolas" w:cs="Consolas"/>
              <w:sz w:val="20"/>
              <w:szCs w:val="19"/>
            </w:rPr>
          </w:rPrChange>
        </w:rPr>
        <w:t>OnNext</w:t>
      </w:r>
      <w:proofErr w:type="spellEnd"/>
      <w:r w:rsidR="00C56C82" w:rsidRPr="003D36FB">
        <w:rPr>
          <w:rFonts w:ascii="Consolas" w:hAnsi="Consolas" w:cs="Consolas"/>
          <w:sz w:val="16"/>
          <w:szCs w:val="19"/>
          <w:rPrChange w:id="783" w:author="Author">
            <w:rPr>
              <w:rFonts w:ascii="Consolas" w:hAnsi="Consolas" w:cs="Consolas"/>
              <w:sz w:val="20"/>
              <w:szCs w:val="19"/>
            </w:rPr>
          </w:rPrChange>
        </w:rPr>
        <w:t>: 6</w:t>
      </w:r>
      <w:r w:rsidR="00C56C82" w:rsidRPr="003D36FB">
        <w:rPr>
          <w:rFonts w:ascii="Consolas" w:hAnsi="Consolas" w:cs="Consolas"/>
          <w:sz w:val="16"/>
          <w:szCs w:val="19"/>
          <w:rPrChange w:id="784" w:author="Author">
            <w:rPr>
              <w:rFonts w:ascii="Consolas" w:hAnsi="Consolas" w:cs="Consolas"/>
              <w:sz w:val="20"/>
              <w:szCs w:val="19"/>
            </w:rPr>
          </w:rPrChange>
        </w:rPr>
        <w:br/>
        <w:t xml:space="preserve">    </w:t>
      </w:r>
      <w:proofErr w:type="spellStart"/>
      <w:r w:rsidR="00C56C82" w:rsidRPr="003D36FB">
        <w:rPr>
          <w:rFonts w:ascii="Consolas" w:hAnsi="Consolas" w:cs="Consolas"/>
          <w:sz w:val="16"/>
          <w:szCs w:val="19"/>
          <w:rPrChange w:id="785" w:author="Author">
            <w:rPr>
              <w:rFonts w:ascii="Consolas" w:hAnsi="Consolas" w:cs="Consolas"/>
              <w:sz w:val="20"/>
              <w:szCs w:val="19"/>
            </w:rPr>
          </w:rPrChange>
        </w:rPr>
        <w:t>OnNext</w:t>
      </w:r>
      <w:proofErr w:type="spellEnd"/>
      <w:r w:rsidR="00C56C82" w:rsidRPr="003D36FB">
        <w:rPr>
          <w:rFonts w:ascii="Consolas" w:hAnsi="Consolas" w:cs="Consolas"/>
          <w:sz w:val="16"/>
          <w:szCs w:val="19"/>
          <w:rPrChange w:id="786" w:author="Author">
            <w:rPr>
              <w:rFonts w:ascii="Consolas" w:hAnsi="Consolas" w:cs="Consolas"/>
              <w:sz w:val="20"/>
              <w:szCs w:val="19"/>
            </w:rPr>
          </w:rPrChange>
        </w:rPr>
        <w:t>: 7</w:t>
      </w:r>
      <w:r w:rsidR="00C56C82" w:rsidRPr="003D36FB">
        <w:rPr>
          <w:rFonts w:ascii="Consolas" w:hAnsi="Consolas" w:cs="Consolas"/>
          <w:sz w:val="16"/>
          <w:szCs w:val="19"/>
          <w:rPrChange w:id="787" w:author="Author">
            <w:rPr>
              <w:rFonts w:ascii="Consolas" w:hAnsi="Consolas" w:cs="Consolas"/>
              <w:sz w:val="20"/>
              <w:szCs w:val="19"/>
            </w:rPr>
          </w:rPrChange>
        </w:rPr>
        <w:br/>
        <w:t xml:space="preserve">    </w:t>
      </w:r>
      <w:proofErr w:type="spellStart"/>
      <w:r w:rsidR="00C56C82" w:rsidRPr="003D36FB">
        <w:rPr>
          <w:rFonts w:ascii="Consolas" w:hAnsi="Consolas" w:cs="Consolas"/>
          <w:sz w:val="16"/>
          <w:szCs w:val="19"/>
          <w:rPrChange w:id="788" w:author="Author">
            <w:rPr>
              <w:rFonts w:ascii="Consolas" w:hAnsi="Consolas" w:cs="Consolas"/>
              <w:sz w:val="20"/>
              <w:szCs w:val="19"/>
            </w:rPr>
          </w:rPrChange>
        </w:rPr>
        <w:t>OnCompleted</w:t>
      </w:r>
      <w:proofErr w:type="spellEnd"/>
      <w:r w:rsidR="00C56C82" w:rsidRPr="003D36FB">
        <w:rPr>
          <w:sz w:val="18"/>
          <w:rPrChange w:id="789" w:author="Author">
            <w:rPr/>
          </w:rPrChange>
        </w:rPr>
        <w:br/>
      </w:r>
      <w:r w:rsidR="00C56C82" w:rsidRPr="003D36FB">
        <w:rPr>
          <w:sz w:val="18"/>
          <w:rPrChange w:id="790" w:author="Author">
            <w:rPr/>
          </w:rPrChange>
        </w:rPr>
        <w:br/>
      </w:r>
      <w:r w:rsidR="00C56C82" w:rsidRPr="003D36FB">
        <w:rPr>
          <w:b/>
          <w:sz w:val="18"/>
          <w:rPrChange w:id="791" w:author="Author">
            <w:rPr>
              <w:b/>
            </w:rPr>
          </w:rPrChange>
        </w:rPr>
        <w:t>Note:</w:t>
      </w:r>
      <w:r w:rsidR="00C56C82" w:rsidRPr="003D36FB">
        <w:rPr>
          <w:sz w:val="18"/>
          <w:rPrChange w:id="792" w:author="Author">
            <w:rPr/>
          </w:rPrChange>
        </w:rPr>
        <w:t xml:space="preserve">  As with all the sequences mentioned in this exercise, Range is a </w:t>
      </w:r>
      <w:r w:rsidR="00C56C82" w:rsidRPr="003D36FB">
        <w:rPr>
          <w:i/>
          <w:sz w:val="18"/>
          <w:rPrChange w:id="793" w:author="Author">
            <w:rPr>
              <w:i/>
            </w:rPr>
          </w:rPrChange>
        </w:rPr>
        <w:t>cold observable</w:t>
      </w:r>
      <w:r w:rsidR="00C56C82" w:rsidRPr="003D36FB">
        <w:rPr>
          <w:sz w:val="18"/>
          <w:rPrChange w:id="794" w:author="Author">
            <w:rPr/>
          </w:rPrChange>
        </w:rPr>
        <w:t>. To recap, this simply means that it starts producing its results to an observer upon subscription. Another property of cold observable sequence is that every subscription will cause such reevaluation. Thus, if two calls to Subscribe are made, both of the observers passed to those calls will receive the messages from the observable. It’s not because the data observation has run to completion for one observer that other observers won’t run anymore. Whether or not the produced data is the same for every observer depends on the characteristics of the sequence that’s being generated. For deterministic and “purist functional” operators like Return and Range, the messages delivered to every observer will be the same. However, one could imagine other kinds of observable sequences that depend on side-effects and thus deliver different results for every observer that subscribes to them.</w:t>
      </w:r>
      <w:r w:rsidR="00C56C82" w:rsidRPr="003D36FB">
        <w:rPr>
          <w:sz w:val="18"/>
          <w:rPrChange w:id="795" w:author="Author">
            <w:rPr/>
          </w:rPrChange>
        </w:rPr>
        <w:br/>
      </w:r>
    </w:p>
    <w:p w:rsidR="00C56C82" w:rsidRPr="003D36FB" w:rsidRDefault="006006BB" w:rsidP="00301BC9">
      <w:pPr>
        <w:pStyle w:val="ListParagraph"/>
        <w:numPr>
          <w:ilvl w:val="0"/>
          <w:numId w:val="4"/>
        </w:numPr>
        <w:rPr>
          <w:sz w:val="18"/>
          <w:rPrChange w:id="796" w:author="Author">
            <w:rPr/>
          </w:rPrChange>
        </w:rPr>
      </w:pPr>
      <w:r w:rsidRPr="003D36FB">
        <w:rPr>
          <w:b/>
          <w:noProof/>
          <w:sz w:val="18"/>
          <w:rPrChange w:id="797" w:author="Author">
            <w:rPr>
              <w:b/>
              <w:noProof/>
            </w:rPr>
          </w:rPrChange>
        </w:rPr>
        <w:drawing>
          <wp:anchor distT="0" distB="0" distL="114300" distR="114300" simplePos="0" relativeHeight="251664384" behindDoc="0" locked="0" layoutInCell="1" allowOverlap="1" wp14:anchorId="674DDC70" wp14:editId="310EA7B4">
            <wp:simplePos x="0" y="0"/>
            <wp:positionH relativeFrom="column">
              <wp:posOffset>-261758</wp:posOffset>
            </wp:positionH>
            <wp:positionV relativeFrom="paragraph">
              <wp:posOffset>2996567</wp:posOffset>
            </wp:positionV>
            <wp:extent cx="603250" cy="539115"/>
            <wp:effectExtent l="0" t="0" r="6350" b="0"/>
            <wp:wrapNone/>
            <wp:docPr id="43" name="Picture 43"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3250" cy="539115"/>
                    </a:xfrm>
                    <a:prstGeom prst="rect">
                      <a:avLst/>
                    </a:prstGeom>
                    <a:noFill/>
                    <a:ln>
                      <a:noFill/>
                    </a:ln>
                  </pic:spPr>
                </pic:pic>
              </a:graphicData>
            </a:graphic>
            <wp14:sizeRelH relativeFrom="page">
              <wp14:pctWidth>0</wp14:pctWidth>
            </wp14:sizeRelH>
            <wp14:sizeRelV relativeFrom="page">
              <wp14:pctHeight>0</wp14:pctHeight>
            </wp14:sizeRelV>
          </wp:anchor>
        </w:drawing>
      </w:r>
      <w:r w:rsidR="00C56C82" w:rsidRPr="003D36FB">
        <w:rPr>
          <w:sz w:val="18"/>
          <w:rPrChange w:id="798" w:author="Author">
            <w:rPr/>
          </w:rPrChange>
        </w:rPr>
        <w:t xml:space="preserve">To generalize the notion of sequence creation in terms of a generator function, the Generate constructor function was added to Rx. It closely resembles the structure of a for-loop as one would use </w:t>
      </w:r>
      <w:r w:rsidR="003064CA" w:rsidRPr="003D36FB">
        <w:rPr>
          <w:sz w:val="18"/>
          <w:rPrChange w:id="799" w:author="Author">
            <w:rPr/>
          </w:rPrChange>
        </w:rPr>
        <w:t>to generate an enumerable sequence using C# iterators (cf. the “yield return” and “yield break” statements). To do so, it takes a number of delegate-typed parameters that expect function to check for termination, to iterate one step and to emit a result that becomes part of the sequence and is sent to the observer:</w:t>
      </w:r>
      <w:r w:rsidR="003064CA" w:rsidRPr="003D36FB">
        <w:rPr>
          <w:sz w:val="18"/>
          <w:rPrChange w:id="800" w:author="Author">
            <w:rPr/>
          </w:rPrChange>
        </w:rPr>
        <w:br/>
      </w:r>
      <w:r w:rsidR="003064CA" w:rsidRPr="003D36FB">
        <w:rPr>
          <w:rFonts w:ascii="Consolas" w:hAnsi="Consolas" w:cs="Consolas"/>
          <w:color w:val="2B91AF"/>
          <w:sz w:val="16"/>
          <w:szCs w:val="19"/>
          <w:rPrChange w:id="801" w:author="Author">
            <w:rPr>
              <w:rFonts w:ascii="Consolas" w:hAnsi="Consolas" w:cs="Consolas"/>
              <w:color w:val="2B91AF"/>
              <w:sz w:val="20"/>
              <w:szCs w:val="19"/>
            </w:rPr>
          </w:rPrChange>
        </w:rPr>
        <w:t xml:space="preserve">    </w:t>
      </w:r>
      <w:proofErr w:type="spellStart"/>
      <w:r w:rsidR="003064CA" w:rsidRPr="003D36FB">
        <w:rPr>
          <w:rFonts w:ascii="Consolas" w:hAnsi="Consolas" w:cs="Consolas"/>
          <w:color w:val="2B91AF"/>
          <w:sz w:val="16"/>
          <w:szCs w:val="19"/>
          <w:rPrChange w:id="802" w:author="Author">
            <w:rPr>
              <w:rFonts w:ascii="Consolas" w:hAnsi="Consolas" w:cs="Consolas"/>
              <w:color w:val="2B91AF"/>
              <w:sz w:val="20"/>
              <w:szCs w:val="19"/>
            </w:rPr>
          </w:rPrChange>
        </w:rPr>
        <w:t>IObservable</w:t>
      </w:r>
      <w:proofErr w:type="spellEnd"/>
      <w:r w:rsidR="003064CA" w:rsidRPr="003D36FB">
        <w:rPr>
          <w:rFonts w:ascii="Consolas" w:hAnsi="Consolas" w:cs="Consolas"/>
          <w:sz w:val="16"/>
          <w:szCs w:val="19"/>
          <w:rPrChange w:id="803" w:author="Author">
            <w:rPr>
              <w:rFonts w:ascii="Consolas" w:hAnsi="Consolas" w:cs="Consolas"/>
              <w:sz w:val="20"/>
              <w:szCs w:val="19"/>
            </w:rPr>
          </w:rPrChange>
        </w:rPr>
        <w:t>&lt;</w:t>
      </w:r>
      <w:proofErr w:type="spellStart"/>
      <w:r w:rsidR="003064CA" w:rsidRPr="003D36FB">
        <w:rPr>
          <w:rFonts w:ascii="Consolas" w:hAnsi="Consolas" w:cs="Consolas"/>
          <w:color w:val="0000FF"/>
          <w:sz w:val="16"/>
          <w:szCs w:val="19"/>
          <w:rPrChange w:id="804" w:author="Author">
            <w:rPr>
              <w:rFonts w:ascii="Consolas" w:hAnsi="Consolas" w:cs="Consolas"/>
              <w:color w:val="0000FF"/>
              <w:sz w:val="20"/>
              <w:szCs w:val="19"/>
            </w:rPr>
          </w:rPrChange>
        </w:rPr>
        <w:t>int</w:t>
      </w:r>
      <w:proofErr w:type="spellEnd"/>
      <w:r w:rsidR="003064CA" w:rsidRPr="003D36FB">
        <w:rPr>
          <w:rFonts w:ascii="Consolas" w:hAnsi="Consolas" w:cs="Consolas"/>
          <w:sz w:val="16"/>
          <w:szCs w:val="19"/>
          <w:rPrChange w:id="805" w:author="Author">
            <w:rPr>
              <w:rFonts w:ascii="Consolas" w:hAnsi="Consolas" w:cs="Consolas"/>
              <w:sz w:val="20"/>
              <w:szCs w:val="19"/>
            </w:rPr>
          </w:rPrChange>
        </w:rPr>
        <w:t xml:space="preserve">&gt; source = </w:t>
      </w:r>
      <w:proofErr w:type="spellStart"/>
      <w:r w:rsidR="003064CA" w:rsidRPr="003D36FB">
        <w:rPr>
          <w:rFonts w:ascii="Consolas" w:hAnsi="Consolas" w:cs="Consolas"/>
          <w:color w:val="2B91AF"/>
          <w:sz w:val="16"/>
          <w:szCs w:val="19"/>
          <w:rPrChange w:id="806" w:author="Author">
            <w:rPr>
              <w:rFonts w:ascii="Consolas" w:hAnsi="Consolas" w:cs="Consolas"/>
              <w:color w:val="2B91AF"/>
              <w:sz w:val="20"/>
              <w:szCs w:val="19"/>
            </w:rPr>
          </w:rPrChange>
        </w:rPr>
        <w:t>Observable</w:t>
      </w:r>
      <w:r w:rsidR="003064CA" w:rsidRPr="003D36FB">
        <w:rPr>
          <w:rFonts w:ascii="Consolas" w:hAnsi="Consolas" w:cs="Consolas"/>
          <w:sz w:val="16"/>
          <w:szCs w:val="19"/>
          <w:rPrChange w:id="807" w:author="Author">
            <w:rPr>
              <w:rFonts w:ascii="Consolas" w:hAnsi="Consolas" w:cs="Consolas"/>
              <w:sz w:val="20"/>
              <w:szCs w:val="19"/>
            </w:rPr>
          </w:rPrChange>
        </w:rPr>
        <w:t>.Generate</w:t>
      </w:r>
      <w:proofErr w:type="spellEnd"/>
      <w:r w:rsidR="003064CA" w:rsidRPr="003D36FB">
        <w:rPr>
          <w:rFonts w:ascii="Consolas" w:hAnsi="Consolas" w:cs="Consolas"/>
          <w:sz w:val="16"/>
          <w:szCs w:val="19"/>
          <w:rPrChange w:id="808" w:author="Author">
            <w:rPr>
              <w:rFonts w:ascii="Consolas" w:hAnsi="Consolas" w:cs="Consolas"/>
              <w:sz w:val="20"/>
              <w:szCs w:val="19"/>
            </w:rPr>
          </w:rPrChange>
        </w:rPr>
        <w:t xml:space="preserve">(0, </w:t>
      </w:r>
      <w:proofErr w:type="spellStart"/>
      <w:r w:rsidR="003064CA" w:rsidRPr="003D36FB">
        <w:rPr>
          <w:rFonts w:ascii="Consolas" w:hAnsi="Consolas" w:cs="Consolas"/>
          <w:sz w:val="16"/>
          <w:szCs w:val="19"/>
          <w:rPrChange w:id="809" w:author="Author">
            <w:rPr>
              <w:rFonts w:ascii="Consolas" w:hAnsi="Consolas" w:cs="Consolas"/>
              <w:sz w:val="20"/>
              <w:szCs w:val="19"/>
            </w:rPr>
          </w:rPrChange>
        </w:rPr>
        <w:t>i</w:t>
      </w:r>
      <w:proofErr w:type="spellEnd"/>
      <w:r w:rsidR="003064CA" w:rsidRPr="003D36FB">
        <w:rPr>
          <w:rFonts w:ascii="Consolas" w:hAnsi="Consolas" w:cs="Consolas"/>
          <w:sz w:val="16"/>
          <w:szCs w:val="19"/>
          <w:rPrChange w:id="810" w:author="Author">
            <w:rPr>
              <w:rFonts w:ascii="Consolas" w:hAnsi="Consolas" w:cs="Consolas"/>
              <w:sz w:val="20"/>
              <w:szCs w:val="19"/>
            </w:rPr>
          </w:rPrChange>
        </w:rPr>
        <w:t xml:space="preserve"> =&gt; </w:t>
      </w:r>
      <w:proofErr w:type="spellStart"/>
      <w:r w:rsidR="003064CA" w:rsidRPr="003D36FB">
        <w:rPr>
          <w:rFonts w:ascii="Consolas" w:hAnsi="Consolas" w:cs="Consolas"/>
          <w:sz w:val="16"/>
          <w:szCs w:val="19"/>
          <w:rPrChange w:id="811" w:author="Author">
            <w:rPr>
              <w:rFonts w:ascii="Consolas" w:hAnsi="Consolas" w:cs="Consolas"/>
              <w:sz w:val="20"/>
              <w:szCs w:val="19"/>
            </w:rPr>
          </w:rPrChange>
        </w:rPr>
        <w:t>i</w:t>
      </w:r>
      <w:proofErr w:type="spellEnd"/>
      <w:r w:rsidR="003064CA" w:rsidRPr="003D36FB">
        <w:rPr>
          <w:rFonts w:ascii="Consolas" w:hAnsi="Consolas" w:cs="Consolas"/>
          <w:sz w:val="16"/>
          <w:szCs w:val="19"/>
          <w:rPrChange w:id="812" w:author="Author">
            <w:rPr>
              <w:rFonts w:ascii="Consolas" w:hAnsi="Consolas" w:cs="Consolas"/>
              <w:sz w:val="20"/>
              <w:szCs w:val="19"/>
            </w:rPr>
          </w:rPrChange>
        </w:rPr>
        <w:t xml:space="preserve"> &lt; 5, </w:t>
      </w:r>
      <w:proofErr w:type="spellStart"/>
      <w:r w:rsidR="003064CA" w:rsidRPr="003D36FB">
        <w:rPr>
          <w:rFonts w:ascii="Consolas" w:hAnsi="Consolas" w:cs="Consolas"/>
          <w:sz w:val="16"/>
          <w:szCs w:val="19"/>
          <w:rPrChange w:id="813" w:author="Author">
            <w:rPr>
              <w:rFonts w:ascii="Consolas" w:hAnsi="Consolas" w:cs="Consolas"/>
              <w:sz w:val="20"/>
              <w:szCs w:val="19"/>
            </w:rPr>
          </w:rPrChange>
        </w:rPr>
        <w:t>i</w:t>
      </w:r>
      <w:proofErr w:type="spellEnd"/>
      <w:r w:rsidR="003064CA" w:rsidRPr="003D36FB">
        <w:rPr>
          <w:rFonts w:ascii="Consolas" w:hAnsi="Consolas" w:cs="Consolas"/>
          <w:sz w:val="16"/>
          <w:szCs w:val="19"/>
          <w:rPrChange w:id="814" w:author="Author">
            <w:rPr>
              <w:rFonts w:ascii="Consolas" w:hAnsi="Consolas" w:cs="Consolas"/>
              <w:sz w:val="20"/>
              <w:szCs w:val="19"/>
            </w:rPr>
          </w:rPrChange>
        </w:rPr>
        <w:t xml:space="preserve"> =&gt; </w:t>
      </w:r>
      <w:proofErr w:type="spellStart"/>
      <w:r w:rsidR="003064CA" w:rsidRPr="003D36FB">
        <w:rPr>
          <w:rFonts w:ascii="Consolas" w:hAnsi="Consolas" w:cs="Consolas"/>
          <w:sz w:val="16"/>
          <w:szCs w:val="19"/>
          <w:rPrChange w:id="815" w:author="Author">
            <w:rPr>
              <w:rFonts w:ascii="Consolas" w:hAnsi="Consolas" w:cs="Consolas"/>
              <w:sz w:val="20"/>
              <w:szCs w:val="19"/>
            </w:rPr>
          </w:rPrChange>
        </w:rPr>
        <w:t>i</w:t>
      </w:r>
      <w:proofErr w:type="spellEnd"/>
      <w:r w:rsidR="003064CA" w:rsidRPr="003D36FB">
        <w:rPr>
          <w:rFonts w:ascii="Consolas" w:hAnsi="Consolas" w:cs="Consolas"/>
          <w:sz w:val="16"/>
          <w:szCs w:val="19"/>
          <w:rPrChange w:id="816" w:author="Author">
            <w:rPr>
              <w:rFonts w:ascii="Consolas" w:hAnsi="Consolas" w:cs="Consolas"/>
              <w:sz w:val="20"/>
              <w:szCs w:val="19"/>
            </w:rPr>
          </w:rPrChange>
        </w:rPr>
        <w:t xml:space="preserve"> + 1</w:t>
      </w:r>
      <w:r w:rsidR="00253ABE" w:rsidRPr="003D36FB">
        <w:rPr>
          <w:rFonts w:ascii="Consolas" w:hAnsi="Consolas" w:cs="Consolas"/>
          <w:sz w:val="16"/>
          <w:szCs w:val="19"/>
          <w:rPrChange w:id="817" w:author="Author">
            <w:rPr>
              <w:rFonts w:ascii="Consolas" w:hAnsi="Consolas" w:cs="Consolas"/>
              <w:sz w:val="20"/>
              <w:szCs w:val="19"/>
            </w:rPr>
          </w:rPrChange>
        </w:rPr>
        <w:t xml:space="preserve">, </w:t>
      </w:r>
      <w:proofErr w:type="spellStart"/>
      <w:r w:rsidR="00253ABE" w:rsidRPr="003D36FB">
        <w:rPr>
          <w:rFonts w:ascii="Consolas" w:hAnsi="Consolas" w:cs="Consolas"/>
          <w:sz w:val="16"/>
          <w:szCs w:val="19"/>
          <w:rPrChange w:id="818" w:author="Author">
            <w:rPr>
              <w:rFonts w:ascii="Consolas" w:hAnsi="Consolas" w:cs="Consolas"/>
              <w:sz w:val="20"/>
              <w:szCs w:val="19"/>
            </w:rPr>
          </w:rPrChange>
        </w:rPr>
        <w:t>i</w:t>
      </w:r>
      <w:proofErr w:type="spellEnd"/>
      <w:r w:rsidR="00253ABE" w:rsidRPr="003D36FB">
        <w:rPr>
          <w:rFonts w:ascii="Consolas" w:hAnsi="Consolas" w:cs="Consolas"/>
          <w:sz w:val="16"/>
          <w:szCs w:val="19"/>
          <w:rPrChange w:id="819" w:author="Author">
            <w:rPr>
              <w:rFonts w:ascii="Consolas" w:hAnsi="Consolas" w:cs="Consolas"/>
              <w:sz w:val="20"/>
              <w:szCs w:val="19"/>
            </w:rPr>
          </w:rPrChange>
        </w:rPr>
        <w:t xml:space="preserve"> =&gt; </w:t>
      </w:r>
      <w:proofErr w:type="spellStart"/>
      <w:r w:rsidR="00253ABE" w:rsidRPr="003D36FB">
        <w:rPr>
          <w:rFonts w:ascii="Consolas" w:hAnsi="Consolas" w:cs="Consolas"/>
          <w:sz w:val="16"/>
          <w:szCs w:val="19"/>
          <w:rPrChange w:id="820" w:author="Author">
            <w:rPr>
              <w:rFonts w:ascii="Consolas" w:hAnsi="Consolas" w:cs="Consolas"/>
              <w:sz w:val="20"/>
              <w:szCs w:val="19"/>
            </w:rPr>
          </w:rPrChange>
        </w:rPr>
        <w:t>i</w:t>
      </w:r>
      <w:proofErr w:type="spellEnd"/>
      <w:r w:rsidR="00253ABE" w:rsidRPr="003D36FB">
        <w:rPr>
          <w:rFonts w:ascii="Consolas" w:hAnsi="Consolas" w:cs="Consolas"/>
          <w:sz w:val="16"/>
          <w:szCs w:val="19"/>
          <w:rPrChange w:id="821" w:author="Author">
            <w:rPr>
              <w:rFonts w:ascii="Consolas" w:hAnsi="Consolas" w:cs="Consolas"/>
              <w:sz w:val="20"/>
              <w:szCs w:val="19"/>
            </w:rPr>
          </w:rPrChange>
        </w:rPr>
        <w:t xml:space="preserve"> * </w:t>
      </w:r>
      <w:proofErr w:type="spellStart"/>
      <w:r w:rsidR="00253ABE" w:rsidRPr="003D36FB">
        <w:rPr>
          <w:rFonts w:ascii="Consolas" w:hAnsi="Consolas" w:cs="Consolas"/>
          <w:sz w:val="16"/>
          <w:szCs w:val="19"/>
          <w:rPrChange w:id="822" w:author="Author">
            <w:rPr>
              <w:rFonts w:ascii="Consolas" w:hAnsi="Consolas" w:cs="Consolas"/>
              <w:sz w:val="20"/>
              <w:szCs w:val="19"/>
            </w:rPr>
          </w:rPrChange>
        </w:rPr>
        <w:t>i</w:t>
      </w:r>
      <w:proofErr w:type="spellEnd"/>
      <w:r w:rsidR="003064CA" w:rsidRPr="003D36FB">
        <w:rPr>
          <w:rFonts w:ascii="Consolas" w:hAnsi="Consolas" w:cs="Consolas"/>
          <w:sz w:val="16"/>
          <w:szCs w:val="19"/>
          <w:rPrChange w:id="823" w:author="Author">
            <w:rPr>
              <w:rFonts w:ascii="Consolas" w:hAnsi="Consolas" w:cs="Consolas"/>
              <w:sz w:val="20"/>
              <w:szCs w:val="19"/>
            </w:rPr>
          </w:rPrChange>
        </w:rPr>
        <w:t>);</w:t>
      </w:r>
      <w:r w:rsidR="003064CA" w:rsidRPr="003D36FB">
        <w:rPr>
          <w:sz w:val="18"/>
          <w:rPrChange w:id="824" w:author="Author">
            <w:rPr/>
          </w:rPrChange>
        </w:rPr>
        <w:br/>
      </w:r>
      <w:r w:rsidR="003064CA" w:rsidRPr="003D36FB">
        <w:rPr>
          <w:sz w:val="18"/>
          <w:rPrChange w:id="825" w:author="Author">
            <w:rPr/>
          </w:rPrChange>
        </w:rPr>
        <w:br/>
        <w:t>Running this code produces the following output:</w:t>
      </w:r>
      <w:r w:rsidR="003064CA" w:rsidRPr="003D36FB">
        <w:rPr>
          <w:sz w:val="18"/>
          <w:rPrChange w:id="826" w:author="Author">
            <w:rPr/>
          </w:rPrChange>
        </w:rPr>
        <w:br/>
      </w:r>
      <w:r w:rsidR="003064CA" w:rsidRPr="003D36FB">
        <w:rPr>
          <w:sz w:val="18"/>
          <w:rPrChange w:id="827" w:author="Author">
            <w:rPr/>
          </w:rPrChange>
        </w:rPr>
        <w:br/>
      </w:r>
      <w:r w:rsidR="003064CA" w:rsidRPr="003D36FB">
        <w:rPr>
          <w:rFonts w:ascii="Consolas" w:hAnsi="Consolas" w:cs="Consolas"/>
          <w:sz w:val="16"/>
          <w:szCs w:val="19"/>
          <w:rPrChange w:id="828" w:author="Author">
            <w:rPr>
              <w:rFonts w:ascii="Consolas" w:hAnsi="Consolas" w:cs="Consolas"/>
              <w:sz w:val="20"/>
              <w:szCs w:val="19"/>
            </w:rPr>
          </w:rPrChange>
        </w:rPr>
        <w:t xml:space="preserve">    </w:t>
      </w:r>
      <w:proofErr w:type="spellStart"/>
      <w:r w:rsidR="003064CA" w:rsidRPr="003D36FB">
        <w:rPr>
          <w:rFonts w:ascii="Consolas" w:hAnsi="Consolas" w:cs="Consolas"/>
          <w:sz w:val="16"/>
          <w:szCs w:val="19"/>
          <w:rPrChange w:id="829" w:author="Author">
            <w:rPr>
              <w:rFonts w:ascii="Consolas" w:hAnsi="Consolas" w:cs="Consolas"/>
              <w:sz w:val="20"/>
              <w:szCs w:val="19"/>
            </w:rPr>
          </w:rPrChange>
        </w:rPr>
        <w:t>OnNext</w:t>
      </w:r>
      <w:proofErr w:type="spellEnd"/>
      <w:r w:rsidR="003064CA" w:rsidRPr="003D36FB">
        <w:rPr>
          <w:rFonts w:ascii="Consolas" w:hAnsi="Consolas" w:cs="Consolas"/>
          <w:sz w:val="16"/>
          <w:szCs w:val="19"/>
          <w:rPrChange w:id="830" w:author="Author">
            <w:rPr>
              <w:rFonts w:ascii="Consolas" w:hAnsi="Consolas" w:cs="Consolas"/>
              <w:sz w:val="20"/>
              <w:szCs w:val="19"/>
            </w:rPr>
          </w:rPrChange>
        </w:rPr>
        <w:t>: 0</w:t>
      </w:r>
      <w:r w:rsidR="003064CA" w:rsidRPr="003D36FB">
        <w:rPr>
          <w:rFonts w:ascii="Consolas" w:hAnsi="Consolas" w:cs="Consolas"/>
          <w:sz w:val="16"/>
          <w:szCs w:val="19"/>
          <w:rPrChange w:id="831" w:author="Author">
            <w:rPr>
              <w:rFonts w:ascii="Consolas" w:hAnsi="Consolas" w:cs="Consolas"/>
              <w:sz w:val="20"/>
              <w:szCs w:val="19"/>
            </w:rPr>
          </w:rPrChange>
        </w:rPr>
        <w:br/>
        <w:t xml:space="preserve">    </w:t>
      </w:r>
      <w:proofErr w:type="spellStart"/>
      <w:r w:rsidR="003064CA" w:rsidRPr="003D36FB">
        <w:rPr>
          <w:rFonts w:ascii="Consolas" w:hAnsi="Consolas" w:cs="Consolas"/>
          <w:sz w:val="16"/>
          <w:szCs w:val="19"/>
          <w:rPrChange w:id="832" w:author="Author">
            <w:rPr>
              <w:rFonts w:ascii="Consolas" w:hAnsi="Consolas" w:cs="Consolas"/>
              <w:sz w:val="20"/>
              <w:szCs w:val="19"/>
            </w:rPr>
          </w:rPrChange>
        </w:rPr>
        <w:t>OnNext</w:t>
      </w:r>
      <w:proofErr w:type="spellEnd"/>
      <w:r w:rsidR="003064CA" w:rsidRPr="003D36FB">
        <w:rPr>
          <w:rFonts w:ascii="Consolas" w:hAnsi="Consolas" w:cs="Consolas"/>
          <w:sz w:val="16"/>
          <w:szCs w:val="19"/>
          <w:rPrChange w:id="833" w:author="Author">
            <w:rPr>
              <w:rFonts w:ascii="Consolas" w:hAnsi="Consolas" w:cs="Consolas"/>
              <w:sz w:val="20"/>
              <w:szCs w:val="19"/>
            </w:rPr>
          </w:rPrChange>
        </w:rPr>
        <w:t>: 1</w:t>
      </w:r>
      <w:r w:rsidR="003064CA" w:rsidRPr="003D36FB">
        <w:rPr>
          <w:rFonts w:ascii="Consolas" w:hAnsi="Consolas" w:cs="Consolas"/>
          <w:sz w:val="16"/>
          <w:szCs w:val="19"/>
          <w:rPrChange w:id="834" w:author="Author">
            <w:rPr>
              <w:rFonts w:ascii="Consolas" w:hAnsi="Consolas" w:cs="Consolas"/>
              <w:sz w:val="20"/>
              <w:szCs w:val="19"/>
            </w:rPr>
          </w:rPrChange>
        </w:rPr>
        <w:br/>
        <w:t xml:space="preserve">    </w:t>
      </w:r>
      <w:proofErr w:type="spellStart"/>
      <w:r w:rsidR="003064CA" w:rsidRPr="003D36FB">
        <w:rPr>
          <w:rFonts w:ascii="Consolas" w:hAnsi="Consolas" w:cs="Consolas"/>
          <w:sz w:val="16"/>
          <w:szCs w:val="19"/>
          <w:rPrChange w:id="835" w:author="Author">
            <w:rPr>
              <w:rFonts w:ascii="Consolas" w:hAnsi="Consolas" w:cs="Consolas"/>
              <w:sz w:val="20"/>
              <w:szCs w:val="19"/>
            </w:rPr>
          </w:rPrChange>
        </w:rPr>
        <w:t>OnNext</w:t>
      </w:r>
      <w:proofErr w:type="spellEnd"/>
      <w:r w:rsidR="003064CA" w:rsidRPr="003D36FB">
        <w:rPr>
          <w:rFonts w:ascii="Consolas" w:hAnsi="Consolas" w:cs="Consolas"/>
          <w:sz w:val="16"/>
          <w:szCs w:val="19"/>
          <w:rPrChange w:id="836" w:author="Author">
            <w:rPr>
              <w:rFonts w:ascii="Consolas" w:hAnsi="Consolas" w:cs="Consolas"/>
              <w:sz w:val="20"/>
              <w:szCs w:val="19"/>
            </w:rPr>
          </w:rPrChange>
        </w:rPr>
        <w:t>: 4</w:t>
      </w:r>
      <w:r w:rsidR="003064CA" w:rsidRPr="003D36FB">
        <w:rPr>
          <w:rFonts w:ascii="Consolas" w:hAnsi="Consolas" w:cs="Consolas"/>
          <w:sz w:val="16"/>
          <w:szCs w:val="19"/>
          <w:rPrChange w:id="837" w:author="Author">
            <w:rPr>
              <w:rFonts w:ascii="Consolas" w:hAnsi="Consolas" w:cs="Consolas"/>
              <w:sz w:val="20"/>
              <w:szCs w:val="19"/>
            </w:rPr>
          </w:rPrChange>
        </w:rPr>
        <w:br/>
        <w:t xml:space="preserve">    </w:t>
      </w:r>
      <w:proofErr w:type="spellStart"/>
      <w:r w:rsidR="003064CA" w:rsidRPr="003D36FB">
        <w:rPr>
          <w:rFonts w:ascii="Consolas" w:hAnsi="Consolas" w:cs="Consolas"/>
          <w:sz w:val="16"/>
          <w:szCs w:val="19"/>
          <w:rPrChange w:id="838" w:author="Author">
            <w:rPr>
              <w:rFonts w:ascii="Consolas" w:hAnsi="Consolas" w:cs="Consolas"/>
              <w:sz w:val="20"/>
              <w:szCs w:val="19"/>
            </w:rPr>
          </w:rPrChange>
        </w:rPr>
        <w:t>OnNext</w:t>
      </w:r>
      <w:proofErr w:type="spellEnd"/>
      <w:r w:rsidR="003064CA" w:rsidRPr="003D36FB">
        <w:rPr>
          <w:rFonts w:ascii="Consolas" w:hAnsi="Consolas" w:cs="Consolas"/>
          <w:sz w:val="16"/>
          <w:szCs w:val="19"/>
          <w:rPrChange w:id="839" w:author="Author">
            <w:rPr>
              <w:rFonts w:ascii="Consolas" w:hAnsi="Consolas" w:cs="Consolas"/>
              <w:sz w:val="20"/>
              <w:szCs w:val="19"/>
            </w:rPr>
          </w:rPrChange>
        </w:rPr>
        <w:t>: 9</w:t>
      </w:r>
      <w:r w:rsidR="003064CA" w:rsidRPr="003D36FB">
        <w:rPr>
          <w:rFonts w:ascii="Consolas" w:hAnsi="Consolas" w:cs="Consolas"/>
          <w:sz w:val="16"/>
          <w:szCs w:val="19"/>
          <w:rPrChange w:id="840" w:author="Author">
            <w:rPr>
              <w:rFonts w:ascii="Consolas" w:hAnsi="Consolas" w:cs="Consolas"/>
              <w:sz w:val="20"/>
              <w:szCs w:val="19"/>
            </w:rPr>
          </w:rPrChange>
        </w:rPr>
        <w:br/>
        <w:t xml:space="preserve">    </w:t>
      </w:r>
      <w:proofErr w:type="spellStart"/>
      <w:r w:rsidR="003064CA" w:rsidRPr="003D36FB">
        <w:rPr>
          <w:rFonts w:ascii="Consolas" w:hAnsi="Consolas" w:cs="Consolas"/>
          <w:sz w:val="16"/>
          <w:szCs w:val="19"/>
          <w:rPrChange w:id="841" w:author="Author">
            <w:rPr>
              <w:rFonts w:ascii="Consolas" w:hAnsi="Consolas" w:cs="Consolas"/>
              <w:sz w:val="20"/>
              <w:szCs w:val="19"/>
            </w:rPr>
          </w:rPrChange>
        </w:rPr>
        <w:t>OnNext</w:t>
      </w:r>
      <w:proofErr w:type="spellEnd"/>
      <w:r w:rsidR="003064CA" w:rsidRPr="003D36FB">
        <w:rPr>
          <w:rFonts w:ascii="Consolas" w:hAnsi="Consolas" w:cs="Consolas"/>
          <w:sz w:val="16"/>
          <w:szCs w:val="19"/>
          <w:rPrChange w:id="842" w:author="Author">
            <w:rPr>
              <w:rFonts w:ascii="Consolas" w:hAnsi="Consolas" w:cs="Consolas"/>
              <w:sz w:val="20"/>
              <w:szCs w:val="19"/>
            </w:rPr>
          </w:rPrChange>
        </w:rPr>
        <w:t>: 16</w:t>
      </w:r>
      <w:r w:rsidR="003064CA" w:rsidRPr="003D36FB">
        <w:rPr>
          <w:rFonts w:ascii="Consolas" w:hAnsi="Consolas" w:cs="Consolas"/>
          <w:sz w:val="16"/>
          <w:szCs w:val="19"/>
          <w:rPrChange w:id="843" w:author="Author">
            <w:rPr>
              <w:rFonts w:ascii="Consolas" w:hAnsi="Consolas" w:cs="Consolas"/>
              <w:sz w:val="20"/>
              <w:szCs w:val="19"/>
            </w:rPr>
          </w:rPrChange>
        </w:rPr>
        <w:br/>
        <w:t xml:space="preserve">    </w:t>
      </w:r>
      <w:proofErr w:type="spellStart"/>
      <w:r w:rsidR="003064CA" w:rsidRPr="003D36FB">
        <w:rPr>
          <w:rFonts w:ascii="Consolas" w:hAnsi="Consolas" w:cs="Consolas"/>
          <w:sz w:val="16"/>
          <w:szCs w:val="19"/>
          <w:rPrChange w:id="844" w:author="Author">
            <w:rPr>
              <w:rFonts w:ascii="Consolas" w:hAnsi="Consolas" w:cs="Consolas"/>
              <w:sz w:val="20"/>
              <w:szCs w:val="19"/>
            </w:rPr>
          </w:rPrChange>
        </w:rPr>
        <w:t>OnCompleted</w:t>
      </w:r>
      <w:proofErr w:type="spellEnd"/>
      <w:r w:rsidR="003064CA" w:rsidRPr="003D36FB">
        <w:rPr>
          <w:sz w:val="18"/>
          <w:rPrChange w:id="845" w:author="Author">
            <w:rPr/>
          </w:rPrChange>
        </w:rPr>
        <w:br/>
      </w:r>
      <w:r w:rsidR="003064CA" w:rsidRPr="003D36FB">
        <w:rPr>
          <w:sz w:val="18"/>
          <w:rPrChange w:id="846" w:author="Author">
            <w:rPr/>
          </w:rPrChange>
        </w:rPr>
        <w:br/>
      </w:r>
      <w:r w:rsidR="003064CA" w:rsidRPr="003D36FB">
        <w:rPr>
          <w:b/>
          <w:sz w:val="18"/>
          <w:rPrChange w:id="847" w:author="Author">
            <w:rPr>
              <w:b/>
            </w:rPr>
          </w:rPrChange>
        </w:rPr>
        <w:t>Note:</w:t>
      </w:r>
      <w:r w:rsidR="003064CA" w:rsidRPr="003D36FB">
        <w:rPr>
          <w:sz w:val="18"/>
          <w:rPrChange w:id="848" w:author="Author">
            <w:rPr/>
          </w:rPrChange>
        </w:rPr>
        <w:t xml:space="preserve">  A</w:t>
      </w:r>
      <w:ins w:id="849" w:author="Author">
        <w:r w:rsidR="00393A30" w:rsidRPr="003D36FB">
          <w:rPr>
            <w:sz w:val="18"/>
            <w:rPrChange w:id="850" w:author="Author">
              <w:rPr/>
            </w:rPrChange>
          </w:rPr>
          <w:t>n overload of</w:t>
        </w:r>
      </w:ins>
      <w:r w:rsidR="003064CA" w:rsidRPr="003D36FB">
        <w:rPr>
          <w:sz w:val="18"/>
          <w:rPrChange w:id="851" w:author="Author">
            <w:rPr/>
          </w:rPrChange>
        </w:rPr>
        <w:t xml:space="preserve"> </w:t>
      </w:r>
      <w:del w:id="852" w:author="Author">
        <w:r w:rsidR="003064CA" w:rsidRPr="003D36FB" w:rsidDel="00393A30">
          <w:rPr>
            <w:sz w:val="18"/>
            <w:rPrChange w:id="853" w:author="Author">
              <w:rPr/>
            </w:rPrChange>
          </w:rPr>
          <w:delText xml:space="preserve">sister function called </w:delText>
        </w:r>
      </w:del>
      <w:r w:rsidR="003064CA" w:rsidRPr="003D36FB">
        <w:rPr>
          <w:sz w:val="18"/>
          <w:rPrChange w:id="854" w:author="Author">
            <w:rPr/>
          </w:rPrChange>
        </w:rPr>
        <w:t>Generate</w:t>
      </w:r>
      <w:del w:id="855" w:author="Author">
        <w:r w:rsidR="003064CA" w:rsidRPr="003D36FB" w:rsidDel="00393A30">
          <w:rPr>
            <w:sz w:val="18"/>
            <w:rPrChange w:id="856" w:author="Author">
              <w:rPr/>
            </w:rPrChange>
          </w:rPr>
          <w:delText>WithTime</w:delText>
        </w:r>
      </w:del>
      <w:r w:rsidR="003064CA" w:rsidRPr="003D36FB">
        <w:rPr>
          <w:sz w:val="18"/>
          <w:rPrChange w:id="857" w:author="Author">
            <w:rPr/>
          </w:rPrChange>
        </w:rPr>
        <w:t xml:space="preserve"> exists that wait</w:t>
      </w:r>
      <w:r w:rsidR="000A296E" w:rsidRPr="003D36FB">
        <w:rPr>
          <w:sz w:val="18"/>
          <w:rPrChange w:id="858" w:author="Author">
            <w:rPr/>
          </w:rPrChange>
        </w:rPr>
        <w:t>s</w:t>
      </w:r>
      <w:r w:rsidR="003064CA" w:rsidRPr="003D36FB">
        <w:rPr>
          <w:sz w:val="18"/>
          <w:rPrChange w:id="859" w:author="Author">
            <w:rPr/>
          </w:rPrChange>
        </w:rPr>
        <w:t xml:space="preserve"> a computed amount of time before moving on to the next iteration.</w:t>
      </w:r>
      <w:r w:rsidR="00CD4B12" w:rsidRPr="003D36FB">
        <w:rPr>
          <w:sz w:val="18"/>
          <w:rPrChange w:id="860" w:author="Author">
            <w:rPr/>
          </w:rPrChange>
        </w:rPr>
        <w:t xml:space="preserve"> </w:t>
      </w:r>
      <w:r w:rsidR="000A296E" w:rsidRPr="003D36FB">
        <w:rPr>
          <w:sz w:val="18"/>
          <w:rPrChange w:id="861" w:author="Author">
            <w:rPr/>
          </w:rPrChange>
        </w:rPr>
        <w:t>We’ll look at this one in just a moment.</w:t>
      </w:r>
      <w:r w:rsidR="003064CA" w:rsidRPr="003D36FB">
        <w:rPr>
          <w:sz w:val="18"/>
          <w:rPrChange w:id="862" w:author="Author">
            <w:rPr/>
          </w:rPrChange>
        </w:rPr>
        <w:br/>
      </w:r>
    </w:p>
    <w:p w:rsidR="00CD4B12" w:rsidRPr="003D36FB" w:rsidRDefault="00FE1860" w:rsidP="00301BC9">
      <w:pPr>
        <w:pStyle w:val="ListParagraph"/>
        <w:numPr>
          <w:ilvl w:val="0"/>
          <w:numId w:val="4"/>
        </w:numPr>
        <w:rPr>
          <w:sz w:val="18"/>
          <w:rPrChange w:id="863" w:author="Author">
            <w:rPr/>
          </w:rPrChange>
        </w:rPr>
      </w:pPr>
      <w:r w:rsidRPr="003D36FB">
        <w:rPr>
          <w:noProof/>
          <w:sz w:val="18"/>
          <w:rPrChange w:id="864" w:author="Author">
            <w:rPr>
              <w:noProof/>
            </w:rPr>
          </w:rPrChange>
        </w:rPr>
        <w:drawing>
          <wp:anchor distT="0" distB="0" distL="114300" distR="114300" simplePos="0" relativeHeight="251672576" behindDoc="0" locked="0" layoutInCell="1" allowOverlap="1" wp14:anchorId="5615E075" wp14:editId="2050C02C">
            <wp:simplePos x="0" y="0"/>
            <wp:positionH relativeFrom="column">
              <wp:posOffset>-182880</wp:posOffset>
            </wp:positionH>
            <wp:positionV relativeFrom="paragraph">
              <wp:posOffset>1370965</wp:posOffset>
            </wp:positionV>
            <wp:extent cx="411480" cy="740664"/>
            <wp:effectExtent l="0" t="0" r="7620" b="2540"/>
            <wp:wrapNone/>
            <wp:docPr id="50" name="Picture 50" descr="C:\Users\bartde\AppData\Local\Microsoft\Windows\Temporary Internet Files\Content.IE5\CFGY0LUV\MC9000298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de\AppData\Local\Microsoft\Windows\Temporary Internet Files\Content.IE5\CFGY0LUV\MC900029888[1].wm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480" cy="740664"/>
                    </a:xfrm>
                    <a:prstGeom prst="rect">
                      <a:avLst/>
                    </a:prstGeom>
                    <a:noFill/>
                    <a:ln>
                      <a:noFill/>
                    </a:ln>
                  </pic:spPr>
                </pic:pic>
              </a:graphicData>
            </a:graphic>
            <wp14:sizeRelH relativeFrom="page">
              <wp14:pctWidth>0</wp14:pctWidth>
            </wp14:sizeRelH>
            <wp14:sizeRelV relativeFrom="page">
              <wp14:pctHeight>0</wp14:pctHeight>
            </wp14:sizeRelV>
          </wp:anchor>
        </w:drawing>
      </w:r>
      <w:r w:rsidR="00CD4B12" w:rsidRPr="003D36FB">
        <w:rPr>
          <w:sz w:val="18"/>
          <w:rPrChange w:id="865" w:author="Author">
            <w:rPr/>
          </w:rPrChange>
        </w:rPr>
        <w:t xml:space="preserve">One operator that may seem interesting from a curiosity point of view only is called </w:t>
      </w:r>
      <w:proofErr w:type="gramStart"/>
      <w:r w:rsidR="00CD4B12" w:rsidRPr="003D36FB">
        <w:rPr>
          <w:sz w:val="18"/>
          <w:rPrChange w:id="866" w:author="Author">
            <w:rPr/>
          </w:rPrChange>
        </w:rPr>
        <w:t>Never</w:t>
      </w:r>
      <w:proofErr w:type="gramEnd"/>
      <w:r w:rsidR="00CD4B12" w:rsidRPr="003D36FB">
        <w:rPr>
          <w:sz w:val="18"/>
          <w:rPrChange w:id="867" w:author="Author">
            <w:rPr/>
          </w:rPrChange>
        </w:rPr>
        <w:t>. It creates an observable sequence that will never signal any notification to a subscribed observer:</w:t>
      </w:r>
      <w:r w:rsidR="00CD4B12" w:rsidRPr="003D36FB">
        <w:rPr>
          <w:sz w:val="18"/>
          <w:rPrChange w:id="868" w:author="Author">
            <w:rPr/>
          </w:rPrChange>
        </w:rPr>
        <w:br/>
      </w:r>
      <w:r w:rsidR="00CD4B12" w:rsidRPr="003D36FB">
        <w:rPr>
          <w:sz w:val="18"/>
          <w:rPrChange w:id="869" w:author="Author">
            <w:rPr/>
          </w:rPrChange>
        </w:rPr>
        <w:br/>
      </w:r>
      <w:r w:rsidR="00CD4B12" w:rsidRPr="003D36FB">
        <w:rPr>
          <w:rFonts w:ascii="Consolas" w:hAnsi="Consolas" w:cs="Consolas"/>
          <w:color w:val="2B91AF"/>
          <w:sz w:val="16"/>
          <w:szCs w:val="19"/>
          <w:rPrChange w:id="870" w:author="Author">
            <w:rPr>
              <w:rFonts w:ascii="Consolas" w:hAnsi="Consolas" w:cs="Consolas"/>
              <w:color w:val="2B91AF"/>
              <w:sz w:val="20"/>
              <w:szCs w:val="19"/>
            </w:rPr>
          </w:rPrChange>
        </w:rPr>
        <w:t xml:space="preserve">    </w:t>
      </w:r>
      <w:proofErr w:type="spellStart"/>
      <w:r w:rsidR="00CD4B12" w:rsidRPr="003D36FB">
        <w:rPr>
          <w:rFonts w:ascii="Consolas" w:hAnsi="Consolas" w:cs="Consolas"/>
          <w:color w:val="2B91AF"/>
          <w:sz w:val="16"/>
          <w:szCs w:val="19"/>
          <w:rPrChange w:id="871" w:author="Author">
            <w:rPr>
              <w:rFonts w:ascii="Consolas" w:hAnsi="Consolas" w:cs="Consolas"/>
              <w:color w:val="2B91AF"/>
              <w:sz w:val="20"/>
              <w:szCs w:val="19"/>
            </w:rPr>
          </w:rPrChange>
        </w:rPr>
        <w:t>IObservable</w:t>
      </w:r>
      <w:proofErr w:type="spellEnd"/>
      <w:r w:rsidR="00CD4B12" w:rsidRPr="003D36FB">
        <w:rPr>
          <w:rFonts w:ascii="Consolas" w:hAnsi="Consolas" w:cs="Consolas"/>
          <w:sz w:val="16"/>
          <w:szCs w:val="19"/>
          <w:rPrChange w:id="872" w:author="Author">
            <w:rPr>
              <w:rFonts w:ascii="Consolas" w:hAnsi="Consolas" w:cs="Consolas"/>
              <w:sz w:val="20"/>
              <w:szCs w:val="19"/>
            </w:rPr>
          </w:rPrChange>
        </w:rPr>
        <w:t>&lt;</w:t>
      </w:r>
      <w:proofErr w:type="spellStart"/>
      <w:r w:rsidR="00CD4B12" w:rsidRPr="003D36FB">
        <w:rPr>
          <w:rFonts w:ascii="Consolas" w:hAnsi="Consolas" w:cs="Consolas"/>
          <w:color w:val="0000FF"/>
          <w:sz w:val="16"/>
          <w:szCs w:val="19"/>
          <w:rPrChange w:id="873" w:author="Author">
            <w:rPr>
              <w:rFonts w:ascii="Consolas" w:hAnsi="Consolas" w:cs="Consolas"/>
              <w:color w:val="0000FF"/>
              <w:sz w:val="20"/>
              <w:szCs w:val="19"/>
            </w:rPr>
          </w:rPrChange>
        </w:rPr>
        <w:t>int</w:t>
      </w:r>
      <w:proofErr w:type="spellEnd"/>
      <w:r w:rsidR="00CD4B12" w:rsidRPr="003D36FB">
        <w:rPr>
          <w:rFonts w:ascii="Consolas" w:hAnsi="Consolas" w:cs="Consolas"/>
          <w:sz w:val="16"/>
          <w:szCs w:val="19"/>
          <w:rPrChange w:id="874" w:author="Author">
            <w:rPr>
              <w:rFonts w:ascii="Consolas" w:hAnsi="Consolas" w:cs="Consolas"/>
              <w:sz w:val="20"/>
              <w:szCs w:val="19"/>
            </w:rPr>
          </w:rPrChange>
        </w:rPr>
        <w:t xml:space="preserve">&gt; source = </w:t>
      </w:r>
      <w:proofErr w:type="spellStart"/>
      <w:r w:rsidR="00CD4B12" w:rsidRPr="003D36FB">
        <w:rPr>
          <w:rFonts w:ascii="Consolas" w:hAnsi="Consolas" w:cs="Consolas"/>
          <w:color w:val="2B91AF"/>
          <w:sz w:val="16"/>
          <w:szCs w:val="19"/>
          <w:rPrChange w:id="875" w:author="Author">
            <w:rPr>
              <w:rFonts w:ascii="Consolas" w:hAnsi="Consolas" w:cs="Consolas"/>
              <w:color w:val="2B91AF"/>
              <w:sz w:val="20"/>
              <w:szCs w:val="19"/>
            </w:rPr>
          </w:rPrChange>
        </w:rPr>
        <w:t>Observable</w:t>
      </w:r>
      <w:r w:rsidR="00CD4B12" w:rsidRPr="003D36FB">
        <w:rPr>
          <w:rFonts w:ascii="Consolas" w:hAnsi="Consolas" w:cs="Consolas"/>
          <w:sz w:val="16"/>
          <w:szCs w:val="19"/>
          <w:rPrChange w:id="876" w:author="Author">
            <w:rPr>
              <w:rFonts w:ascii="Consolas" w:hAnsi="Consolas" w:cs="Consolas"/>
              <w:sz w:val="20"/>
              <w:szCs w:val="19"/>
            </w:rPr>
          </w:rPrChange>
        </w:rPr>
        <w:t>.Never</w:t>
      </w:r>
      <w:proofErr w:type="spellEnd"/>
      <w:r w:rsidR="00CD4B12" w:rsidRPr="003D36FB">
        <w:rPr>
          <w:rFonts w:ascii="Consolas" w:hAnsi="Consolas" w:cs="Consolas"/>
          <w:sz w:val="16"/>
          <w:szCs w:val="19"/>
          <w:rPrChange w:id="877" w:author="Author">
            <w:rPr>
              <w:rFonts w:ascii="Consolas" w:hAnsi="Consolas" w:cs="Consolas"/>
              <w:sz w:val="20"/>
              <w:szCs w:val="19"/>
            </w:rPr>
          </w:rPrChange>
        </w:rPr>
        <w:t>&lt;</w:t>
      </w:r>
      <w:proofErr w:type="spellStart"/>
      <w:r w:rsidR="00CD4B12" w:rsidRPr="003D36FB">
        <w:rPr>
          <w:rFonts w:ascii="Consolas" w:hAnsi="Consolas" w:cs="Consolas"/>
          <w:color w:val="0000FF"/>
          <w:sz w:val="16"/>
          <w:szCs w:val="19"/>
          <w:rPrChange w:id="878" w:author="Author">
            <w:rPr>
              <w:rFonts w:ascii="Consolas" w:hAnsi="Consolas" w:cs="Consolas"/>
              <w:color w:val="0000FF"/>
              <w:sz w:val="20"/>
              <w:szCs w:val="19"/>
            </w:rPr>
          </w:rPrChange>
        </w:rPr>
        <w:t>int</w:t>
      </w:r>
      <w:proofErr w:type="spellEnd"/>
      <w:proofErr w:type="gramStart"/>
      <w:r w:rsidR="00CD4B12" w:rsidRPr="003D36FB">
        <w:rPr>
          <w:rFonts w:ascii="Consolas" w:hAnsi="Consolas" w:cs="Consolas"/>
          <w:sz w:val="16"/>
          <w:szCs w:val="19"/>
          <w:rPrChange w:id="879" w:author="Author">
            <w:rPr>
              <w:rFonts w:ascii="Consolas" w:hAnsi="Consolas" w:cs="Consolas"/>
              <w:sz w:val="20"/>
              <w:szCs w:val="19"/>
            </w:rPr>
          </w:rPrChange>
        </w:rPr>
        <w:t>&gt;(</w:t>
      </w:r>
      <w:proofErr w:type="gramEnd"/>
      <w:r w:rsidR="00CD4B12" w:rsidRPr="003D36FB">
        <w:rPr>
          <w:rFonts w:ascii="Consolas" w:hAnsi="Consolas" w:cs="Consolas"/>
          <w:sz w:val="16"/>
          <w:szCs w:val="19"/>
          <w:rPrChange w:id="880" w:author="Author">
            <w:rPr>
              <w:rFonts w:ascii="Consolas" w:hAnsi="Consolas" w:cs="Consolas"/>
              <w:sz w:val="20"/>
              <w:szCs w:val="19"/>
            </w:rPr>
          </w:rPrChange>
        </w:rPr>
        <w:t>);</w:t>
      </w:r>
      <w:r w:rsidR="00CD4B12" w:rsidRPr="003D36FB">
        <w:rPr>
          <w:sz w:val="18"/>
          <w:rPrChange w:id="881" w:author="Author">
            <w:rPr/>
          </w:rPrChange>
        </w:rPr>
        <w:br/>
      </w:r>
      <w:r w:rsidR="00CD4B12" w:rsidRPr="003D36FB">
        <w:rPr>
          <w:sz w:val="18"/>
          <w:rPrChange w:id="882" w:author="Author">
            <w:rPr/>
          </w:rPrChange>
        </w:rPr>
        <w:br/>
        <w:t xml:space="preserve">Running this code shouldn’t produce any output till the end of mankind. </w:t>
      </w:r>
      <w:r w:rsidR="00CD4B12" w:rsidRPr="003D36FB">
        <w:rPr>
          <w:sz w:val="18"/>
          <w:rPrChange w:id="883" w:author="Author">
            <w:rPr/>
          </w:rPrChange>
        </w:rPr>
        <w:br/>
      </w:r>
      <w:r w:rsidR="00CD4B12" w:rsidRPr="003D36FB">
        <w:rPr>
          <w:sz w:val="18"/>
          <w:rPrChange w:id="884" w:author="Author">
            <w:rPr/>
          </w:rPrChange>
        </w:rPr>
        <w:br/>
      </w:r>
      <w:r w:rsidR="00CD4B12" w:rsidRPr="003D36FB">
        <w:rPr>
          <w:b/>
          <w:sz w:val="18"/>
          <w:rPrChange w:id="885" w:author="Author">
            <w:rPr>
              <w:b/>
            </w:rPr>
          </w:rPrChange>
        </w:rPr>
        <w:t>Background:</w:t>
      </w:r>
      <w:r w:rsidR="00CD4B12" w:rsidRPr="003D36FB">
        <w:rPr>
          <w:sz w:val="18"/>
          <w:rPrChange w:id="886" w:author="Author">
            <w:rPr/>
          </w:rPrChange>
        </w:rPr>
        <w:t xml:space="preserve">  One reason this operator has a role is to reason about </w:t>
      </w:r>
      <w:r w:rsidR="00CD4B12" w:rsidRPr="003D36FB">
        <w:rPr>
          <w:i/>
          <w:sz w:val="18"/>
          <w:rPrChange w:id="887" w:author="Author">
            <w:rPr>
              <w:i/>
            </w:rPr>
          </w:rPrChange>
        </w:rPr>
        <w:t>composition</w:t>
      </w:r>
      <w:r w:rsidR="00CD4B12" w:rsidRPr="003D36FB">
        <w:rPr>
          <w:sz w:val="18"/>
          <w:rPrChange w:id="888" w:author="Author">
            <w:rPr/>
          </w:rPrChange>
        </w:rPr>
        <w:t xml:space="preserve"> with other sequences, e.g. what would it mean to concatenate a finite and an infinite sequence? Should the result also exhibit an infinite characteristic? Those answers are essential to ensuring all of the Rx semantics make sense and are consistent throughout various operators. Besides the operator’s theoretical use, there are real use cases for it as well. For example, you may use it to ens</w:t>
      </w:r>
      <w:r w:rsidR="000A296E" w:rsidRPr="003D36FB">
        <w:rPr>
          <w:sz w:val="18"/>
          <w:rPrChange w:id="889" w:author="Author">
            <w:rPr/>
          </w:rPrChange>
        </w:rPr>
        <w:t xml:space="preserve">ure a sequence never terminates by </w:t>
      </w:r>
      <w:r w:rsidR="00CD4B12" w:rsidRPr="003D36FB">
        <w:rPr>
          <w:sz w:val="18"/>
          <w:rPrChange w:id="890" w:author="Author">
            <w:rPr/>
          </w:rPrChange>
        </w:rPr>
        <w:t>avoid</w:t>
      </w:r>
      <w:r w:rsidR="000A296E" w:rsidRPr="003D36FB">
        <w:rPr>
          <w:sz w:val="18"/>
          <w:rPrChange w:id="891" w:author="Author">
            <w:rPr/>
          </w:rPrChange>
        </w:rPr>
        <w:t>ing</w:t>
      </w:r>
      <w:r w:rsidR="00CD4B12" w:rsidRPr="003D36FB">
        <w:rPr>
          <w:sz w:val="18"/>
          <w:rPrChange w:id="892" w:author="Author">
            <w:rPr/>
          </w:rPrChange>
        </w:rPr>
        <w:t xml:space="preserve"> an </w:t>
      </w:r>
      <w:proofErr w:type="spellStart"/>
      <w:r w:rsidR="00CD4B12" w:rsidRPr="003D36FB">
        <w:rPr>
          <w:sz w:val="18"/>
          <w:rPrChange w:id="893" w:author="Author">
            <w:rPr/>
          </w:rPrChange>
        </w:rPr>
        <w:t>OnComplete</w:t>
      </w:r>
      <w:r w:rsidR="00287864" w:rsidRPr="003D36FB">
        <w:rPr>
          <w:sz w:val="18"/>
          <w:rPrChange w:id="894" w:author="Author">
            <w:rPr/>
          </w:rPrChange>
        </w:rPr>
        <w:t>d</w:t>
      </w:r>
      <w:proofErr w:type="spellEnd"/>
      <w:r w:rsidR="00CD4B12" w:rsidRPr="003D36FB">
        <w:rPr>
          <w:sz w:val="18"/>
          <w:rPrChange w:id="895" w:author="Author">
            <w:rPr/>
          </w:rPrChange>
        </w:rPr>
        <w:t xml:space="preserve"> handler getting triggered. </w:t>
      </w:r>
      <w:r w:rsidR="000A296E" w:rsidRPr="003D36FB">
        <w:rPr>
          <w:sz w:val="18"/>
          <w:rPrChange w:id="896" w:author="Author">
            <w:rPr/>
          </w:rPrChange>
        </w:rPr>
        <w:t>Another use is to test whether an application does not hang in the presence of non-termination.</w:t>
      </w:r>
      <w:r w:rsidR="00CD4B12" w:rsidRPr="003D36FB">
        <w:rPr>
          <w:sz w:val="18"/>
          <w:rPrChange w:id="897" w:author="Author">
            <w:rPr/>
          </w:rPrChange>
        </w:rPr>
        <w:br/>
      </w:r>
    </w:p>
    <w:p w:rsidR="00CD4B12" w:rsidRPr="003D36FB" w:rsidRDefault="009C07CF" w:rsidP="00301BC9">
      <w:pPr>
        <w:pStyle w:val="ListParagraph"/>
        <w:numPr>
          <w:ilvl w:val="0"/>
          <w:numId w:val="4"/>
        </w:numPr>
        <w:rPr>
          <w:sz w:val="18"/>
          <w:rPrChange w:id="898" w:author="Author">
            <w:rPr/>
          </w:rPrChange>
        </w:rPr>
      </w:pPr>
      <w:r w:rsidRPr="003D36FB">
        <w:rPr>
          <w:sz w:val="18"/>
          <w:rPrChange w:id="899" w:author="Author">
            <w:rPr/>
          </w:rPrChange>
        </w:rPr>
        <w:t>Where the Subscribe method has an asynchronous characteristic, other blocking operators exist to observe a sequence</w:t>
      </w:r>
      <w:r w:rsidR="00E06FF0" w:rsidRPr="003D36FB">
        <w:rPr>
          <w:sz w:val="18"/>
          <w:rPrChange w:id="900" w:author="Author">
            <w:rPr/>
          </w:rPrChange>
        </w:rPr>
        <w:t xml:space="preserve"> in a synchronous manner.</w:t>
      </w:r>
      <w:r w:rsidR="000A296E" w:rsidRPr="003D36FB">
        <w:rPr>
          <w:sz w:val="18"/>
          <w:rPrChange w:id="901" w:author="Author">
            <w:rPr/>
          </w:rPrChange>
        </w:rPr>
        <w:t xml:space="preserve"> One such operator is called </w:t>
      </w:r>
      <w:proofErr w:type="spellStart"/>
      <w:r w:rsidR="00B643DD" w:rsidRPr="003D36FB">
        <w:rPr>
          <w:b/>
          <w:sz w:val="18"/>
          <w:rPrChange w:id="902" w:author="Author">
            <w:rPr>
              <w:b/>
            </w:rPr>
          </w:rPrChange>
        </w:rPr>
        <w:t>ForEach</w:t>
      </w:r>
      <w:ins w:id="903" w:author="Author">
        <w:r w:rsidR="001D7FAC" w:rsidRPr="003D36FB">
          <w:rPr>
            <w:b/>
            <w:sz w:val="18"/>
            <w:rPrChange w:id="904" w:author="Author">
              <w:rPr>
                <w:b/>
              </w:rPr>
            </w:rPrChange>
          </w:rPr>
          <w:t>Async</w:t>
        </w:r>
      </w:ins>
      <w:proofErr w:type="spellEnd"/>
      <w:r w:rsidR="000A296E" w:rsidRPr="003D36FB">
        <w:rPr>
          <w:sz w:val="18"/>
          <w:rPrChange w:id="905" w:author="Author">
            <w:rPr/>
          </w:rPrChange>
        </w:rPr>
        <w:t>.</w:t>
      </w:r>
      <w:ins w:id="906" w:author="Author">
        <w:r w:rsidR="00811630" w:rsidRPr="003D36FB">
          <w:rPr>
            <w:sz w:val="18"/>
            <w:rPrChange w:id="907" w:author="Author">
              <w:rPr/>
            </w:rPrChange>
          </w:rPr>
          <w:t xml:space="preserve"> </w:t>
        </w:r>
        <w:r w:rsidR="00B42697" w:rsidRPr="003D36FB">
          <w:rPr>
            <w:sz w:val="18"/>
            <w:rPrChange w:id="908" w:author="Author">
              <w:rPr/>
            </w:rPrChange>
          </w:rPr>
          <w:t>(</w:t>
        </w:r>
        <w:r w:rsidR="00811630" w:rsidRPr="003D36FB">
          <w:rPr>
            <w:sz w:val="18"/>
            <w:rPrChange w:id="909" w:author="Author">
              <w:rPr/>
            </w:rPrChange>
          </w:rPr>
          <w:t xml:space="preserve">Note that the </w:t>
        </w:r>
        <w:proofErr w:type="spellStart"/>
        <w:r w:rsidR="00811630" w:rsidRPr="003D36FB">
          <w:rPr>
            <w:sz w:val="18"/>
            <w:rPrChange w:id="910" w:author="Author">
              <w:rPr/>
            </w:rPrChange>
          </w:rPr>
          <w:t>ASync</w:t>
        </w:r>
        <w:proofErr w:type="spellEnd"/>
        <w:r w:rsidR="00811630" w:rsidRPr="003D36FB">
          <w:rPr>
            <w:sz w:val="18"/>
            <w:rPrChange w:id="911" w:author="Author">
              <w:rPr/>
            </w:rPrChange>
          </w:rPr>
          <w:t xml:space="preserve"> method name postfix is </w:t>
        </w:r>
        <w:r w:rsidR="00B42697" w:rsidRPr="003D36FB">
          <w:rPr>
            <w:sz w:val="18"/>
            <w:rPrChange w:id="912" w:author="Author">
              <w:rPr/>
            </w:rPrChange>
          </w:rPr>
          <w:t>based on TAP</w:t>
        </w:r>
        <w:r w:rsidR="004D174B" w:rsidRPr="003D36FB">
          <w:rPr>
            <w:sz w:val="18"/>
            <w:rPrChange w:id="913" w:author="Author">
              <w:rPr/>
            </w:rPrChange>
          </w:rPr>
          <w:t>, and returns a Task</w:t>
        </w:r>
        <w:r w:rsidR="00B42697" w:rsidRPr="003D36FB">
          <w:rPr>
            <w:sz w:val="18"/>
            <w:rPrChange w:id="914" w:author="Author">
              <w:rPr/>
            </w:rPrChange>
          </w:rPr>
          <w:t xml:space="preserve">, but the operator itself is still </w:t>
        </w:r>
        <w:proofErr w:type="gramStart"/>
        <w:r w:rsidR="00B42697" w:rsidRPr="003D36FB">
          <w:rPr>
            <w:sz w:val="18"/>
            <w:rPrChange w:id="915" w:author="Author">
              <w:rPr/>
            </w:rPrChange>
          </w:rPr>
          <w:t>blocking</w:t>
        </w:r>
        <w:r w:rsidR="004D174B" w:rsidRPr="003D36FB">
          <w:rPr>
            <w:sz w:val="18"/>
            <w:rPrChange w:id="916" w:author="Author">
              <w:rPr/>
            </w:rPrChange>
          </w:rPr>
          <w:t>/eager</w:t>
        </w:r>
        <w:proofErr w:type="gramEnd"/>
        <w:r w:rsidR="00B42697" w:rsidRPr="003D36FB">
          <w:rPr>
            <w:sz w:val="18"/>
            <w:rPrChange w:id="917" w:author="Author">
              <w:rPr/>
            </w:rPrChange>
          </w:rPr>
          <w:t>!)</w:t>
        </w:r>
      </w:ins>
      <w:r w:rsidR="00E06FF0" w:rsidRPr="003D36FB">
        <w:rPr>
          <w:sz w:val="18"/>
          <w:rPrChange w:id="918" w:author="Author">
            <w:rPr/>
          </w:rPrChange>
        </w:rPr>
        <w:br/>
      </w:r>
      <w:r w:rsidR="00E06FF0" w:rsidRPr="003D36FB">
        <w:rPr>
          <w:sz w:val="18"/>
          <w:rPrChange w:id="919" w:author="Author">
            <w:rPr/>
          </w:rPrChange>
        </w:rPr>
        <w:br/>
      </w:r>
      <w:r w:rsidRPr="003D36FB">
        <w:rPr>
          <w:sz w:val="18"/>
          <w:rPrChange w:id="920" w:author="Author">
            <w:rPr/>
          </w:rPrChange>
        </w:rPr>
        <w:t xml:space="preserve">First of all, let’s formalize </w:t>
      </w:r>
      <w:r w:rsidR="00E06FF0" w:rsidRPr="003D36FB">
        <w:rPr>
          <w:sz w:val="18"/>
          <w:rPrChange w:id="921" w:author="Author">
            <w:rPr/>
          </w:rPrChange>
        </w:rPr>
        <w:t>“</w:t>
      </w:r>
      <w:r w:rsidRPr="003D36FB">
        <w:rPr>
          <w:sz w:val="18"/>
          <w:rPrChange w:id="922" w:author="Author">
            <w:rPr/>
          </w:rPrChange>
        </w:rPr>
        <w:t>asynchronous</w:t>
      </w:r>
      <w:r w:rsidR="00E06FF0" w:rsidRPr="003D36FB">
        <w:rPr>
          <w:sz w:val="18"/>
          <w:rPrChange w:id="923" w:author="Author">
            <w:rPr/>
          </w:rPrChange>
        </w:rPr>
        <w:t>”</w:t>
      </w:r>
      <w:r w:rsidRPr="003D36FB">
        <w:rPr>
          <w:sz w:val="18"/>
          <w:rPrChange w:id="924" w:author="Author">
            <w:rPr/>
          </w:rPrChange>
        </w:rPr>
        <w:t xml:space="preserve">. It’s near to impossible to say something is asynchronous in itself without mentioning </w:t>
      </w:r>
      <w:r w:rsidR="00E06FF0" w:rsidRPr="003D36FB">
        <w:rPr>
          <w:sz w:val="18"/>
          <w:rPrChange w:id="925" w:author="Author">
            <w:rPr/>
          </w:rPrChange>
        </w:rPr>
        <w:t>two parties</w:t>
      </w:r>
      <w:r w:rsidRPr="003D36FB">
        <w:rPr>
          <w:sz w:val="18"/>
          <w:rPrChange w:id="926" w:author="Author">
            <w:rPr/>
          </w:rPrChange>
        </w:rPr>
        <w:t xml:space="preserve">. In particular, the thread calling the Subscribe method on an observable sequence is not blocked till the sequence runs to </w:t>
      </w:r>
      <w:r w:rsidRPr="003D36FB">
        <w:rPr>
          <w:sz w:val="18"/>
          <w:rPrChange w:id="927" w:author="Author">
            <w:rPr/>
          </w:rPrChange>
        </w:rPr>
        <w:lastRenderedPageBreak/>
        <w:t>completion, which may happen on another thread.</w:t>
      </w:r>
      <w:r w:rsidR="00E06FF0" w:rsidRPr="003D36FB">
        <w:rPr>
          <w:sz w:val="18"/>
          <w:rPrChange w:id="928" w:author="Author">
            <w:rPr/>
          </w:rPrChange>
        </w:rPr>
        <w:t xml:space="preserve"> That is, Subscribe is asynchronous in that the caller is not blocked till the observation of the sequence completes.</w:t>
      </w:r>
      <w:r w:rsidR="00E06FF0" w:rsidRPr="003D36FB">
        <w:rPr>
          <w:sz w:val="18"/>
          <w:rPrChange w:id="929" w:author="Author">
            <w:rPr/>
          </w:rPrChange>
        </w:rPr>
        <w:br/>
      </w:r>
      <w:r w:rsidR="00E06FF0" w:rsidRPr="003D36FB">
        <w:rPr>
          <w:sz w:val="18"/>
          <w:rPrChange w:id="930" w:author="Author">
            <w:rPr/>
          </w:rPrChange>
        </w:rPr>
        <w:br/>
        <w:t xml:space="preserve">For demos and testing it’s often useful to perform a “blocking subscribe” such that the caller is blocked till the observable sequence triggers </w:t>
      </w:r>
      <w:proofErr w:type="spellStart"/>
      <w:r w:rsidR="00E06FF0" w:rsidRPr="003D36FB">
        <w:rPr>
          <w:sz w:val="18"/>
          <w:rPrChange w:id="931" w:author="Author">
            <w:rPr/>
          </w:rPrChange>
        </w:rPr>
        <w:t>OnError</w:t>
      </w:r>
      <w:proofErr w:type="spellEnd"/>
      <w:r w:rsidR="00E06FF0" w:rsidRPr="003D36FB">
        <w:rPr>
          <w:sz w:val="18"/>
          <w:rPrChange w:id="932" w:author="Author">
            <w:rPr/>
          </w:rPrChange>
        </w:rPr>
        <w:t xml:space="preserve"> or </w:t>
      </w:r>
      <w:proofErr w:type="spellStart"/>
      <w:r w:rsidR="00E06FF0" w:rsidRPr="003D36FB">
        <w:rPr>
          <w:sz w:val="18"/>
          <w:rPrChange w:id="933" w:author="Author">
            <w:rPr/>
          </w:rPrChange>
        </w:rPr>
        <w:t>OnCompleted</w:t>
      </w:r>
      <w:proofErr w:type="spellEnd"/>
      <w:r w:rsidR="00E06FF0" w:rsidRPr="003D36FB">
        <w:rPr>
          <w:sz w:val="18"/>
          <w:rPrChange w:id="934" w:author="Author">
            <w:rPr/>
          </w:rPrChange>
        </w:rPr>
        <w:t xml:space="preserve"> to the observer. That’s what </w:t>
      </w:r>
      <w:proofErr w:type="spellStart"/>
      <w:r w:rsidR="00B643DD" w:rsidRPr="003D36FB">
        <w:rPr>
          <w:sz w:val="18"/>
          <w:rPrChange w:id="935" w:author="Author">
            <w:rPr/>
          </w:rPrChange>
        </w:rPr>
        <w:t>ForEach</w:t>
      </w:r>
      <w:proofErr w:type="spellEnd"/>
      <w:r w:rsidR="00B643DD" w:rsidRPr="003D36FB">
        <w:rPr>
          <w:sz w:val="18"/>
          <w:rPrChange w:id="936" w:author="Author">
            <w:rPr/>
          </w:rPrChange>
        </w:rPr>
        <w:t xml:space="preserve"> </w:t>
      </w:r>
      <w:r w:rsidR="00E06FF0" w:rsidRPr="003D36FB">
        <w:rPr>
          <w:sz w:val="18"/>
          <w:rPrChange w:id="937" w:author="Author">
            <w:rPr/>
          </w:rPrChange>
        </w:rPr>
        <w:t>is all about:</w:t>
      </w:r>
      <w:r w:rsidR="00E06FF0" w:rsidRPr="003D36FB">
        <w:rPr>
          <w:sz w:val="18"/>
          <w:rPrChange w:id="938" w:author="Author">
            <w:rPr/>
          </w:rPrChange>
        </w:rPr>
        <w:br/>
      </w:r>
      <w:r w:rsidR="00E06FF0" w:rsidRPr="003D36FB">
        <w:rPr>
          <w:sz w:val="18"/>
          <w:rPrChange w:id="939" w:author="Author">
            <w:rPr/>
          </w:rPrChange>
        </w:rPr>
        <w:br/>
      </w:r>
      <w:r w:rsidR="00E06FF0" w:rsidRPr="003D36FB">
        <w:rPr>
          <w:rFonts w:ascii="Consolas" w:hAnsi="Consolas" w:cs="Consolas"/>
          <w:color w:val="2B91AF"/>
          <w:sz w:val="16"/>
          <w:szCs w:val="19"/>
          <w:rPrChange w:id="940" w:author="Author">
            <w:rPr>
              <w:rFonts w:ascii="Consolas" w:hAnsi="Consolas" w:cs="Consolas"/>
              <w:color w:val="2B91AF"/>
              <w:sz w:val="20"/>
              <w:szCs w:val="19"/>
            </w:rPr>
          </w:rPrChange>
        </w:rPr>
        <w:t xml:space="preserve">    </w:t>
      </w:r>
      <w:proofErr w:type="spellStart"/>
      <w:r w:rsidR="00E06FF0" w:rsidRPr="003D36FB">
        <w:rPr>
          <w:rFonts w:ascii="Consolas" w:hAnsi="Consolas" w:cs="Consolas"/>
          <w:color w:val="2B91AF"/>
          <w:sz w:val="16"/>
          <w:szCs w:val="19"/>
          <w:rPrChange w:id="941" w:author="Author">
            <w:rPr>
              <w:rFonts w:ascii="Consolas" w:hAnsi="Consolas" w:cs="Consolas"/>
              <w:color w:val="2B91AF"/>
              <w:sz w:val="20"/>
              <w:szCs w:val="19"/>
            </w:rPr>
          </w:rPrChange>
        </w:rPr>
        <w:t>IObservable</w:t>
      </w:r>
      <w:proofErr w:type="spellEnd"/>
      <w:r w:rsidR="00E06FF0" w:rsidRPr="003D36FB">
        <w:rPr>
          <w:rFonts w:ascii="Consolas" w:hAnsi="Consolas" w:cs="Consolas"/>
          <w:sz w:val="16"/>
          <w:szCs w:val="19"/>
          <w:rPrChange w:id="942" w:author="Author">
            <w:rPr>
              <w:rFonts w:ascii="Consolas" w:hAnsi="Consolas" w:cs="Consolas"/>
              <w:sz w:val="20"/>
              <w:szCs w:val="19"/>
            </w:rPr>
          </w:rPrChange>
        </w:rPr>
        <w:t>&lt;</w:t>
      </w:r>
      <w:proofErr w:type="spellStart"/>
      <w:r w:rsidR="00E06FF0" w:rsidRPr="003D36FB">
        <w:rPr>
          <w:rFonts w:ascii="Consolas" w:hAnsi="Consolas" w:cs="Consolas"/>
          <w:color w:val="0000FF"/>
          <w:sz w:val="16"/>
          <w:szCs w:val="19"/>
          <w:rPrChange w:id="943" w:author="Author">
            <w:rPr>
              <w:rFonts w:ascii="Consolas" w:hAnsi="Consolas" w:cs="Consolas"/>
              <w:color w:val="0000FF"/>
              <w:sz w:val="20"/>
              <w:szCs w:val="19"/>
            </w:rPr>
          </w:rPrChange>
        </w:rPr>
        <w:t>int</w:t>
      </w:r>
      <w:proofErr w:type="spellEnd"/>
      <w:r w:rsidR="00E06FF0" w:rsidRPr="003D36FB">
        <w:rPr>
          <w:rFonts w:ascii="Consolas" w:hAnsi="Consolas" w:cs="Consolas"/>
          <w:sz w:val="16"/>
          <w:szCs w:val="19"/>
          <w:rPrChange w:id="944" w:author="Author">
            <w:rPr>
              <w:rFonts w:ascii="Consolas" w:hAnsi="Consolas" w:cs="Consolas"/>
              <w:sz w:val="20"/>
              <w:szCs w:val="19"/>
            </w:rPr>
          </w:rPrChange>
        </w:rPr>
        <w:t xml:space="preserve">&gt; source = </w:t>
      </w:r>
      <w:proofErr w:type="spellStart"/>
      <w:proofErr w:type="gramStart"/>
      <w:r w:rsidR="000A296E" w:rsidRPr="003D36FB">
        <w:rPr>
          <w:rFonts w:ascii="Consolas" w:hAnsi="Consolas" w:cs="Consolas"/>
          <w:color w:val="2B91AF"/>
          <w:sz w:val="16"/>
          <w:szCs w:val="19"/>
          <w:rPrChange w:id="945" w:author="Author">
            <w:rPr>
              <w:rFonts w:ascii="Consolas" w:hAnsi="Consolas" w:cs="Consolas"/>
              <w:color w:val="2B91AF"/>
              <w:sz w:val="20"/>
              <w:szCs w:val="19"/>
            </w:rPr>
          </w:rPrChange>
        </w:rPr>
        <w:t>Observable</w:t>
      </w:r>
      <w:r w:rsidR="000A296E" w:rsidRPr="003D36FB">
        <w:rPr>
          <w:rFonts w:ascii="Consolas" w:hAnsi="Consolas" w:cs="Consolas"/>
          <w:sz w:val="16"/>
          <w:szCs w:val="19"/>
          <w:rPrChange w:id="946" w:author="Author">
            <w:rPr>
              <w:rFonts w:ascii="Consolas" w:hAnsi="Consolas" w:cs="Consolas"/>
              <w:sz w:val="20"/>
              <w:szCs w:val="19"/>
            </w:rPr>
          </w:rPrChange>
        </w:rPr>
        <w:t>.Range</w:t>
      </w:r>
      <w:proofErr w:type="spellEnd"/>
      <w:r w:rsidR="000A296E" w:rsidRPr="003D36FB">
        <w:rPr>
          <w:rFonts w:ascii="Consolas" w:hAnsi="Consolas" w:cs="Consolas"/>
          <w:sz w:val="16"/>
          <w:szCs w:val="19"/>
          <w:rPrChange w:id="947" w:author="Author">
            <w:rPr>
              <w:rFonts w:ascii="Consolas" w:hAnsi="Consolas" w:cs="Consolas"/>
              <w:sz w:val="20"/>
              <w:szCs w:val="19"/>
            </w:rPr>
          </w:rPrChange>
        </w:rPr>
        <w:t>(</w:t>
      </w:r>
      <w:proofErr w:type="gramEnd"/>
      <w:r w:rsidR="000A296E" w:rsidRPr="003D36FB">
        <w:rPr>
          <w:rFonts w:ascii="Consolas" w:hAnsi="Consolas" w:cs="Consolas"/>
          <w:sz w:val="16"/>
          <w:szCs w:val="19"/>
          <w:rPrChange w:id="948" w:author="Author">
            <w:rPr>
              <w:rFonts w:ascii="Consolas" w:hAnsi="Consolas" w:cs="Consolas"/>
              <w:sz w:val="20"/>
              <w:szCs w:val="19"/>
            </w:rPr>
          </w:rPrChange>
        </w:rPr>
        <w:t>0, 10)</w:t>
      </w:r>
      <w:r w:rsidR="00E06FF0" w:rsidRPr="003D36FB">
        <w:rPr>
          <w:rFonts w:ascii="Consolas" w:hAnsi="Consolas" w:cs="Consolas"/>
          <w:sz w:val="16"/>
          <w:szCs w:val="19"/>
          <w:rPrChange w:id="949" w:author="Author">
            <w:rPr>
              <w:rFonts w:ascii="Consolas" w:hAnsi="Consolas" w:cs="Consolas"/>
              <w:sz w:val="20"/>
              <w:szCs w:val="19"/>
            </w:rPr>
          </w:rPrChange>
        </w:rPr>
        <w:t>;</w:t>
      </w:r>
      <w:r w:rsidR="00E06FF0" w:rsidRPr="003D36FB">
        <w:rPr>
          <w:rFonts w:ascii="Consolas" w:hAnsi="Consolas" w:cs="Consolas"/>
          <w:sz w:val="16"/>
          <w:szCs w:val="19"/>
          <w:rPrChange w:id="950" w:author="Author">
            <w:rPr>
              <w:rFonts w:ascii="Consolas" w:hAnsi="Consolas" w:cs="Consolas"/>
              <w:sz w:val="20"/>
              <w:szCs w:val="19"/>
            </w:rPr>
          </w:rPrChange>
        </w:rPr>
        <w:br/>
      </w:r>
      <w:r w:rsidR="00E06FF0" w:rsidRPr="003D36FB">
        <w:rPr>
          <w:rFonts w:ascii="Consolas" w:hAnsi="Consolas" w:cs="Consolas"/>
          <w:color w:val="2B91AF"/>
          <w:sz w:val="16"/>
          <w:szCs w:val="19"/>
          <w:rPrChange w:id="951" w:author="Author">
            <w:rPr>
              <w:rFonts w:ascii="Consolas" w:hAnsi="Consolas" w:cs="Consolas"/>
              <w:color w:val="2B91AF"/>
              <w:sz w:val="20"/>
              <w:szCs w:val="19"/>
            </w:rPr>
          </w:rPrChange>
        </w:rPr>
        <w:t xml:space="preserve">    </w:t>
      </w:r>
      <w:proofErr w:type="spellStart"/>
      <w:r w:rsidR="00E06FF0" w:rsidRPr="003D36FB">
        <w:rPr>
          <w:rFonts w:ascii="Consolas" w:hAnsi="Consolas" w:cs="Consolas"/>
          <w:sz w:val="16"/>
          <w:szCs w:val="19"/>
          <w:rPrChange w:id="952" w:author="Author">
            <w:rPr>
              <w:rFonts w:ascii="Consolas" w:hAnsi="Consolas" w:cs="Consolas"/>
              <w:sz w:val="20"/>
              <w:szCs w:val="19"/>
            </w:rPr>
          </w:rPrChange>
        </w:rPr>
        <w:t>source.</w:t>
      </w:r>
      <w:r w:rsidR="00B643DD" w:rsidRPr="003D36FB">
        <w:rPr>
          <w:rFonts w:ascii="Consolas" w:hAnsi="Consolas" w:cs="Consolas"/>
          <w:sz w:val="16"/>
          <w:szCs w:val="19"/>
          <w:rPrChange w:id="953" w:author="Author">
            <w:rPr>
              <w:rFonts w:ascii="Consolas" w:hAnsi="Consolas" w:cs="Consolas"/>
              <w:sz w:val="20"/>
              <w:szCs w:val="19"/>
            </w:rPr>
          </w:rPrChange>
        </w:rPr>
        <w:t>ForEach</w:t>
      </w:r>
      <w:ins w:id="954" w:author="Author">
        <w:r w:rsidR="004D174B" w:rsidRPr="003D36FB">
          <w:rPr>
            <w:rFonts w:ascii="Consolas" w:hAnsi="Consolas" w:cs="Consolas"/>
            <w:sz w:val="16"/>
            <w:szCs w:val="19"/>
            <w:rPrChange w:id="955" w:author="Author">
              <w:rPr>
                <w:rFonts w:ascii="Consolas" w:hAnsi="Consolas" w:cs="Consolas"/>
                <w:sz w:val="20"/>
                <w:szCs w:val="19"/>
              </w:rPr>
            </w:rPrChange>
          </w:rPr>
          <w:t>Async</w:t>
        </w:r>
      </w:ins>
      <w:proofErr w:type="spellEnd"/>
      <w:r w:rsidR="00E06FF0" w:rsidRPr="003D36FB">
        <w:rPr>
          <w:rFonts w:ascii="Consolas" w:hAnsi="Consolas" w:cs="Consolas"/>
          <w:sz w:val="16"/>
          <w:szCs w:val="19"/>
          <w:rPrChange w:id="956" w:author="Author">
            <w:rPr>
              <w:rFonts w:ascii="Consolas" w:hAnsi="Consolas" w:cs="Consolas"/>
              <w:sz w:val="20"/>
              <w:szCs w:val="19"/>
            </w:rPr>
          </w:rPrChange>
        </w:rPr>
        <w:t>(</w:t>
      </w:r>
      <w:r w:rsidR="00E06FF0" w:rsidRPr="003D36FB">
        <w:rPr>
          <w:rFonts w:ascii="Consolas" w:hAnsi="Consolas" w:cs="Consolas"/>
          <w:sz w:val="16"/>
          <w:szCs w:val="19"/>
          <w:rPrChange w:id="957" w:author="Author">
            <w:rPr>
              <w:rFonts w:ascii="Consolas" w:hAnsi="Consolas" w:cs="Consolas"/>
              <w:sz w:val="20"/>
              <w:szCs w:val="19"/>
            </w:rPr>
          </w:rPrChange>
        </w:rPr>
        <w:br/>
        <w:t xml:space="preserve">        x  =&gt; </w:t>
      </w:r>
      <w:proofErr w:type="spellStart"/>
      <w:r w:rsidR="00E06FF0" w:rsidRPr="003D36FB">
        <w:rPr>
          <w:rFonts w:ascii="Consolas" w:hAnsi="Consolas" w:cs="Consolas"/>
          <w:color w:val="2B91AF"/>
          <w:sz w:val="16"/>
          <w:szCs w:val="19"/>
          <w:rPrChange w:id="958" w:author="Author">
            <w:rPr>
              <w:rFonts w:ascii="Consolas" w:hAnsi="Consolas" w:cs="Consolas"/>
              <w:color w:val="2B91AF"/>
              <w:sz w:val="20"/>
              <w:szCs w:val="19"/>
            </w:rPr>
          </w:rPrChange>
        </w:rPr>
        <w:t>Console</w:t>
      </w:r>
      <w:r w:rsidR="00E06FF0" w:rsidRPr="003D36FB">
        <w:rPr>
          <w:rFonts w:ascii="Consolas" w:hAnsi="Consolas" w:cs="Consolas"/>
          <w:sz w:val="16"/>
          <w:szCs w:val="19"/>
          <w:rPrChange w:id="959" w:author="Author">
            <w:rPr>
              <w:rFonts w:ascii="Consolas" w:hAnsi="Consolas" w:cs="Consolas"/>
              <w:sz w:val="20"/>
              <w:szCs w:val="19"/>
            </w:rPr>
          </w:rPrChange>
        </w:rPr>
        <w:t>.WriteLine</w:t>
      </w:r>
      <w:proofErr w:type="spellEnd"/>
      <w:r w:rsidR="00E06FF0" w:rsidRPr="003D36FB">
        <w:rPr>
          <w:rFonts w:ascii="Consolas" w:hAnsi="Consolas" w:cs="Consolas"/>
          <w:sz w:val="16"/>
          <w:szCs w:val="19"/>
          <w:rPrChange w:id="960" w:author="Author">
            <w:rPr>
              <w:rFonts w:ascii="Consolas" w:hAnsi="Consolas" w:cs="Consolas"/>
              <w:sz w:val="20"/>
              <w:szCs w:val="19"/>
            </w:rPr>
          </w:rPrChange>
        </w:rPr>
        <w:t>(</w:t>
      </w:r>
      <w:r w:rsidR="00E06FF0" w:rsidRPr="003D36FB">
        <w:rPr>
          <w:rFonts w:ascii="Consolas" w:hAnsi="Consolas" w:cs="Consolas"/>
          <w:color w:val="A31515"/>
          <w:sz w:val="16"/>
          <w:szCs w:val="19"/>
          <w:rPrChange w:id="961" w:author="Author">
            <w:rPr>
              <w:rFonts w:ascii="Consolas" w:hAnsi="Consolas" w:cs="Consolas"/>
              <w:color w:val="A31515"/>
              <w:sz w:val="20"/>
              <w:szCs w:val="19"/>
            </w:rPr>
          </w:rPrChange>
        </w:rPr>
        <w:t>"</w:t>
      </w:r>
      <w:proofErr w:type="spellStart"/>
      <w:r w:rsidR="00E06FF0" w:rsidRPr="003D36FB">
        <w:rPr>
          <w:rFonts w:ascii="Consolas" w:hAnsi="Consolas" w:cs="Consolas"/>
          <w:color w:val="A31515"/>
          <w:sz w:val="16"/>
          <w:szCs w:val="19"/>
          <w:rPrChange w:id="962" w:author="Author">
            <w:rPr>
              <w:rFonts w:ascii="Consolas" w:hAnsi="Consolas" w:cs="Consolas"/>
              <w:color w:val="A31515"/>
              <w:sz w:val="20"/>
              <w:szCs w:val="19"/>
            </w:rPr>
          </w:rPrChange>
        </w:rPr>
        <w:t>OnNext</w:t>
      </w:r>
      <w:proofErr w:type="spellEnd"/>
      <w:r w:rsidR="00E06FF0" w:rsidRPr="003D36FB">
        <w:rPr>
          <w:rFonts w:ascii="Consolas" w:hAnsi="Consolas" w:cs="Consolas"/>
          <w:color w:val="A31515"/>
          <w:sz w:val="16"/>
          <w:szCs w:val="19"/>
          <w:rPrChange w:id="963" w:author="Author">
            <w:rPr>
              <w:rFonts w:ascii="Consolas" w:hAnsi="Consolas" w:cs="Consolas"/>
              <w:color w:val="A31515"/>
              <w:sz w:val="20"/>
              <w:szCs w:val="19"/>
            </w:rPr>
          </w:rPrChange>
        </w:rPr>
        <w:t>:  {0}"</w:t>
      </w:r>
      <w:r w:rsidR="00E06FF0" w:rsidRPr="003D36FB">
        <w:rPr>
          <w:rFonts w:ascii="Consolas" w:hAnsi="Consolas" w:cs="Consolas"/>
          <w:sz w:val="16"/>
          <w:szCs w:val="19"/>
          <w:rPrChange w:id="964" w:author="Author">
            <w:rPr>
              <w:rFonts w:ascii="Consolas" w:hAnsi="Consolas" w:cs="Consolas"/>
              <w:sz w:val="20"/>
              <w:szCs w:val="19"/>
            </w:rPr>
          </w:rPrChange>
        </w:rPr>
        <w:t>, x),</w:t>
      </w:r>
      <w:del w:id="965" w:author="Author">
        <w:r w:rsidR="00E06FF0" w:rsidRPr="003D36FB" w:rsidDel="004D174B">
          <w:rPr>
            <w:rFonts w:ascii="Consolas" w:hAnsi="Consolas" w:cs="Consolas"/>
            <w:sz w:val="16"/>
            <w:szCs w:val="19"/>
            <w:rPrChange w:id="966" w:author="Author">
              <w:rPr>
                <w:rFonts w:ascii="Consolas" w:hAnsi="Consolas" w:cs="Consolas"/>
                <w:sz w:val="20"/>
                <w:szCs w:val="19"/>
              </w:rPr>
            </w:rPrChange>
          </w:rPr>
          <w:br/>
          <w:delText xml:space="preserve">        ex =&gt; </w:delText>
        </w:r>
        <w:r w:rsidR="00E06FF0" w:rsidRPr="003D36FB" w:rsidDel="004D174B">
          <w:rPr>
            <w:rFonts w:ascii="Consolas" w:hAnsi="Consolas" w:cs="Consolas"/>
            <w:color w:val="2B91AF"/>
            <w:sz w:val="16"/>
            <w:szCs w:val="19"/>
            <w:rPrChange w:id="967" w:author="Author">
              <w:rPr>
                <w:rFonts w:ascii="Consolas" w:hAnsi="Consolas" w:cs="Consolas"/>
                <w:color w:val="2B91AF"/>
                <w:sz w:val="20"/>
                <w:szCs w:val="19"/>
              </w:rPr>
            </w:rPrChange>
          </w:rPr>
          <w:delText>Console</w:delText>
        </w:r>
        <w:r w:rsidR="00E06FF0" w:rsidRPr="003D36FB" w:rsidDel="004D174B">
          <w:rPr>
            <w:rFonts w:ascii="Consolas" w:hAnsi="Consolas" w:cs="Consolas"/>
            <w:sz w:val="16"/>
            <w:szCs w:val="19"/>
            <w:rPrChange w:id="968" w:author="Author">
              <w:rPr>
                <w:rFonts w:ascii="Consolas" w:hAnsi="Consolas" w:cs="Consolas"/>
                <w:sz w:val="20"/>
                <w:szCs w:val="19"/>
              </w:rPr>
            </w:rPrChange>
          </w:rPr>
          <w:delText>.WriteLine(</w:delText>
        </w:r>
        <w:r w:rsidR="00E06FF0" w:rsidRPr="003D36FB" w:rsidDel="004D174B">
          <w:rPr>
            <w:rFonts w:ascii="Consolas" w:hAnsi="Consolas" w:cs="Consolas"/>
            <w:color w:val="A31515"/>
            <w:sz w:val="16"/>
            <w:szCs w:val="19"/>
            <w:rPrChange w:id="969" w:author="Author">
              <w:rPr>
                <w:rFonts w:ascii="Consolas" w:hAnsi="Consolas" w:cs="Consolas"/>
                <w:color w:val="A31515"/>
                <w:sz w:val="20"/>
                <w:szCs w:val="19"/>
              </w:rPr>
            </w:rPrChange>
          </w:rPr>
          <w:delText>"OnError: {0}"</w:delText>
        </w:r>
        <w:r w:rsidR="00E06FF0" w:rsidRPr="003D36FB" w:rsidDel="004D174B">
          <w:rPr>
            <w:rFonts w:ascii="Consolas" w:hAnsi="Consolas" w:cs="Consolas"/>
            <w:sz w:val="16"/>
            <w:szCs w:val="19"/>
            <w:rPrChange w:id="970" w:author="Author">
              <w:rPr>
                <w:rFonts w:ascii="Consolas" w:hAnsi="Consolas" w:cs="Consolas"/>
                <w:sz w:val="20"/>
                <w:szCs w:val="19"/>
              </w:rPr>
            </w:rPrChange>
          </w:rPr>
          <w:delText>, ex.Message),</w:delText>
        </w:r>
        <w:r w:rsidR="00E06FF0" w:rsidRPr="003D36FB" w:rsidDel="004D174B">
          <w:rPr>
            <w:rFonts w:ascii="Consolas" w:hAnsi="Consolas" w:cs="Consolas"/>
            <w:sz w:val="16"/>
            <w:szCs w:val="19"/>
            <w:rPrChange w:id="971" w:author="Author">
              <w:rPr>
                <w:rFonts w:ascii="Consolas" w:hAnsi="Consolas" w:cs="Consolas"/>
                <w:sz w:val="20"/>
                <w:szCs w:val="19"/>
              </w:rPr>
            </w:rPrChange>
          </w:rPr>
          <w:br/>
          <w:delText xml:space="preserve">        () =&gt; </w:delText>
        </w:r>
        <w:r w:rsidR="00E06FF0" w:rsidRPr="003D36FB" w:rsidDel="004D174B">
          <w:rPr>
            <w:rFonts w:ascii="Consolas" w:hAnsi="Consolas" w:cs="Consolas"/>
            <w:color w:val="2B91AF"/>
            <w:sz w:val="16"/>
            <w:szCs w:val="19"/>
            <w:rPrChange w:id="972" w:author="Author">
              <w:rPr>
                <w:rFonts w:ascii="Consolas" w:hAnsi="Consolas" w:cs="Consolas"/>
                <w:color w:val="2B91AF"/>
                <w:sz w:val="20"/>
                <w:szCs w:val="19"/>
              </w:rPr>
            </w:rPrChange>
          </w:rPr>
          <w:delText>Console</w:delText>
        </w:r>
        <w:r w:rsidR="00E06FF0" w:rsidRPr="003D36FB" w:rsidDel="004D174B">
          <w:rPr>
            <w:rFonts w:ascii="Consolas" w:hAnsi="Consolas" w:cs="Consolas"/>
            <w:sz w:val="16"/>
            <w:szCs w:val="19"/>
            <w:rPrChange w:id="973" w:author="Author">
              <w:rPr>
                <w:rFonts w:ascii="Consolas" w:hAnsi="Consolas" w:cs="Consolas"/>
                <w:sz w:val="20"/>
                <w:szCs w:val="19"/>
              </w:rPr>
            </w:rPrChange>
          </w:rPr>
          <w:delText>.WriteLine(</w:delText>
        </w:r>
        <w:r w:rsidR="00E06FF0" w:rsidRPr="003D36FB" w:rsidDel="004D174B">
          <w:rPr>
            <w:rFonts w:ascii="Consolas" w:hAnsi="Consolas" w:cs="Consolas"/>
            <w:color w:val="A31515"/>
            <w:sz w:val="16"/>
            <w:szCs w:val="19"/>
            <w:rPrChange w:id="974" w:author="Author">
              <w:rPr>
                <w:rFonts w:ascii="Consolas" w:hAnsi="Consolas" w:cs="Consolas"/>
                <w:color w:val="A31515"/>
                <w:sz w:val="20"/>
                <w:szCs w:val="19"/>
              </w:rPr>
            </w:rPrChange>
          </w:rPr>
          <w:delText>"OnCompleted"</w:delText>
        </w:r>
        <w:r w:rsidR="00E06FF0" w:rsidRPr="003D36FB" w:rsidDel="004D174B">
          <w:rPr>
            <w:rFonts w:ascii="Consolas" w:hAnsi="Consolas" w:cs="Consolas"/>
            <w:sz w:val="16"/>
            <w:szCs w:val="19"/>
            <w:rPrChange w:id="975" w:author="Author">
              <w:rPr>
                <w:rFonts w:ascii="Consolas" w:hAnsi="Consolas" w:cs="Consolas"/>
                <w:sz w:val="20"/>
                <w:szCs w:val="19"/>
              </w:rPr>
            </w:rPrChange>
          </w:rPr>
          <w:delText>)</w:delText>
        </w:r>
      </w:del>
      <w:r w:rsidR="00E06FF0" w:rsidRPr="003D36FB">
        <w:rPr>
          <w:rFonts w:ascii="Consolas" w:hAnsi="Consolas" w:cs="Consolas"/>
          <w:sz w:val="16"/>
          <w:szCs w:val="19"/>
          <w:rPrChange w:id="976" w:author="Author">
            <w:rPr>
              <w:rFonts w:ascii="Consolas" w:hAnsi="Consolas" w:cs="Consolas"/>
              <w:sz w:val="20"/>
              <w:szCs w:val="19"/>
            </w:rPr>
          </w:rPrChange>
        </w:rPr>
        <w:br/>
        <w:t xml:space="preserve">    )</w:t>
      </w:r>
      <w:ins w:id="977" w:author="Author">
        <w:r w:rsidR="004D174B" w:rsidRPr="003D36FB">
          <w:rPr>
            <w:rFonts w:ascii="Consolas" w:hAnsi="Consolas" w:cs="Consolas"/>
            <w:sz w:val="16"/>
            <w:szCs w:val="19"/>
            <w:rPrChange w:id="978" w:author="Author">
              <w:rPr>
                <w:rFonts w:ascii="Consolas" w:hAnsi="Consolas" w:cs="Consolas"/>
                <w:sz w:val="20"/>
                <w:szCs w:val="19"/>
              </w:rPr>
            </w:rPrChange>
          </w:rPr>
          <w:t>.Wait()</w:t>
        </w:r>
      </w:ins>
      <w:r w:rsidR="00E06FF0" w:rsidRPr="003D36FB">
        <w:rPr>
          <w:rFonts w:ascii="Consolas" w:hAnsi="Consolas" w:cs="Consolas"/>
          <w:sz w:val="16"/>
          <w:szCs w:val="19"/>
          <w:rPrChange w:id="979" w:author="Author">
            <w:rPr>
              <w:rFonts w:ascii="Consolas" w:hAnsi="Consolas" w:cs="Consolas"/>
              <w:sz w:val="20"/>
              <w:szCs w:val="19"/>
            </w:rPr>
          </w:rPrChange>
        </w:rPr>
        <w:t>;</w:t>
      </w:r>
      <w:r w:rsidR="00E06FF0" w:rsidRPr="003D36FB">
        <w:rPr>
          <w:rFonts w:ascii="Consolas" w:hAnsi="Consolas" w:cs="Consolas"/>
          <w:sz w:val="16"/>
          <w:szCs w:val="19"/>
          <w:rPrChange w:id="980" w:author="Author">
            <w:rPr>
              <w:rFonts w:ascii="Consolas" w:hAnsi="Consolas" w:cs="Consolas"/>
              <w:sz w:val="20"/>
              <w:szCs w:val="19"/>
            </w:rPr>
          </w:rPrChange>
        </w:rPr>
        <w:br/>
      </w:r>
      <w:r w:rsidR="00E06FF0" w:rsidRPr="003D36FB">
        <w:rPr>
          <w:sz w:val="18"/>
          <w:rPrChange w:id="981" w:author="Author">
            <w:rPr/>
          </w:rPrChange>
        </w:rPr>
        <w:br/>
        <w:t>In here, we won’t get to the next statement till the sequence completes</w:t>
      </w:r>
      <w:r w:rsidR="00E82367" w:rsidRPr="003D36FB">
        <w:rPr>
          <w:sz w:val="18"/>
          <w:rPrChange w:id="982" w:author="Author">
            <w:rPr/>
          </w:rPrChange>
        </w:rPr>
        <w:t xml:space="preserve"> gracefully or exceptionally</w:t>
      </w:r>
      <w:r w:rsidR="00E06FF0" w:rsidRPr="003D36FB">
        <w:rPr>
          <w:sz w:val="18"/>
          <w:rPrChange w:id="983" w:author="Author">
            <w:rPr/>
          </w:rPrChange>
        </w:rPr>
        <w:t>.</w:t>
      </w:r>
      <w:r w:rsidR="002C0509" w:rsidRPr="003D36FB">
        <w:rPr>
          <w:sz w:val="18"/>
          <w:rPrChange w:id="984" w:author="Author">
            <w:rPr/>
          </w:rPrChange>
        </w:rPr>
        <w:br/>
      </w:r>
    </w:p>
    <w:p w:rsidR="00BE131E" w:rsidRPr="003D36FB" w:rsidRDefault="00FE1860" w:rsidP="00BE131E">
      <w:pPr>
        <w:pStyle w:val="ListParagraph"/>
        <w:numPr>
          <w:ilvl w:val="0"/>
          <w:numId w:val="4"/>
        </w:numPr>
        <w:autoSpaceDE w:val="0"/>
        <w:autoSpaceDN w:val="0"/>
        <w:adjustRightInd w:val="0"/>
        <w:spacing w:after="0" w:line="240" w:lineRule="auto"/>
        <w:rPr>
          <w:sz w:val="18"/>
          <w:rPrChange w:id="985" w:author="Author">
            <w:rPr/>
          </w:rPrChange>
        </w:rPr>
      </w:pPr>
      <w:r w:rsidRPr="003D36FB">
        <w:rPr>
          <w:b/>
          <w:noProof/>
          <w:sz w:val="18"/>
          <w:rPrChange w:id="986" w:author="Author">
            <w:rPr>
              <w:b/>
              <w:noProof/>
            </w:rPr>
          </w:rPrChange>
        </w:rPr>
        <w:drawing>
          <wp:anchor distT="0" distB="0" distL="114300" distR="114300" simplePos="0" relativeHeight="251674624" behindDoc="0" locked="0" layoutInCell="1" allowOverlap="1" wp14:anchorId="7C61202A" wp14:editId="351BD642">
            <wp:simplePos x="0" y="0"/>
            <wp:positionH relativeFrom="column">
              <wp:posOffset>-230588</wp:posOffset>
            </wp:positionH>
            <wp:positionV relativeFrom="paragraph">
              <wp:posOffset>3736809</wp:posOffset>
            </wp:positionV>
            <wp:extent cx="603504" cy="539496"/>
            <wp:effectExtent l="0" t="0" r="6350" b="0"/>
            <wp:wrapNone/>
            <wp:docPr id="51" name="Picture 51"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3504" cy="539496"/>
                    </a:xfrm>
                    <a:prstGeom prst="rect">
                      <a:avLst/>
                    </a:prstGeom>
                    <a:noFill/>
                    <a:ln>
                      <a:noFill/>
                    </a:ln>
                  </pic:spPr>
                </pic:pic>
              </a:graphicData>
            </a:graphic>
            <wp14:sizeRelH relativeFrom="page">
              <wp14:pctWidth>0</wp14:pctWidth>
            </wp14:sizeRelH>
            <wp14:sizeRelV relativeFrom="page">
              <wp14:pctHeight>0</wp14:pctHeight>
            </wp14:sizeRelV>
          </wp:anchor>
        </w:drawing>
      </w:r>
      <w:r w:rsidR="002C0509" w:rsidRPr="003D36FB">
        <w:rPr>
          <w:sz w:val="18"/>
          <w:rPrChange w:id="987" w:author="Author">
            <w:rPr/>
          </w:rPrChange>
        </w:rPr>
        <w:t xml:space="preserve">Finally, let’s inspect the behavior of an observable sequence by looking at it through the lenses of the debugger in Visual </w:t>
      </w:r>
      <w:r w:rsidR="00CE24F1" w:rsidRPr="003D36FB">
        <w:rPr>
          <w:sz w:val="18"/>
          <w:rPrChange w:id="988" w:author="Author">
            <w:rPr/>
          </w:rPrChange>
        </w:rPr>
        <w:t>S</w:t>
      </w:r>
      <w:r w:rsidR="002C0509" w:rsidRPr="003D36FB">
        <w:rPr>
          <w:sz w:val="18"/>
          <w:rPrChange w:id="989" w:author="Author">
            <w:rPr/>
          </w:rPrChange>
        </w:rPr>
        <w:t>tudio.</w:t>
      </w:r>
      <w:r w:rsidR="00BE131E" w:rsidRPr="003D36FB">
        <w:rPr>
          <w:sz w:val="18"/>
          <w:rPrChange w:id="990" w:author="Author">
            <w:rPr/>
          </w:rPrChange>
        </w:rPr>
        <w:t xml:space="preserve"> We’ll use the following fragment to do so:</w:t>
      </w:r>
      <w:r w:rsidR="00BE131E" w:rsidRPr="003D36FB">
        <w:rPr>
          <w:sz w:val="18"/>
          <w:rPrChange w:id="991" w:author="Author">
            <w:rPr/>
          </w:rPrChange>
        </w:rPr>
        <w:br/>
      </w:r>
      <w:r w:rsidR="00BE131E" w:rsidRPr="003D36FB">
        <w:rPr>
          <w:sz w:val="18"/>
          <w:rPrChange w:id="992" w:author="Author">
            <w:rPr/>
          </w:rPrChange>
        </w:rPr>
        <w:br/>
      </w:r>
      <w:r w:rsidR="00BE131E" w:rsidRPr="003D36FB">
        <w:rPr>
          <w:rFonts w:ascii="Consolas" w:hAnsi="Consolas" w:cs="Consolas"/>
          <w:sz w:val="16"/>
          <w:szCs w:val="19"/>
          <w:rPrChange w:id="993" w:author="Author">
            <w:rPr>
              <w:rFonts w:ascii="Consolas" w:hAnsi="Consolas" w:cs="Consolas"/>
              <w:sz w:val="19"/>
              <w:szCs w:val="19"/>
            </w:rPr>
          </w:rPrChange>
        </w:rPr>
        <w:t xml:space="preserve">    </w:t>
      </w:r>
      <w:proofErr w:type="spellStart"/>
      <w:r w:rsidR="00BE131E" w:rsidRPr="003D36FB">
        <w:rPr>
          <w:rFonts w:ascii="Consolas" w:hAnsi="Consolas" w:cs="Consolas"/>
          <w:color w:val="2B91AF"/>
          <w:sz w:val="16"/>
          <w:szCs w:val="19"/>
          <w:rPrChange w:id="994" w:author="Author">
            <w:rPr>
              <w:rFonts w:ascii="Consolas" w:hAnsi="Consolas" w:cs="Consolas"/>
              <w:color w:val="2B91AF"/>
              <w:sz w:val="19"/>
              <w:szCs w:val="19"/>
            </w:rPr>
          </w:rPrChange>
        </w:rPr>
        <w:t>IObservable</w:t>
      </w:r>
      <w:proofErr w:type="spellEnd"/>
      <w:r w:rsidR="00BE131E" w:rsidRPr="003D36FB">
        <w:rPr>
          <w:rFonts w:ascii="Consolas" w:hAnsi="Consolas" w:cs="Consolas"/>
          <w:sz w:val="16"/>
          <w:szCs w:val="19"/>
          <w:rPrChange w:id="995" w:author="Author">
            <w:rPr>
              <w:rFonts w:ascii="Consolas" w:hAnsi="Consolas" w:cs="Consolas"/>
              <w:sz w:val="19"/>
              <w:szCs w:val="19"/>
            </w:rPr>
          </w:rPrChange>
        </w:rPr>
        <w:t>&lt;</w:t>
      </w:r>
      <w:proofErr w:type="spellStart"/>
      <w:r w:rsidR="00BE131E" w:rsidRPr="003D36FB">
        <w:rPr>
          <w:rFonts w:ascii="Consolas" w:hAnsi="Consolas" w:cs="Consolas"/>
          <w:color w:val="0000FF"/>
          <w:sz w:val="16"/>
          <w:szCs w:val="19"/>
          <w:rPrChange w:id="996" w:author="Author">
            <w:rPr>
              <w:rFonts w:ascii="Consolas" w:hAnsi="Consolas" w:cs="Consolas"/>
              <w:color w:val="0000FF"/>
              <w:sz w:val="19"/>
              <w:szCs w:val="19"/>
            </w:rPr>
          </w:rPrChange>
        </w:rPr>
        <w:t>int</w:t>
      </w:r>
      <w:proofErr w:type="spellEnd"/>
      <w:r w:rsidR="00BE131E" w:rsidRPr="003D36FB">
        <w:rPr>
          <w:rFonts w:ascii="Consolas" w:hAnsi="Consolas" w:cs="Consolas"/>
          <w:sz w:val="16"/>
          <w:szCs w:val="19"/>
          <w:rPrChange w:id="997" w:author="Author">
            <w:rPr>
              <w:rFonts w:ascii="Consolas" w:hAnsi="Consolas" w:cs="Consolas"/>
              <w:sz w:val="19"/>
              <w:szCs w:val="19"/>
            </w:rPr>
          </w:rPrChange>
        </w:rPr>
        <w:t xml:space="preserve">&gt; source = </w:t>
      </w:r>
      <w:proofErr w:type="spellStart"/>
      <w:r w:rsidR="00BE131E" w:rsidRPr="003D36FB">
        <w:rPr>
          <w:rFonts w:ascii="Consolas" w:hAnsi="Consolas" w:cs="Consolas"/>
          <w:color w:val="2B91AF"/>
          <w:sz w:val="16"/>
          <w:szCs w:val="19"/>
          <w:rPrChange w:id="998" w:author="Author">
            <w:rPr>
              <w:rFonts w:ascii="Consolas" w:hAnsi="Consolas" w:cs="Consolas"/>
              <w:color w:val="2B91AF"/>
              <w:sz w:val="19"/>
              <w:szCs w:val="19"/>
            </w:rPr>
          </w:rPrChange>
        </w:rPr>
        <w:t>Observable</w:t>
      </w:r>
      <w:r w:rsidR="00BE131E" w:rsidRPr="003D36FB">
        <w:rPr>
          <w:rFonts w:ascii="Consolas" w:hAnsi="Consolas" w:cs="Consolas"/>
          <w:sz w:val="16"/>
          <w:szCs w:val="19"/>
          <w:rPrChange w:id="999" w:author="Author">
            <w:rPr>
              <w:rFonts w:ascii="Consolas" w:hAnsi="Consolas" w:cs="Consolas"/>
              <w:sz w:val="19"/>
              <w:szCs w:val="19"/>
            </w:rPr>
          </w:rPrChange>
        </w:rPr>
        <w:t>.</w:t>
      </w:r>
      <w:r w:rsidR="004C4BEB" w:rsidRPr="003D36FB">
        <w:rPr>
          <w:rFonts w:ascii="Consolas" w:hAnsi="Consolas" w:cs="Consolas"/>
          <w:sz w:val="16"/>
          <w:szCs w:val="19"/>
          <w:rPrChange w:id="1000" w:author="Author">
            <w:rPr>
              <w:rFonts w:ascii="Consolas" w:hAnsi="Consolas" w:cs="Consolas"/>
              <w:sz w:val="19"/>
              <w:szCs w:val="19"/>
            </w:rPr>
          </w:rPrChange>
        </w:rPr>
        <w:t>Generate</w:t>
      </w:r>
      <w:proofErr w:type="spellEnd"/>
      <w:r w:rsidR="004C4BEB" w:rsidRPr="003D36FB">
        <w:rPr>
          <w:rFonts w:ascii="Consolas" w:hAnsi="Consolas" w:cs="Consolas"/>
          <w:sz w:val="16"/>
          <w:szCs w:val="19"/>
          <w:rPrChange w:id="1001" w:author="Author">
            <w:rPr>
              <w:rFonts w:ascii="Consolas" w:hAnsi="Consolas" w:cs="Consolas"/>
              <w:sz w:val="19"/>
              <w:szCs w:val="19"/>
            </w:rPr>
          </w:rPrChange>
        </w:rPr>
        <w:t>(</w:t>
      </w:r>
      <w:r w:rsidR="004C4BEB" w:rsidRPr="003D36FB">
        <w:rPr>
          <w:rFonts w:ascii="Consolas" w:hAnsi="Consolas" w:cs="Consolas"/>
          <w:sz w:val="16"/>
          <w:szCs w:val="19"/>
          <w:rPrChange w:id="1002" w:author="Author">
            <w:rPr>
              <w:rFonts w:ascii="Consolas" w:hAnsi="Consolas" w:cs="Consolas"/>
              <w:sz w:val="19"/>
              <w:szCs w:val="19"/>
            </w:rPr>
          </w:rPrChange>
        </w:rPr>
        <w:br/>
        <w:t xml:space="preserve">            0, </w:t>
      </w:r>
      <w:proofErr w:type="spellStart"/>
      <w:r w:rsidR="004C4BEB" w:rsidRPr="003D36FB">
        <w:rPr>
          <w:rFonts w:ascii="Consolas" w:hAnsi="Consolas" w:cs="Consolas"/>
          <w:sz w:val="16"/>
          <w:szCs w:val="19"/>
          <w:rPrChange w:id="1003" w:author="Author">
            <w:rPr>
              <w:rFonts w:ascii="Consolas" w:hAnsi="Consolas" w:cs="Consolas"/>
              <w:sz w:val="19"/>
              <w:szCs w:val="19"/>
            </w:rPr>
          </w:rPrChange>
        </w:rPr>
        <w:t>i</w:t>
      </w:r>
      <w:proofErr w:type="spellEnd"/>
      <w:r w:rsidR="004C4BEB" w:rsidRPr="003D36FB">
        <w:rPr>
          <w:rFonts w:ascii="Consolas" w:hAnsi="Consolas" w:cs="Consolas"/>
          <w:sz w:val="16"/>
          <w:szCs w:val="19"/>
          <w:rPrChange w:id="1004" w:author="Author">
            <w:rPr>
              <w:rFonts w:ascii="Consolas" w:hAnsi="Consolas" w:cs="Consolas"/>
              <w:sz w:val="19"/>
              <w:szCs w:val="19"/>
            </w:rPr>
          </w:rPrChange>
        </w:rPr>
        <w:t xml:space="preserve"> =&gt; </w:t>
      </w:r>
      <w:proofErr w:type="spellStart"/>
      <w:r w:rsidR="004C4BEB" w:rsidRPr="003D36FB">
        <w:rPr>
          <w:rFonts w:ascii="Consolas" w:hAnsi="Consolas" w:cs="Consolas"/>
          <w:sz w:val="16"/>
          <w:szCs w:val="19"/>
          <w:rPrChange w:id="1005" w:author="Author">
            <w:rPr>
              <w:rFonts w:ascii="Consolas" w:hAnsi="Consolas" w:cs="Consolas"/>
              <w:sz w:val="19"/>
              <w:szCs w:val="19"/>
            </w:rPr>
          </w:rPrChange>
        </w:rPr>
        <w:t>i</w:t>
      </w:r>
      <w:proofErr w:type="spellEnd"/>
      <w:r w:rsidR="004C4BEB" w:rsidRPr="003D36FB">
        <w:rPr>
          <w:rFonts w:ascii="Consolas" w:hAnsi="Consolas" w:cs="Consolas"/>
          <w:sz w:val="16"/>
          <w:szCs w:val="19"/>
          <w:rPrChange w:id="1006" w:author="Author">
            <w:rPr>
              <w:rFonts w:ascii="Consolas" w:hAnsi="Consolas" w:cs="Consolas"/>
              <w:sz w:val="19"/>
              <w:szCs w:val="19"/>
            </w:rPr>
          </w:rPrChange>
        </w:rPr>
        <w:t xml:space="preserve"> &lt; 5,</w:t>
      </w:r>
      <w:r w:rsidR="00253ABE" w:rsidRPr="003D36FB">
        <w:rPr>
          <w:rFonts w:ascii="Consolas" w:hAnsi="Consolas" w:cs="Consolas"/>
          <w:sz w:val="16"/>
          <w:szCs w:val="19"/>
          <w:rPrChange w:id="1007" w:author="Author">
            <w:rPr>
              <w:rFonts w:ascii="Consolas" w:hAnsi="Consolas" w:cs="Consolas"/>
              <w:sz w:val="19"/>
              <w:szCs w:val="19"/>
            </w:rPr>
          </w:rPrChange>
        </w:rPr>
        <w:br/>
        <w:t xml:space="preserve">            </w:t>
      </w:r>
      <w:proofErr w:type="spellStart"/>
      <w:r w:rsidR="00253ABE" w:rsidRPr="003D36FB">
        <w:rPr>
          <w:rFonts w:ascii="Consolas" w:hAnsi="Consolas" w:cs="Consolas"/>
          <w:sz w:val="16"/>
          <w:szCs w:val="19"/>
          <w:rPrChange w:id="1008" w:author="Author">
            <w:rPr>
              <w:rFonts w:ascii="Consolas" w:hAnsi="Consolas" w:cs="Consolas"/>
              <w:sz w:val="19"/>
              <w:szCs w:val="19"/>
            </w:rPr>
          </w:rPrChange>
        </w:rPr>
        <w:t>i</w:t>
      </w:r>
      <w:proofErr w:type="spellEnd"/>
      <w:r w:rsidR="00253ABE" w:rsidRPr="003D36FB">
        <w:rPr>
          <w:rFonts w:ascii="Consolas" w:hAnsi="Consolas" w:cs="Consolas"/>
          <w:sz w:val="16"/>
          <w:szCs w:val="19"/>
          <w:rPrChange w:id="1009" w:author="Author">
            <w:rPr>
              <w:rFonts w:ascii="Consolas" w:hAnsi="Consolas" w:cs="Consolas"/>
              <w:sz w:val="19"/>
              <w:szCs w:val="19"/>
            </w:rPr>
          </w:rPrChange>
        </w:rPr>
        <w:t xml:space="preserve"> =&gt; </w:t>
      </w:r>
      <w:proofErr w:type="spellStart"/>
      <w:r w:rsidR="00253ABE" w:rsidRPr="003D36FB">
        <w:rPr>
          <w:rFonts w:ascii="Consolas" w:hAnsi="Consolas" w:cs="Consolas"/>
          <w:sz w:val="16"/>
          <w:szCs w:val="19"/>
          <w:rPrChange w:id="1010" w:author="Author">
            <w:rPr>
              <w:rFonts w:ascii="Consolas" w:hAnsi="Consolas" w:cs="Consolas"/>
              <w:sz w:val="19"/>
              <w:szCs w:val="19"/>
            </w:rPr>
          </w:rPrChange>
        </w:rPr>
        <w:t>i</w:t>
      </w:r>
      <w:proofErr w:type="spellEnd"/>
      <w:r w:rsidR="00253ABE" w:rsidRPr="003D36FB">
        <w:rPr>
          <w:rFonts w:ascii="Consolas" w:hAnsi="Consolas" w:cs="Consolas"/>
          <w:sz w:val="16"/>
          <w:szCs w:val="19"/>
          <w:rPrChange w:id="1011" w:author="Author">
            <w:rPr>
              <w:rFonts w:ascii="Consolas" w:hAnsi="Consolas" w:cs="Consolas"/>
              <w:sz w:val="19"/>
              <w:szCs w:val="19"/>
            </w:rPr>
          </w:rPrChange>
        </w:rPr>
        <w:t xml:space="preserve"> + 1,</w:t>
      </w:r>
      <w:r w:rsidR="004C4BEB" w:rsidRPr="003D36FB">
        <w:rPr>
          <w:rFonts w:ascii="Consolas" w:hAnsi="Consolas" w:cs="Consolas"/>
          <w:sz w:val="16"/>
          <w:szCs w:val="19"/>
          <w:rPrChange w:id="1012" w:author="Author">
            <w:rPr>
              <w:rFonts w:ascii="Consolas" w:hAnsi="Consolas" w:cs="Consolas"/>
              <w:sz w:val="19"/>
              <w:szCs w:val="19"/>
            </w:rPr>
          </w:rPrChange>
        </w:rPr>
        <w:br/>
        <w:t xml:space="preserve">            </w:t>
      </w:r>
      <w:proofErr w:type="spellStart"/>
      <w:r w:rsidR="004C4BEB" w:rsidRPr="003D36FB">
        <w:rPr>
          <w:rFonts w:ascii="Consolas" w:hAnsi="Consolas" w:cs="Consolas"/>
          <w:sz w:val="16"/>
          <w:szCs w:val="19"/>
          <w:rPrChange w:id="1013" w:author="Author">
            <w:rPr>
              <w:rFonts w:ascii="Consolas" w:hAnsi="Consolas" w:cs="Consolas"/>
              <w:sz w:val="19"/>
              <w:szCs w:val="19"/>
            </w:rPr>
          </w:rPrChange>
        </w:rPr>
        <w:t>i</w:t>
      </w:r>
      <w:proofErr w:type="spellEnd"/>
      <w:r w:rsidR="004C4BEB" w:rsidRPr="003D36FB">
        <w:rPr>
          <w:rFonts w:ascii="Consolas" w:hAnsi="Consolas" w:cs="Consolas"/>
          <w:sz w:val="16"/>
          <w:szCs w:val="19"/>
          <w:rPrChange w:id="1014" w:author="Author">
            <w:rPr>
              <w:rFonts w:ascii="Consolas" w:hAnsi="Consolas" w:cs="Consolas"/>
              <w:sz w:val="19"/>
              <w:szCs w:val="19"/>
            </w:rPr>
          </w:rPrChange>
        </w:rPr>
        <w:t xml:space="preserve"> =&gt; </w:t>
      </w:r>
      <w:proofErr w:type="spellStart"/>
      <w:r w:rsidR="004C4BEB" w:rsidRPr="003D36FB">
        <w:rPr>
          <w:rFonts w:ascii="Consolas" w:hAnsi="Consolas" w:cs="Consolas"/>
          <w:sz w:val="16"/>
          <w:szCs w:val="19"/>
          <w:rPrChange w:id="1015" w:author="Author">
            <w:rPr>
              <w:rFonts w:ascii="Consolas" w:hAnsi="Consolas" w:cs="Consolas"/>
              <w:sz w:val="19"/>
              <w:szCs w:val="19"/>
            </w:rPr>
          </w:rPrChange>
        </w:rPr>
        <w:t>i</w:t>
      </w:r>
      <w:proofErr w:type="spellEnd"/>
      <w:r w:rsidR="004C4BEB" w:rsidRPr="003D36FB">
        <w:rPr>
          <w:rFonts w:ascii="Consolas" w:hAnsi="Consolas" w:cs="Consolas"/>
          <w:sz w:val="16"/>
          <w:szCs w:val="19"/>
          <w:rPrChange w:id="1016" w:author="Author">
            <w:rPr>
              <w:rFonts w:ascii="Consolas" w:hAnsi="Consolas" w:cs="Consolas"/>
              <w:sz w:val="19"/>
              <w:szCs w:val="19"/>
            </w:rPr>
          </w:rPrChange>
        </w:rPr>
        <w:t xml:space="preserve"> * </w:t>
      </w:r>
      <w:proofErr w:type="spellStart"/>
      <w:r w:rsidR="004C4BEB" w:rsidRPr="003D36FB">
        <w:rPr>
          <w:rFonts w:ascii="Consolas" w:hAnsi="Consolas" w:cs="Consolas"/>
          <w:sz w:val="16"/>
          <w:szCs w:val="19"/>
          <w:rPrChange w:id="1017" w:author="Author">
            <w:rPr>
              <w:rFonts w:ascii="Consolas" w:hAnsi="Consolas" w:cs="Consolas"/>
              <w:sz w:val="19"/>
              <w:szCs w:val="19"/>
            </w:rPr>
          </w:rPrChange>
        </w:rPr>
        <w:t>i</w:t>
      </w:r>
      <w:proofErr w:type="spellEnd"/>
      <w:r w:rsidR="004C4BEB" w:rsidRPr="003D36FB">
        <w:rPr>
          <w:rFonts w:ascii="Consolas" w:hAnsi="Consolas" w:cs="Consolas"/>
          <w:sz w:val="16"/>
          <w:szCs w:val="19"/>
          <w:rPrChange w:id="1018" w:author="Author">
            <w:rPr>
              <w:rFonts w:ascii="Consolas" w:hAnsi="Consolas" w:cs="Consolas"/>
              <w:sz w:val="19"/>
              <w:szCs w:val="19"/>
            </w:rPr>
          </w:rPrChange>
        </w:rPr>
        <w:t xml:space="preserve">, </w:t>
      </w:r>
      <w:r w:rsidR="00DB3531" w:rsidRPr="003D36FB">
        <w:rPr>
          <w:rFonts w:ascii="Consolas" w:hAnsi="Consolas" w:cs="Consolas"/>
          <w:sz w:val="16"/>
          <w:szCs w:val="19"/>
          <w:rPrChange w:id="1019" w:author="Author">
            <w:rPr>
              <w:rFonts w:ascii="Consolas" w:hAnsi="Consolas" w:cs="Consolas"/>
              <w:sz w:val="19"/>
              <w:szCs w:val="19"/>
            </w:rPr>
          </w:rPrChange>
        </w:rPr>
        <w:br/>
        <w:t xml:space="preserve">            </w:t>
      </w:r>
      <w:proofErr w:type="spellStart"/>
      <w:r w:rsidR="004C4BEB" w:rsidRPr="003D36FB">
        <w:rPr>
          <w:rFonts w:ascii="Consolas" w:hAnsi="Consolas" w:cs="Consolas"/>
          <w:b/>
          <w:sz w:val="16"/>
          <w:szCs w:val="19"/>
          <w:rPrChange w:id="1020" w:author="Author">
            <w:rPr>
              <w:rFonts w:ascii="Consolas" w:hAnsi="Consolas" w:cs="Consolas"/>
              <w:b/>
              <w:sz w:val="19"/>
              <w:szCs w:val="19"/>
            </w:rPr>
          </w:rPrChange>
        </w:rPr>
        <w:t>i</w:t>
      </w:r>
      <w:proofErr w:type="spellEnd"/>
      <w:r w:rsidR="004C4BEB" w:rsidRPr="003D36FB">
        <w:rPr>
          <w:rFonts w:ascii="Consolas" w:hAnsi="Consolas" w:cs="Consolas"/>
          <w:b/>
          <w:sz w:val="16"/>
          <w:szCs w:val="19"/>
          <w:rPrChange w:id="1021" w:author="Author">
            <w:rPr>
              <w:rFonts w:ascii="Consolas" w:hAnsi="Consolas" w:cs="Consolas"/>
              <w:b/>
              <w:sz w:val="19"/>
              <w:szCs w:val="19"/>
            </w:rPr>
          </w:rPrChange>
        </w:rPr>
        <w:t xml:space="preserve"> =&gt; </w:t>
      </w:r>
      <w:proofErr w:type="spellStart"/>
      <w:r w:rsidR="004C4BEB" w:rsidRPr="003D36FB">
        <w:rPr>
          <w:rFonts w:ascii="Consolas" w:hAnsi="Consolas" w:cs="Consolas"/>
          <w:b/>
          <w:color w:val="2B91AF"/>
          <w:sz w:val="16"/>
          <w:szCs w:val="19"/>
          <w:rPrChange w:id="1022" w:author="Author">
            <w:rPr>
              <w:rFonts w:ascii="Consolas" w:hAnsi="Consolas" w:cs="Consolas"/>
              <w:b/>
              <w:color w:val="2B91AF"/>
              <w:sz w:val="19"/>
              <w:szCs w:val="19"/>
            </w:rPr>
          </w:rPrChange>
        </w:rPr>
        <w:t>TimeSpan</w:t>
      </w:r>
      <w:r w:rsidR="004C4BEB" w:rsidRPr="003D36FB">
        <w:rPr>
          <w:rFonts w:ascii="Consolas" w:hAnsi="Consolas" w:cs="Consolas"/>
          <w:b/>
          <w:sz w:val="16"/>
          <w:szCs w:val="19"/>
          <w:rPrChange w:id="1023" w:author="Author">
            <w:rPr>
              <w:rFonts w:ascii="Consolas" w:hAnsi="Consolas" w:cs="Consolas"/>
              <w:b/>
              <w:sz w:val="19"/>
              <w:szCs w:val="19"/>
            </w:rPr>
          </w:rPrChange>
        </w:rPr>
        <w:t>.FromSeconds</w:t>
      </w:r>
      <w:proofErr w:type="spellEnd"/>
      <w:r w:rsidR="004C4BEB" w:rsidRPr="003D36FB">
        <w:rPr>
          <w:rFonts w:ascii="Consolas" w:hAnsi="Consolas" w:cs="Consolas"/>
          <w:b/>
          <w:sz w:val="16"/>
          <w:szCs w:val="19"/>
          <w:rPrChange w:id="1024" w:author="Author">
            <w:rPr>
              <w:rFonts w:ascii="Consolas" w:hAnsi="Consolas" w:cs="Consolas"/>
              <w:b/>
              <w:sz w:val="19"/>
              <w:szCs w:val="19"/>
            </w:rPr>
          </w:rPrChange>
        </w:rPr>
        <w:t>(</w:t>
      </w:r>
      <w:proofErr w:type="spellStart"/>
      <w:r w:rsidR="004C4BEB" w:rsidRPr="003D36FB">
        <w:rPr>
          <w:rFonts w:ascii="Consolas" w:hAnsi="Consolas" w:cs="Consolas"/>
          <w:b/>
          <w:sz w:val="16"/>
          <w:szCs w:val="19"/>
          <w:rPrChange w:id="1025" w:author="Author">
            <w:rPr>
              <w:rFonts w:ascii="Consolas" w:hAnsi="Consolas" w:cs="Consolas"/>
              <w:b/>
              <w:sz w:val="19"/>
              <w:szCs w:val="19"/>
            </w:rPr>
          </w:rPrChange>
        </w:rPr>
        <w:t>i</w:t>
      </w:r>
      <w:proofErr w:type="spellEnd"/>
      <w:r w:rsidR="004C4BEB" w:rsidRPr="003D36FB">
        <w:rPr>
          <w:rFonts w:ascii="Consolas" w:hAnsi="Consolas" w:cs="Consolas"/>
          <w:b/>
          <w:sz w:val="16"/>
          <w:szCs w:val="19"/>
          <w:rPrChange w:id="1026" w:author="Author">
            <w:rPr>
              <w:rFonts w:ascii="Consolas" w:hAnsi="Consolas" w:cs="Consolas"/>
              <w:b/>
              <w:sz w:val="19"/>
              <w:szCs w:val="19"/>
            </w:rPr>
          </w:rPrChange>
        </w:rPr>
        <w:t>)</w:t>
      </w:r>
      <w:r w:rsidR="00DB3531" w:rsidRPr="003D36FB">
        <w:rPr>
          <w:rFonts w:ascii="Consolas" w:hAnsi="Consolas" w:cs="Consolas"/>
          <w:b/>
          <w:sz w:val="16"/>
          <w:szCs w:val="19"/>
          <w:rPrChange w:id="1027" w:author="Author">
            <w:rPr>
              <w:rFonts w:ascii="Consolas" w:hAnsi="Consolas" w:cs="Consolas"/>
              <w:b/>
              <w:sz w:val="19"/>
              <w:szCs w:val="19"/>
            </w:rPr>
          </w:rPrChange>
        </w:rPr>
        <w:br/>
        <w:t xml:space="preserve">    </w:t>
      </w:r>
      <w:r w:rsidR="004C4BEB" w:rsidRPr="003D36FB">
        <w:rPr>
          <w:rFonts w:ascii="Consolas" w:hAnsi="Consolas" w:cs="Consolas"/>
          <w:sz w:val="16"/>
          <w:szCs w:val="19"/>
          <w:rPrChange w:id="1028" w:author="Author">
            <w:rPr>
              <w:rFonts w:ascii="Consolas" w:hAnsi="Consolas" w:cs="Consolas"/>
              <w:sz w:val="19"/>
              <w:szCs w:val="19"/>
            </w:rPr>
          </w:rPrChange>
        </w:rPr>
        <w:t>);</w:t>
      </w:r>
      <w:r w:rsidR="004C4BEB" w:rsidRPr="003D36FB">
        <w:rPr>
          <w:rFonts w:ascii="Consolas" w:hAnsi="Consolas" w:cs="Consolas"/>
          <w:sz w:val="16"/>
          <w:szCs w:val="19"/>
          <w:rPrChange w:id="1029" w:author="Author">
            <w:rPr>
              <w:rFonts w:ascii="Consolas" w:hAnsi="Consolas" w:cs="Consolas"/>
              <w:sz w:val="19"/>
              <w:szCs w:val="19"/>
            </w:rPr>
          </w:rPrChange>
        </w:rPr>
        <w:br/>
      </w:r>
      <w:r w:rsidR="00BE131E" w:rsidRPr="003D36FB">
        <w:rPr>
          <w:rFonts w:ascii="Consolas" w:hAnsi="Consolas" w:cs="Consolas"/>
          <w:sz w:val="16"/>
          <w:szCs w:val="19"/>
          <w:rPrChange w:id="1030" w:author="Author">
            <w:rPr>
              <w:rFonts w:ascii="Consolas" w:hAnsi="Consolas" w:cs="Consolas"/>
              <w:sz w:val="19"/>
              <w:szCs w:val="19"/>
            </w:rPr>
          </w:rPrChange>
        </w:rPr>
        <w:br/>
        <w:t xml:space="preserve">    </w:t>
      </w:r>
      <w:r w:rsidR="00BE131E" w:rsidRPr="003D36FB">
        <w:rPr>
          <w:rFonts w:ascii="Consolas" w:hAnsi="Consolas" w:cs="Consolas"/>
          <w:color w:val="0000FF"/>
          <w:sz w:val="16"/>
          <w:szCs w:val="19"/>
          <w:rPrChange w:id="1031" w:author="Author">
            <w:rPr>
              <w:rFonts w:ascii="Consolas" w:hAnsi="Consolas" w:cs="Consolas"/>
              <w:color w:val="0000FF"/>
              <w:sz w:val="19"/>
              <w:szCs w:val="19"/>
            </w:rPr>
          </w:rPrChange>
        </w:rPr>
        <w:t>using</w:t>
      </w:r>
      <w:r w:rsidR="00BE131E" w:rsidRPr="003D36FB">
        <w:rPr>
          <w:rFonts w:ascii="Consolas" w:hAnsi="Consolas" w:cs="Consolas"/>
          <w:sz w:val="16"/>
          <w:szCs w:val="19"/>
          <w:rPrChange w:id="1032" w:author="Author">
            <w:rPr>
              <w:rFonts w:ascii="Consolas" w:hAnsi="Consolas" w:cs="Consolas"/>
              <w:sz w:val="19"/>
              <w:szCs w:val="19"/>
            </w:rPr>
          </w:rPrChange>
        </w:rPr>
        <w:t xml:space="preserve"> (</w:t>
      </w:r>
      <w:proofErr w:type="spellStart"/>
      <w:r w:rsidR="00BE131E" w:rsidRPr="003D36FB">
        <w:rPr>
          <w:rFonts w:ascii="Consolas" w:hAnsi="Consolas" w:cs="Consolas"/>
          <w:sz w:val="16"/>
          <w:szCs w:val="19"/>
          <w:rPrChange w:id="1033" w:author="Author">
            <w:rPr>
              <w:rFonts w:ascii="Consolas" w:hAnsi="Consolas" w:cs="Consolas"/>
              <w:sz w:val="19"/>
              <w:szCs w:val="19"/>
            </w:rPr>
          </w:rPrChange>
        </w:rPr>
        <w:t>source.Subscribe</w:t>
      </w:r>
      <w:proofErr w:type="spellEnd"/>
      <w:r w:rsidR="00BE131E" w:rsidRPr="003D36FB">
        <w:rPr>
          <w:rFonts w:ascii="Consolas" w:hAnsi="Consolas" w:cs="Consolas"/>
          <w:sz w:val="16"/>
          <w:szCs w:val="19"/>
          <w:rPrChange w:id="1034" w:author="Author">
            <w:rPr>
              <w:rFonts w:ascii="Consolas" w:hAnsi="Consolas" w:cs="Consolas"/>
              <w:sz w:val="19"/>
              <w:szCs w:val="19"/>
            </w:rPr>
          </w:rPrChange>
        </w:rPr>
        <w:t>(</w:t>
      </w:r>
      <w:r w:rsidR="00BE131E" w:rsidRPr="003D36FB">
        <w:rPr>
          <w:rFonts w:ascii="Consolas" w:hAnsi="Consolas" w:cs="Consolas"/>
          <w:sz w:val="16"/>
          <w:szCs w:val="19"/>
          <w:rPrChange w:id="1035" w:author="Author">
            <w:rPr>
              <w:rFonts w:ascii="Consolas" w:hAnsi="Consolas" w:cs="Consolas"/>
              <w:sz w:val="19"/>
              <w:szCs w:val="19"/>
            </w:rPr>
          </w:rPrChange>
        </w:rPr>
        <w:br/>
        <w:t xml:space="preserve">               x</w:t>
      </w:r>
      <w:r w:rsidR="000A296E" w:rsidRPr="003D36FB">
        <w:rPr>
          <w:rFonts w:ascii="Consolas" w:hAnsi="Consolas" w:cs="Consolas"/>
          <w:sz w:val="16"/>
          <w:szCs w:val="19"/>
          <w:rPrChange w:id="1036" w:author="Author">
            <w:rPr>
              <w:rFonts w:ascii="Consolas" w:hAnsi="Consolas" w:cs="Consolas"/>
              <w:sz w:val="19"/>
              <w:szCs w:val="19"/>
            </w:rPr>
          </w:rPrChange>
        </w:rPr>
        <w:t xml:space="preserve"> </w:t>
      </w:r>
      <w:r w:rsidR="00BE131E" w:rsidRPr="003D36FB">
        <w:rPr>
          <w:rFonts w:ascii="Consolas" w:hAnsi="Consolas" w:cs="Consolas"/>
          <w:sz w:val="16"/>
          <w:szCs w:val="19"/>
          <w:rPrChange w:id="1037" w:author="Author">
            <w:rPr>
              <w:rFonts w:ascii="Consolas" w:hAnsi="Consolas" w:cs="Consolas"/>
              <w:sz w:val="19"/>
              <w:szCs w:val="19"/>
            </w:rPr>
          </w:rPrChange>
        </w:rPr>
        <w:t xml:space="preserve"> =&gt; </w:t>
      </w:r>
      <w:proofErr w:type="spellStart"/>
      <w:r w:rsidR="00BE131E" w:rsidRPr="003D36FB">
        <w:rPr>
          <w:rFonts w:ascii="Consolas" w:hAnsi="Consolas" w:cs="Consolas"/>
          <w:color w:val="2B91AF"/>
          <w:sz w:val="16"/>
          <w:szCs w:val="19"/>
          <w:highlight w:val="yellow"/>
          <w:rPrChange w:id="1038" w:author="Author">
            <w:rPr>
              <w:rFonts w:ascii="Consolas" w:hAnsi="Consolas" w:cs="Consolas"/>
              <w:color w:val="2B91AF"/>
              <w:sz w:val="19"/>
              <w:szCs w:val="19"/>
              <w:highlight w:val="yellow"/>
            </w:rPr>
          </w:rPrChange>
        </w:rPr>
        <w:t>Console</w:t>
      </w:r>
      <w:r w:rsidR="00BE131E" w:rsidRPr="003D36FB">
        <w:rPr>
          <w:rFonts w:ascii="Consolas" w:hAnsi="Consolas" w:cs="Consolas"/>
          <w:sz w:val="16"/>
          <w:szCs w:val="19"/>
          <w:highlight w:val="yellow"/>
          <w:rPrChange w:id="1039" w:author="Author">
            <w:rPr>
              <w:rFonts w:ascii="Consolas" w:hAnsi="Consolas" w:cs="Consolas"/>
              <w:sz w:val="19"/>
              <w:szCs w:val="19"/>
              <w:highlight w:val="yellow"/>
            </w:rPr>
          </w:rPrChange>
        </w:rPr>
        <w:t>.WriteLine</w:t>
      </w:r>
      <w:proofErr w:type="spellEnd"/>
      <w:r w:rsidR="00BE131E" w:rsidRPr="003D36FB">
        <w:rPr>
          <w:rFonts w:ascii="Consolas" w:hAnsi="Consolas" w:cs="Consolas"/>
          <w:sz w:val="16"/>
          <w:szCs w:val="19"/>
          <w:highlight w:val="yellow"/>
          <w:rPrChange w:id="1040" w:author="Author">
            <w:rPr>
              <w:rFonts w:ascii="Consolas" w:hAnsi="Consolas" w:cs="Consolas"/>
              <w:sz w:val="19"/>
              <w:szCs w:val="19"/>
              <w:highlight w:val="yellow"/>
            </w:rPr>
          </w:rPrChange>
        </w:rPr>
        <w:t>(</w:t>
      </w:r>
      <w:r w:rsidR="00BE131E" w:rsidRPr="003D36FB">
        <w:rPr>
          <w:rFonts w:ascii="Consolas" w:hAnsi="Consolas" w:cs="Consolas"/>
          <w:color w:val="A31515"/>
          <w:sz w:val="16"/>
          <w:szCs w:val="19"/>
          <w:highlight w:val="yellow"/>
          <w:rPrChange w:id="1041" w:author="Author">
            <w:rPr>
              <w:rFonts w:ascii="Consolas" w:hAnsi="Consolas" w:cs="Consolas"/>
              <w:color w:val="A31515"/>
              <w:sz w:val="19"/>
              <w:szCs w:val="19"/>
              <w:highlight w:val="yellow"/>
            </w:rPr>
          </w:rPrChange>
        </w:rPr>
        <w:t>"</w:t>
      </w:r>
      <w:proofErr w:type="spellStart"/>
      <w:r w:rsidR="00BE131E" w:rsidRPr="003D36FB">
        <w:rPr>
          <w:rFonts w:ascii="Consolas" w:hAnsi="Consolas" w:cs="Consolas"/>
          <w:color w:val="A31515"/>
          <w:sz w:val="16"/>
          <w:szCs w:val="19"/>
          <w:highlight w:val="yellow"/>
          <w:rPrChange w:id="1042" w:author="Author">
            <w:rPr>
              <w:rFonts w:ascii="Consolas" w:hAnsi="Consolas" w:cs="Consolas"/>
              <w:color w:val="A31515"/>
              <w:sz w:val="19"/>
              <w:szCs w:val="19"/>
              <w:highlight w:val="yellow"/>
            </w:rPr>
          </w:rPrChange>
        </w:rPr>
        <w:t>OnNext</w:t>
      </w:r>
      <w:proofErr w:type="spellEnd"/>
      <w:r w:rsidR="00BE131E" w:rsidRPr="003D36FB">
        <w:rPr>
          <w:rFonts w:ascii="Consolas" w:hAnsi="Consolas" w:cs="Consolas"/>
          <w:color w:val="A31515"/>
          <w:sz w:val="16"/>
          <w:szCs w:val="19"/>
          <w:highlight w:val="yellow"/>
          <w:rPrChange w:id="1043" w:author="Author">
            <w:rPr>
              <w:rFonts w:ascii="Consolas" w:hAnsi="Consolas" w:cs="Consolas"/>
              <w:color w:val="A31515"/>
              <w:sz w:val="19"/>
              <w:szCs w:val="19"/>
              <w:highlight w:val="yellow"/>
            </w:rPr>
          </w:rPrChange>
        </w:rPr>
        <w:t>:  {0}"</w:t>
      </w:r>
      <w:r w:rsidR="00BE131E" w:rsidRPr="003D36FB">
        <w:rPr>
          <w:rFonts w:ascii="Consolas" w:hAnsi="Consolas" w:cs="Consolas"/>
          <w:sz w:val="16"/>
          <w:szCs w:val="19"/>
          <w:highlight w:val="yellow"/>
          <w:rPrChange w:id="1044" w:author="Author">
            <w:rPr>
              <w:rFonts w:ascii="Consolas" w:hAnsi="Consolas" w:cs="Consolas"/>
              <w:sz w:val="19"/>
              <w:szCs w:val="19"/>
              <w:highlight w:val="yellow"/>
            </w:rPr>
          </w:rPrChange>
        </w:rPr>
        <w:t>, x)</w:t>
      </w:r>
      <w:r w:rsidR="00BE131E" w:rsidRPr="003D36FB">
        <w:rPr>
          <w:rFonts w:ascii="Consolas" w:hAnsi="Consolas" w:cs="Consolas"/>
          <w:sz w:val="16"/>
          <w:szCs w:val="19"/>
          <w:rPrChange w:id="1045" w:author="Author">
            <w:rPr>
              <w:rFonts w:ascii="Consolas" w:hAnsi="Consolas" w:cs="Consolas"/>
              <w:sz w:val="19"/>
              <w:szCs w:val="19"/>
            </w:rPr>
          </w:rPrChange>
        </w:rPr>
        <w:t>,</w:t>
      </w:r>
      <w:r w:rsidR="00BE131E" w:rsidRPr="003D36FB">
        <w:rPr>
          <w:rFonts w:ascii="Consolas" w:hAnsi="Consolas" w:cs="Consolas"/>
          <w:sz w:val="16"/>
          <w:szCs w:val="19"/>
          <w:rPrChange w:id="1046" w:author="Author">
            <w:rPr>
              <w:rFonts w:ascii="Consolas" w:hAnsi="Consolas" w:cs="Consolas"/>
              <w:sz w:val="19"/>
              <w:szCs w:val="19"/>
            </w:rPr>
          </w:rPrChange>
        </w:rPr>
        <w:br/>
        <w:t xml:space="preserve">               ex =&gt; </w:t>
      </w:r>
      <w:proofErr w:type="spellStart"/>
      <w:r w:rsidR="00BE131E" w:rsidRPr="003D36FB">
        <w:rPr>
          <w:rFonts w:ascii="Consolas" w:hAnsi="Consolas" w:cs="Consolas"/>
          <w:color w:val="2B91AF"/>
          <w:sz w:val="16"/>
          <w:szCs w:val="19"/>
          <w:rPrChange w:id="1047" w:author="Author">
            <w:rPr>
              <w:rFonts w:ascii="Consolas" w:hAnsi="Consolas" w:cs="Consolas"/>
              <w:color w:val="2B91AF"/>
              <w:sz w:val="19"/>
              <w:szCs w:val="19"/>
            </w:rPr>
          </w:rPrChange>
        </w:rPr>
        <w:t>Console</w:t>
      </w:r>
      <w:r w:rsidR="00BE131E" w:rsidRPr="003D36FB">
        <w:rPr>
          <w:rFonts w:ascii="Consolas" w:hAnsi="Consolas" w:cs="Consolas"/>
          <w:sz w:val="16"/>
          <w:szCs w:val="19"/>
          <w:rPrChange w:id="1048" w:author="Author">
            <w:rPr>
              <w:rFonts w:ascii="Consolas" w:hAnsi="Consolas" w:cs="Consolas"/>
              <w:sz w:val="19"/>
              <w:szCs w:val="19"/>
            </w:rPr>
          </w:rPrChange>
        </w:rPr>
        <w:t>.WriteLine</w:t>
      </w:r>
      <w:proofErr w:type="spellEnd"/>
      <w:r w:rsidR="00BE131E" w:rsidRPr="003D36FB">
        <w:rPr>
          <w:rFonts w:ascii="Consolas" w:hAnsi="Consolas" w:cs="Consolas"/>
          <w:sz w:val="16"/>
          <w:szCs w:val="19"/>
          <w:rPrChange w:id="1049" w:author="Author">
            <w:rPr>
              <w:rFonts w:ascii="Consolas" w:hAnsi="Consolas" w:cs="Consolas"/>
              <w:sz w:val="19"/>
              <w:szCs w:val="19"/>
            </w:rPr>
          </w:rPrChange>
        </w:rPr>
        <w:t>(</w:t>
      </w:r>
      <w:r w:rsidR="00BE131E" w:rsidRPr="003D36FB">
        <w:rPr>
          <w:rFonts w:ascii="Consolas" w:hAnsi="Consolas" w:cs="Consolas"/>
          <w:color w:val="A31515"/>
          <w:sz w:val="16"/>
          <w:szCs w:val="19"/>
          <w:rPrChange w:id="1050" w:author="Author">
            <w:rPr>
              <w:rFonts w:ascii="Consolas" w:hAnsi="Consolas" w:cs="Consolas"/>
              <w:color w:val="A31515"/>
              <w:sz w:val="19"/>
              <w:szCs w:val="19"/>
            </w:rPr>
          </w:rPrChange>
        </w:rPr>
        <w:t>"</w:t>
      </w:r>
      <w:proofErr w:type="spellStart"/>
      <w:r w:rsidR="00BE131E" w:rsidRPr="003D36FB">
        <w:rPr>
          <w:rFonts w:ascii="Consolas" w:hAnsi="Consolas" w:cs="Consolas"/>
          <w:color w:val="A31515"/>
          <w:sz w:val="16"/>
          <w:szCs w:val="19"/>
          <w:rPrChange w:id="1051" w:author="Author">
            <w:rPr>
              <w:rFonts w:ascii="Consolas" w:hAnsi="Consolas" w:cs="Consolas"/>
              <w:color w:val="A31515"/>
              <w:sz w:val="19"/>
              <w:szCs w:val="19"/>
            </w:rPr>
          </w:rPrChange>
        </w:rPr>
        <w:t>OnError</w:t>
      </w:r>
      <w:proofErr w:type="spellEnd"/>
      <w:r w:rsidR="00BE131E" w:rsidRPr="003D36FB">
        <w:rPr>
          <w:rFonts w:ascii="Consolas" w:hAnsi="Consolas" w:cs="Consolas"/>
          <w:color w:val="A31515"/>
          <w:sz w:val="16"/>
          <w:szCs w:val="19"/>
          <w:rPrChange w:id="1052" w:author="Author">
            <w:rPr>
              <w:rFonts w:ascii="Consolas" w:hAnsi="Consolas" w:cs="Consolas"/>
              <w:color w:val="A31515"/>
              <w:sz w:val="19"/>
              <w:szCs w:val="19"/>
            </w:rPr>
          </w:rPrChange>
        </w:rPr>
        <w:t>: {0}"</w:t>
      </w:r>
      <w:r w:rsidR="00BE131E" w:rsidRPr="003D36FB">
        <w:rPr>
          <w:rFonts w:ascii="Consolas" w:hAnsi="Consolas" w:cs="Consolas"/>
          <w:sz w:val="16"/>
          <w:szCs w:val="19"/>
          <w:rPrChange w:id="1053" w:author="Author">
            <w:rPr>
              <w:rFonts w:ascii="Consolas" w:hAnsi="Consolas" w:cs="Consolas"/>
              <w:sz w:val="19"/>
              <w:szCs w:val="19"/>
            </w:rPr>
          </w:rPrChange>
        </w:rPr>
        <w:t xml:space="preserve">, </w:t>
      </w:r>
      <w:proofErr w:type="spellStart"/>
      <w:r w:rsidR="00BE131E" w:rsidRPr="003D36FB">
        <w:rPr>
          <w:rFonts w:ascii="Consolas" w:hAnsi="Consolas" w:cs="Consolas"/>
          <w:sz w:val="16"/>
          <w:szCs w:val="19"/>
          <w:rPrChange w:id="1054" w:author="Author">
            <w:rPr>
              <w:rFonts w:ascii="Consolas" w:hAnsi="Consolas" w:cs="Consolas"/>
              <w:sz w:val="19"/>
              <w:szCs w:val="19"/>
            </w:rPr>
          </w:rPrChange>
        </w:rPr>
        <w:t>ex.Message</w:t>
      </w:r>
      <w:proofErr w:type="spellEnd"/>
      <w:r w:rsidR="00BE131E" w:rsidRPr="003D36FB">
        <w:rPr>
          <w:rFonts w:ascii="Consolas" w:hAnsi="Consolas" w:cs="Consolas"/>
          <w:sz w:val="16"/>
          <w:szCs w:val="19"/>
          <w:rPrChange w:id="1055" w:author="Author">
            <w:rPr>
              <w:rFonts w:ascii="Consolas" w:hAnsi="Consolas" w:cs="Consolas"/>
              <w:sz w:val="19"/>
              <w:szCs w:val="19"/>
            </w:rPr>
          </w:rPrChange>
        </w:rPr>
        <w:t>),</w:t>
      </w:r>
      <w:r w:rsidR="00BE131E" w:rsidRPr="003D36FB">
        <w:rPr>
          <w:rFonts w:ascii="Consolas" w:hAnsi="Consolas" w:cs="Consolas"/>
          <w:sz w:val="16"/>
          <w:szCs w:val="19"/>
          <w:rPrChange w:id="1056" w:author="Author">
            <w:rPr>
              <w:rFonts w:ascii="Consolas" w:hAnsi="Consolas" w:cs="Consolas"/>
              <w:sz w:val="19"/>
              <w:szCs w:val="19"/>
            </w:rPr>
          </w:rPrChange>
        </w:rPr>
        <w:br/>
        <w:t xml:space="preserve">               () =&gt; </w:t>
      </w:r>
      <w:proofErr w:type="spellStart"/>
      <w:r w:rsidR="00BE131E" w:rsidRPr="003D36FB">
        <w:rPr>
          <w:rFonts w:ascii="Consolas" w:hAnsi="Consolas" w:cs="Consolas"/>
          <w:color w:val="2B91AF"/>
          <w:sz w:val="16"/>
          <w:szCs w:val="19"/>
          <w:rPrChange w:id="1057" w:author="Author">
            <w:rPr>
              <w:rFonts w:ascii="Consolas" w:hAnsi="Consolas" w:cs="Consolas"/>
              <w:color w:val="2B91AF"/>
              <w:sz w:val="19"/>
              <w:szCs w:val="19"/>
            </w:rPr>
          </w:rPrChange>
        </w:rPr>
        <w:t>Console</w:t>
      </w:r>
      <w:r w:rsidR="00BE131E" w:rsidRPr="003D36FB">
        <w:rPr>
          <w:rFonts w:ascii="Consolas" w:hAnsi="Consolas" w:cs="Consolas"/>
          <w:sz w:val="16"/>
          <w:szCs w:val="19"/>
          <w:rPrChange w:id="1058" w:author="Author">
            <w:rPr>
              <w:rFonts w:ascii="Consolas" w:hAnsi="Consolas" w:cs="Consolas"/>
              <w:sz w:val="19"/>
              <w:szCs w:val="19"/>
            </w:rPr>
          </w:rPrChange>
        </w:rPr>
        <w:t>.WriteLine</w:t>
      </w:r>
      <w:proofErr w:type="spellEnd"/>
      <w:r w:rsidR="00BE131E" w:rsidRPr="003D36FB">
        <w:rPr>
          <w:rFonts w:ascii="Consolas" w:hAnsi="Consolas" w:cs="Consolas"/>
          <w:sz w:val="16"/>
          <w:szCs w:val="19"/>
          <w:rPrChange w:id="1059" w:author="Author">
            <w:rPr>
              <w:rFonts w:ascii="Consolas" w:hAnsi="Consolas" w:cs="Consolas"/>
              <w:sz w:val="19"/>
              <w:szCs w:val="19"/>
            </w:rPr>
          </w:rPrChange>
        </w:rPr>
        <w:t>(</w:t>
      </w:r>
      <w:r w:rsidR="00BE131E" w:rsidRPr="003D36FB">
        <w:rPr>
          <w:rFonts w:ascii="Consolas" w:hAnsi="Consolas" w:cs="Consolas"/>
          <w:color w:val="A31515"/>
          <w:sz w:val="16"/>
          <w:szCs w:val="19"/>
          <w:rPrChange w:id="1060" w:author="Author">
            <w:rPr>
              <w:rFonts w:ascii="Consolas" w:hAnsi="Consolas" w:cs="Consolas"/>
              <w:color w:val="A31515"/>
              <w:sz w:val="19"/>
              <w:szCs w:val="19"/>
            </w:rPr>
          </w:rPrChange>
        </w:rPr>
        <w:t>"</w:t>
      </w:r>
      <w:proofErr w:type="spellStart"/>
      <w:r w:rsidR="00BE131E" w:rsidRPr="003D36FB">
        <w:rPr>
          <w:rFonts w:ascii="Consolas" w:hAnsi="Consolas" w:cs="Consolas"/>
          <w:color w:val="A31515"/>
          <w:sz w:val="16"/>
          <w:szCs w:val="19"/>
          <w:rPrChange w:id="1061" w:author="Author">
            <w:rPr>
              <w:rFonts w:ascii="Consolas" w:hAnsi="Consolas" w:cs="Consolas"/>
              <w:color w:val="A31515"/>
              <w:sz w:val="19"/>
              <w:szCs w:val="19"/>
            </w:rPr>
          </w:rPrChange>
        </w:rPr>
        <w:t>OnCompleted</w:t>
      </w:r>
      <w:proofErr w:type="spellEnd"/>
      <w:r w:rsidR="00BE131E" w:rsidRPr="003D36FB">
        <w:rPr>
          <w:rFonts w:ascii="Consolas" w:hAnsi="Consolas" w:cs="Consolas"/>
          <w:color w:val="A31515"/>
          <w:sz w:val="16"/>
          <w:szCs w:val="19"/>
          <w:rPrChange w:id="1062" w:author="Author">
            <w:rPr>
              <w:rFonts w:ascii="Consolas" w:hAnsi="Consolas" w:cs="Consolas"/>
              <w:color w:val="A31515"/>
              <w:sz w:val="19"/>
              <w:szCs w:val="19"/>
            </w:rPr>
          </w:rPrChange>
        </w:rPr>
        <w:t>"</w:t>
      </w:r>
      <w:r w:rsidR="00BE131E" w:rsidRPr="003D36FB">
        <w:rPr>
          <w:rFonts w:ascii="Consolas" w:hAnsi="Consolas" w:cs="Consolas"/>
          <w:sz w:val="16"/>
          <w:szCs w:val="19"/>
          <w:rPrChange w:id="1063" w:author="Author">
            <w:rPr>
              <w:rFonts w:ascii="Consolas" w:hAnsi="Consolas" w:cs="Consolas"/>
              <w:sz w:val="19"/>
              <w:szCs w:val="19"/>
            </w:rPr>
          </w:rPrChange>
        </w:rPr>
        <w:t>)</w:t>
      </w:r>
      <w:r w:rsidR="00BE131E" w:rsidRPr="003D36FB">
        <w:rPr>
          <w:rFonts w:ascii="Consolas" w:hAnsi="Consolas" w:cs="Consolas"/>
          <w:sz w:val="16"/>
          <w:szCs w:val="19"/>
          <w:rPrChange w:id="1064" w:author="Author">
            <w:rPr>
              <w:rFonts w:ascii="Consolas" w:hAnsi="Consolas" w:cs="Consolas"/>
              <w:sz w:val="19"/>
              <w:szCs w:val="19"/>
            </w:rPr>
          </w:rPrChange>
        </w:rPr>
        <w:br/>
        <w:t xml:space="preserve">          ))</w:t>
      </w:r>
      <w:r w:rsidR="00BE131E" w:rsidRPr="003D36FB">
        <w:rPr>
          <w:rFonts w:ascii="Consolas" w:hAnsi="Consolas" w:cs="Consolas"/>
          <w:sz w:val="16"/>
          <w:szCs w:val="19"/>
          <w:rPrChange w:id="1065" w:author="Author">
            <w:rPr>
              <w:rFonts w:ascii="Consolas" w:hAnsi="Consolas" w:cs="Consolas"/>
              <w:sz w:val="19"/>
              <w:szCs w:val="19"/>
            </w:rPr>
          </w:rPrChange>
        </w:rPr>
        <w:br/>
        <w:t xml:space="preserve">    {</w:t>
      </w:r>
      <w:r w:rsidR="00BE131E" w:rsidRPr="003D36FB">
        <w:rPr>
          <w:rFonts w:ascii="Consolas" w:hAnsi="Consolas" w:cs="Consolas"/>
          <w:sz w:val="16"/>
          <w:szCs w:val="19"/>
          <w:rPrChange w:id="1066" w:author="Author">
            <w:rPr>
              <w:rFonts w:ascii="Consolas" w:hAnsi="Consolas" w:cs="Consolas"/>
              <w:sz w:val="19"/>
              <w:szCs w:val="19"/>
            </w:rPr>
          </w:rPrChange>
        </w:rPr>
        <w:br/>
        <w:t xml:space="preserve">        </w:t>
      </w:r>
      <w:proofErr w:type="spellStart"/>
      <w:r w:rsidR="00BE131E" w:rsidRPr="003D36FB">
        <w:rPr>
          <w:rFonts w:ascii="Consolas" w:hAnsi="Consolas" w:cs="Consolas"/>
          <w:color w:val="2B91AF"/>
          <w:sz w:val="16"/>
          <w:szCs w:val="19"/>
          <w:rPrChange w:id="1067" w:author="Author">
            <w:rPr>
              <w:rFonts w:ascii="Consolas" w:hAnsi="Consolas" w:cs="Consolas"/>
              <w:color w:val="2B91AF"/>
              <w:sz w:val="19"/>
              <w:szCs w:val="19"/>
            </w:rPr>
          </w:rPrChange>
        </w:rPr>
        <w:t>Console</w:t>
      </w:r>
      <w:r w:rsidR="00BE131E" w:rsidRPr="003D36FB">
        <w:rPr>
          <w:rFonts w:ascii="Consolas" w:hAnsi="Consolas" w:cs="Consolas"/>
          <w:sz w:val="16"/>
          <w:szCs w:val="19"/>
          <w:rPrChange w:id="1068" w:author="Author">
            <w:rPr>
              <w:rFonts w:ascii="Consolas" w:hAnsi="Consolas" w:cs="Consolas"/>
              <w:sz w:val="19"/>
              <w:szCs w:val="19"/>
            </w:rPr>
          </w:rPrChange>
        </w:rPr>
        <w:t>.WriteLine</w:t>
      </w:r>
      <w:proofErr w:type="spellEnd"/>
      <w:r w:rsidR="00BE131E" w:rsidRPr="003D36FB">
        <w:rPr>
          <w:rFonts w:ascii="Consolas" w:hAnsi="Consolas" w:cs="Consolas"/>
          <w:sz w:val="16"/>
          <w:szCs w:val="19"/>
          <w:rPrChange w:id="1069" w:author="Author">
            <w:rPr>
              <w:rFonts w:ascii="Consolas" w:hAnsi="Consolas" w:cs="Consolas"/>
              <w:sz w:val="19"/>
              <w:szCs w:val="19"/>
            </w:rPr>
          </w:rPrChange>
        </w:rPr>
        <w:t>(</w:t>
      </w:r>
      <w:r w:rsidR="00BE131E" w:rsidRPr="003D36FB">
        <w:rPr>
          <w:rFonts w:ascii="Consolas" w:hAnsi="Consolas" w:cs="Consolas"/>
          <w:color w:val="A31515"/>
          <w:sz w:val="16"/>
          <w:szCs w:val="19"/>
          <w:rPrChange w:id="1070" w:author="Author">
            <w:rPr>
              <w:rFonts w:ascii="Consolas" w:hAnsi="Consolas" w:cs="Consolas"/>
              <w:color w:val="A31515"/>
              <w:sz w:val="19"/>
              <w:szCs w:val="19"/>
            </w:rPr>
          </w:rPrChange>
        </w:rPr>
        <w:t>"Press ENTER to unsubscribe..."</w:t>
      </w:r>
      <w:r w:rsidR="00BE131E" w:rsidRPr="003D36FB">
        <w:rPr>
          <w:rFonts w:ascii="Consolas" w:hAnsi="Consolas" w:cs="Consolas"/>
          <w:sz w:val="16"/>
          <w:szCs w:val="19"/>
          <w:rPrChange w:id="1071" w:author="Author">
            <w:rPr>
              <w:rFonts w:ascii="Consolas" w:hAnsi="Consolas" w:cs="Consolas"/>
              <w:sz w:val="19"/>
              <w:szCs w:val="19"/>
            </w:rPr>
          </w:rPrChange>
        </w:rPr>
        <w:t>);</w:t>
      </w:r>
      <w:r w:rsidR="00BE131E" w:rsidRPr="003D36FB">
        <w:rPr>
          <w:rFonts w:ascii="Consolas" w:hAnsi="Consolas" w:cs="Consolas"/>
          <w:sz w:val="16"/>
          <w:szCs w:val="19"/>
          <w:rPrChange w:id="1072" w:author="Author">
            <w:rPr>
              <w:rFonts w:ascii="Consolas" w:hAnsi="Consolas" w:cs="Consolas"/>
              <w:sz w:val="19"/>
              <w:szCs w:val="19"/>
            </w:rPr>
          </w:rPrChange>
        </w:rPr>
        <w:br/>
        <w:t xml:space="preserve">        </w:t>
      </w:r>
      <w:proofErr w:type="spellStart"/>
      <w:r w:rsidR="00BE131E" w:rsidRPr="003D36FB">
        <w:rPr>
          <w:rFonts w:ascii="Consolas" w:hAnsi="Consolas" w:cs="Consolas"/>
          <w:color w:val="2B91AF"/>
          <w:sz w:val="16"/>
          <w:szCs w:val="19"/>
          <w:rPrChange w:id="1073" w:author="Author">
            <w:rPr>
              <w:rFonts w:ascii="Consolas" w:hAnsi="Consolas" w:cs="Consolas"/>
              <w:color w:val="2B91AF"/>
              <w:sz w:val="19"/>
              <w:szCs w:val="19"/>
            </w:rPr>
          </w:rPrChange>
        </w:rPr>
        <w:t>Console</w:t>
      </w:r>
      <w:r w:rsidR="00BE131E" w:rsidRPr="003D36FB">
        <w:rPr>
          <w:rFonts w:ascii="Consolas" w:hAnsi="Consolas" w:cs="Consolas"/>
          <w:sz w:val="16"/>
          <w:szCs w:val="19"/>
          <w:rPrChange w:id="1074" w:author="Author">
            <w:rPr>
              <w:rFonts w:ascii="Consolas" w:hAnsi="Consolas" w:cs="Consolas"/>
              <w:sz w:val="19"/>
              <w:szCs w:val="19"/>
            </w:rPr>
          </w:rPrChange>
        </w:rPr>
        <w:t>.ReadLine</w:t>
      </w:r>
      <w:proofErr w:type="spellEnd"/>
      <w:r w:rsidR="00BE131E" w:rsidRPr="003D36FB">
        <w:rPr>
          <w:rFonts w:ascii="Consolas" w:hAnsi="Consolas" w:cs="Consolas"/>
          <w:sz w:val="16"/>
          <w:szCs w:val="19"/>
          <w:rPrChange w:id="1075" w:author="Author">
            <w:rPr>
              <w:rFonts w:ascii="Consolas" w:hAnsi="Consolas" w:cs="Consolas"/>
              <w:sz w:val="19"/>
              <w:szCs w:val="19"/>
            </w:rPr>
          </w:rPrChange>
        </w:rPr>
        <w:t>();</w:t>
      </w:r>
      <w:r w:rsidR="00BE131E" w:rsidRPr="003D36FB">
        <w:rPr>
          <w:rFonts w:ascii="Consolas" w:hAnsi="Consolas" w:cs="Consolas"/>
          <w:sz w:val="16"/>
          <w:szCs w:val="19"/>
          <w:rPrChange w:id="1076" w:author="Author">
            <w:rPr>
              <w:rFonts w:ascii="Consolas" w:hAnsi="Consolas" w:cs="Consolas"/>
              <w:sz w:val="19"/>
              <w:szCs w:val="19"/>
            </w:rPr>
          </w:rPrChange>
        </w:rPr>
        <w:br/>
        <w:t xml:space="preserve">    }</w:t>
      </w:r>
      <w:r w:rsidR="00BE131E" w:rsidRPr="003D36FB">
        <w:rPr>
          <w:rFonts w:ascii="Consolas" w:hAnsi="Consolas" w:cs="Consolas"/>
          <w:sz w:val="16"/>
          <w:szCs w:val="19"/>
          <w:rPrChange w:id="1077" w:author="Author">
            <w:rPr>
              <w:rFonts w:ascii="Consolas" w:hAnsi="Consolas" w:cs="Consolas"/>
              <w:sz w:val="19"/>
              <w:szCs w:val="19"/>
            </w:rPr>
          </w:rPrChange>
        </w:rPr>
        <w:br/>
      </w:r>
      <w:r w:rsidR="004C4BEB" w:rsidRPr="003D36FB">
        <w:rPr>
          <w:rFonts w:ascii="Consolas" w:hAnsi="Consolas" w:cs="Consolas"/>
          <w:sz w:val="16"/>
          <w:szCs w:val="19"/>
          <w:rPrChange w:id="1078" w:author="Author">
            <w:rPr>
              <w:rFonts w:ascii="Consolas" w:hAnsi="Consolas" w:cs="Consolas"/>
              <w:sz w:val="19"/>
              <w:szCs w:val="19"/>
            </w:rPr>
          </w:rPrChange>
        </w:rPr>
        <w:br/>
      </w:r>
      <w:r w:rsidR="004C4BEB" w:rsidRPr="003D36FB">
        <w:rPr>
          <w:sz w:val="18"/>
          <w:rPrChange w:id="1079" w:author="Author">
            <w:rPr/>
          </w:rPrChange>
        </w:rPr>
        <w:t xml:space="preserve">This sample uses a slightly different operator called Generate that allows specifying iteration time between producing results, dependent on the loop variable. In this case, 0 will be produced upon subscription, followed by 1 a second later, then 4 two seconds later, 9 three seconds later and 16 four seconds later. </w:t>
      </w:r>
      <w:r w:rsidR="000A296E" w:rsidRPr="003D36FB">
        <w:rPr>
          <w:sz w:val="18"/>
          <w:rPrChange w:id="1080" w:author="Author">
            <w:rPr/>
          </w:rPrChange>
        </w:rPr>
        <w:t>Notice how the notion of time – all important in an asynchronous world – is entering the picture here.</w:t>
      </w:r>
      <w:r w:rsidR="004C4BEB" w:rsidRPr="003D36FB">
        <w:rPr>
          <w:rFonts w:ascii="Consolas" w:hAnsi="Consolas" w:cs="Consolas"/>
          <w:sz w:val="16"/>
          <w:szCs w:val="19"/>
          <w:rPrChange w:id="1081" w:author="Author">
            <w:rPr>
              <w:rFonts w:ascii="Consolas" w:hAnsi="Consolas" w:cs="Consolas"/>
              <w:sz w:val="19"/>
              <w:szCs w:val="19"/>
            </w:rPr>
          </w:rPrChange>
        </w:rPr>
        <w:br/>
      </w:r>
      <w:r w:rsidR="00BE131E" w:rsidRPr="003D36FB">
        <w:rPr>
          <w:rFonts w:ascii="Consolas" w:hAnsi="Consolas" w:cs="Consolas"/>
          <w:sz w:val="16"/>
          <w:szCs w:val="19"/>
          <w:rPrChange w:id="1082" w:author="Author">
            <w:rPr>
              <w:rFonts w:ascii="Consolas" w:hAnsi="Consolas" w:cs="Consolas"/>
              <w:sz w:val="19"/>
              <w:szCs w:val="19"/>
            </w:rPr>
          </w:rPrChange>
        </w:rPr>
        <w:br/>
      </w:r>
      <w:r w:rsidR="00BE131E" w:rsidRPr="003D36FB">
        <w:rPr>
          <w:b/>
          <w:sz w:val="18"/>
          <w:rPrChange w:id="1083" w:author="Author">
            <w:rPr>
              <w:b/>
            </w:rPr>
          </w:rPrChange>
        </w:rPr>
        <w:t>Note:</w:t>
      </w:r>
      <w:r w:rsidR="00BE131E" w:rsidRPr="003D36FB">
        <w:rPr>
          <w:sz w:val="18"/>
          <w:rPrChange w:id="1084" w:author="Author">
            <w:rPr/>
          </w:rPrChange>
        </w:rPr>
        <w:t xml:space="preserve">  Typically you won’t immediately dispose a subscription by means of a using block. In this sample case it works fine since the code block blocks for user input. In most cases you’ll store the </w:t>
      </w:r>
      <w:proofErr w:type="spellStart"/>
      <w:r w:rsidR="00BE131E" w:rsidRPr="003D36FB">
        <w:rPr>
          <w:sz w:val="18"/>
          <w:rPrChange w:id="1085" w:author="Author">
            <w:rPr/>
          </w:rPrChange>
        </w:rPr>
        <w:t>IDisposable</w:t>
      </w:r>
      <w:proofErr w:type="spellEnd"/>
      <w:r w:rsidR="00BE131E" w:rsidRPr="003D36FB">
        <w:rPr>
          <w:sz w:val="18"/>
          <w:rPrChange w:id="1086" w:author="Author">
            <w:rPr/>
          </w:rPrChange>
        </w:rPr>
        <w:t xml:space="preserve"> object in order to dispose it at a later time, or even don’t bother to dispose it (e.g. for infinite sequences like timers).</w:t>
      </w:r>
      <w:r w:rsidR="00BE131E" w:rsidRPr="003D36FB">
        <w:rPr>
          <w:sz w:val="18"/>
          <w:rPrChange w:id="1087" w:author="Author">
            <w:rPr/>
          </w:rPrChange>
        </w:rPr>
        <w:br/>
      </w:r>
    </w:p>
    <w:p w:rsidR="002C0509" w:rsidRPr="003D36FB" w:rsidRDefault="00BE131E" w:rsidP="00BE131E">
      <w:pPr>
        <w:pStyle w:val="ListParagraph"/>
        <w:numPr>
          <w:ilvl w:val="1"/>
          <w:numId w:val="4"/>
        </w:numPr>
        <w:autoSpaceDE w:val="0"/>
        <w:autoSpaceDN w:val="0"/>
        <w:adjustRightInd w:val="0"/>
        <w:spacing w:after="0" w:line="240" w:lineRule="auto"/>
        <w:rPr>
          <w:sz w:val="18"/>
          <w:rPrChange w:id="1088" w:author="Author">
            <w:rPr/>
          </w:rPrChange>
        </w:rPr>
      </w:pPr>
      <w:r w:rsidRPr="003D36FB">
        <w:rPr>
          <w:sz w:val="18"/>
          <w:rPrChange w:id="1089" w:author="Author">
            <w:rPr/>
          </w:rPrChange>
        </w:rPr>
        <w:t>Set a breakpoint on the highlighted lambda expression body using F9. Notice you need to be inside the lambda body with the cursor in the editor in order for the breakpoint to be set on the body and not the outer method call to Subscribe.</w:t>
      </w:r>
      <w:r w:rsidR="00FE1860" w:rsidRPr="003D36FB">
        <w:rPr>
          <w:b/>
          <w:noProof/>
          <w:sz w:val="18"/>
          <w:rPrChange w:id="1090" w:author="Author">
            <w:rPr>
              <w:b/>
              <w:noProof/>
            </w:rPr>
          </w:rPrChange>
        </w:rPr>
        <w:t xml:space="preserve"> </w:t>
      </w:r>
      <w:r w:rsidRPr="003D36FB">
        <w:rPr>
          <w:sz w:val="18"/>
          <w:rPrChange w:id="1091" w:author="Author">
            <w:rPr/>
          </w:rPrChange>
        </w:rPr>
        <w:br/>
      </w:r>
      <w:r w:rsidRPr="003D36FB">
        <w:rPr>
          <w:sz w:val="18"/>
          <w:rPrChange w:id="1092" w:author="Author">
            <w:rPr/>
          </w:rPrChange>
        </w:rPr>
        <w:br/>
      </w:r>
      <w:r w:rsidR="004C4BEB" w:rsidRPr="003D36FB">
        <w:rPr>
          <w:noProof/>
          <w:sz w:val="18"/>
          <w:rPrChange w:id="1093" w:author="Author">
            <w:rPr>
              <w:noProof/>
            </w:rPr>
          </w:rPrChange>
        </w:rPr>
        <w:drawing>
          <wp:inline distT="0" distB="0" distL="0" distR="0" wp14:anchorId="50E91303" wp14:editId="188B4265">
            <wp:extent cx="5135245" cy="1062990"/>
            <wp:effectExtent l="0" t="0" r="825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35245" cy="1062990"/>
                    </a:xfrm>
                    <a:prstGeom prst="rect">
                      <a:avLst/>
                    </a:prstGeom>
                    <a:noFill/>
                    <a:ln>
                      <a:noFill/>
                    </a:ln>
                  </pic:spPr>
                </pic:pic>
              </a:graphicData>
            </a:graphic>
          </wp:inline>
        </w:drawing>
      </w:r>
      <w:r w:rsidRPr="003D36FB">
        <w:rPr>
          <w:sz w:val="18"/>
          <w:rPrChange w:id="1094" w:author="Author">
            <w:rPr/>
          </w:rPrChange>
        </w:rPr>
        <w:br/>
      </w:r>
    </w:p>
    <w:p w:rsidR="00BE131E" w:rsidRPr="003D36FB" w:rsidRDefault="004C4BEB" w:rsidP="00BE131E">
      <w:pPr>
        <w:pStyle w:val="ListParagraph"/>
        <w:numPr>
          <w:ilvl w:val="1"/>
          <w:numId w:val="4"/>
        </w:numPr>
        <w:autoSpaceDE w:val="0"/>
        <w:autoSpaceDN w:val="0"/>
        <w:adjustRightInd w:val="0"/>
        <w:spacing w:after="0" w:line="240" w:lineRule="auto"/>
        <w:rPr>
          <w:sz w:val="18"/>
          <w:rPrChange w:id="1095" w:author="Author">
            <w:rPr/>
          </w:rPrChange>
        </w:rPr>
      </w:pPr>
      <w:r w:rsidRPr="003D36FB">
        <w:rPr>
          <w:sz w:val="18"/>
          <w:rPrChange w:id="1096" w:author="Author">
            <w:rPr/>
          </w:rPrChange>
        </w:rPr>
        <w:t xml:space="preserve">Start running the program by pressing F10 and step down in the code using F10. You’ll not see the breakpoint being hit just yet and will effectively reach the </w:t>
      </w:r>
      <w:proofErr w:type="spellStart"/>
      <w:r w:rsidRPr="003D36FB">
        <w:rPr>
          <w:sz w:val="18"/>
          <w:rPrChange w:id="1097" w:author="Author">
            <w:rPr/>
          </w:rPrChange>
        </w:rPr>
        <w:t>Console.ReadLine</w:t>
      </w:r>
      <w:proofErr w:type="spellEnd"/>
      <w:r w:rsidRPr="003D36FB">
        <w:rPr>
          <w:sz w:val="18"/>
          <w:rPrChange w:id="1098" w:author="Author">
            <w:rPr/>
          </w:rPrChange>
        </w:rPr>
        <w:t xml:space="preserve"> call:</w:t>
      </w:r>
      <w:r w:rsidRPr="003D36FB">
        <w:rPr>
          <w:sz w:val="18"/>
          <w:rPrChange w:id="1099" w:author="Author">
            <w:rPr/>
          </w:rPrChange>
        </w:rPr>
        <w:br/>
      </w:r>
      <w:r w:rsidRPr="003D36FB">
        <w:rPr>
          <w:sz w:val="18"/>
          <w:rPrChange w:id="1100" w:author="Author">
            <w:rPr/>
          </w:rPrChange>
        </w:rPr>
        <w:br/>
      </w:r>
      <w:r w:rsidRPr="003D36FB">
        <w:rPr>
          <w:noProof/>
          <w:sz w:val="18"/>
          <w:rPrChange w:id="1101" w:author="Author">
            <w:rPr>
              <w:noProof/>
            </w:rPr>
          </w:rPrChange>
        </w:rPr>
        <w:lastRenderedPageBreak/>
        <w:drawing>
          <wp:inline distT="0" distB="0" distL="0" distR="0" wp14:anchorId="1F3A414A" wp14:editId="18E76F4E">
            <wp:extent cx="5156791" cy="1403273"/>
            <wp:effectExtent l="0" t="0" r="635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a:stretch/>
                  </pic:blipFill>
                  <pic:spPr bwMode="auto">
                    <a:xfrm>
                      <a:off x="0" y="0"/>
                      <a:ext cx="5156835" cy="1403285"/>
                    </a:xfrm>
                    <a:prstGeom prst="rect">
                      <a:avLst/>
                    </a:prstGeom>
                    <a:noFill/>
                    <a:ln>
                      <a:noFill/>
                    </a:ln>
                    <a:extLst>
                      <a:ext uri="{53640926-AAD7-44D8-BBD7-CCE9431645EC}">
                        <a14:shadowObscured xmlns:a14="http://schemas.microsoft.com/office/drawing/2010/main"/>
                      </a:ext>
                    </a:extLst>
                  </pic:spPr>
                </pic:pic>
              </a:graphicData>
            </a:graphic>
          </wp:inline>
        </w:drawing>
      </w:r>
      <w:r w:rsidRPr="003D36FB">
        <w:rPr>
          <w:sz w:val="18"/>
          <w:rPrChange w:id="1102" w:author="Author">
            <w:rPr/>
          </w:rPrChange>
        </w:rPr>
        <w:br/>
      </w:r>
    </w:p>
    <w:p w:rsidR="00CE24F1" w:rsidRPr="003D36FB" w:rsidRDefault="004C4BEB" w:rsidP="00CE24F1">
      <w:pPr>
        <w:pStyle w:val="ListParagraph"/>
        <w:numPr>
          <w:ilvl w:val="1"/>
          <w:numId w:val="4"/>
        </w:numPr>
        <w:autoSpaceDE w:val="0"/>
        <w:autoSpaceDN w:val="0"/>
        <w:adjustRightInd w:val="0"/>
        <w:spacing w:after="0" w:line="240" w:lineRule="auto"/>
        <w:rPr>
          <w:sz w:val="18"/>
          <w:rPrChange w:id="1103" w:author="Author">
            <w:rPr/>
          </w:rPrChange>
        </w:rPr>
      </w:pPr>
      <w:r w:rsidRPr="003D36FB">
        <w:rPr>
          <w:sz w:val="18"/>
          <w:rPrChange w:id="1104" w:author="Author">
            <w:rPr/>
          </w:rPrChange>
        </w:rPr>
        <w:t xml:space="preserve">What’s happening here is that the call to Subscribe started a background thread to pump out the </w:t>
      </w:r>
      <w:r w:rsidR="00A549C4" w:rsidRPr="003D36FB">
        <w:rPr>
          <w:sz w:val="18"/>
          <w:rPrChange w:id="1105" w:author="Author">
            <w:rPr/>
          </w:rPrChange>
        </w:rPr>
        <w:t>observable sequence’s values based on a timer. We’ll learn more about the concurrency aspects of Rx later on, but for now let’s verify this hypothesis by looking at the Threads window in the debugger (Debug, Windows, Threads or CTRL+D,T):</w:t>
      </w:r>
      <w:r w:rsidR="00A549C4" w:rsidRPr="003D36FB">
        <w:rPr>
          <w:sz w:val="18"/>
          <w:rPrChange w:id="1106" w:author="Author">
            <w:rPr/>
          </w:rPrChange>
        </w:rPr>
        <w:br/>
      </w:r>
      <w:r w:rsidR="00A549C4" w:rsidRPr="003D36FB">
        <w:rPr>
          <w:sz w:val="18"/>
          <w:rPrChange w:id="1107" w:author="Author">
            <w:rPr/>
          </w:rPrChange>
        </w:rPr>
        <w:br/>
      </w:r>
      <w:r w:rsidR="00A549C4" w:rsidRPr="003D36FB">
        <w:rPr>
          <w:noProof/>
          <w:sz w:val="18"/>
          <w:rPrChange w:id="1108" w:author="Author">
            <w:rPr>
              <w:noProof/>
            </w:rPr>
          </w:rPrChange>
        </w:rPr>
        <w:drawing>
          <wp:inline distT="0" distB="0" distL="0" distR="0" wp14:anchorId="7FE5799D" wp14:editId="217768C2">
            <wp:extent cx="6188075" cy="2073116"/>
            <wp:effectExtent l="0" t="0" r="3175"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188075" cy="2073116"/>
                    </a:xfrm>
                    <a:prstGeom prst="rect">
                      <a:avLst/>
                    </a:prstGeom>
                    <a:noFill/>
                    <a:ln>
                      <a:noFill/>
                    </a:ln>
                  </pic:spPr>
                </pic:pic>
              </a:graphicData>
            </a:graphic>
          </wp:inline>
        </w:drawing>
      </w:r>
      <w:r w:rsidR="00A549C4" w:rsidRPr="003D36FB">
        <w:rPr>
          <w:sz w:val="18"/>
          <w:rPrChange w:id="1109" w:author="Author">
            <w:rPr/>
          </w:rPrChange>
        </w:rPr>
        <w:br/>
      </w:r>
      <w:r w:rsidR="00A549C4" w:rsidRPr="003D36FB">
        <w:rPr>
          <w:b/>
          <w:sz w:val="18"/>
          <w:rPrChange w:id="1110" w:author="Author">
            <w:rPr>
              <w:b/>
            </w:rPr>
          </w:rPrChange>
        </w:rPr>
        <w:t>Note:</w:t>
      </w:r>
      <w:r w:rsidR="00A549C4" w:rsidRPr="003D36FB">
        <w:rPr>
          <w:sz w:val="18"/>
          <w:rPrChange w:id="1111" w:author="Author">
            <w:rPr/>
          </w:rPrChange>
        </w:rPr>
        <w:t xml:space="preserve">  </w:t>
      </w:r>
      <w:del w:id="1112" w:author="Author">
        <w:r w:rsidR="00A549C4" w:rsidRPr="003D36FB" w:rsidDel="002731DE">
          <w:rPr>
            <w:sz w:val="18"/>
            <w:rPrChange w:id="1113" w:author="Author">
              <w:rPr/>
            </w:rPrChange>
          </w:rPr>
          <w:delText xml:space="preserve">To see call </w:delText>
        </w:r>
      </w:del>
      <w:ins w:id="1114" w:author="Author">
        <w:r w:rsidR="002731DE" w:rsidRPr="003D36FB">
          <w:rPr>
            <w:sz w:val="18"/>
            <w:rPrChange w:id="1115" w:author="Author">
              <w:rPr/>
            </w:rPrChange>
          </w:rPr>
          <w:t xml:space="preserve">Call </w:t>
        </w:r>
      </w:ins>
      <w:r w:rsidR="00A549C4" w:rsidRPr="003D36FB">
        <w:rPr>
          <w:sz w:val="18"/>
          <w:rPrChange w:id="1116" w:author="Author">
            <w:rPr/>
          </w:rPrChange>
        </w:rPr>
        <w:t xml:space="preserve">stack frames for </w:t>
      </w:r>
      <w:del w:id="1117" w:author="Author">
        <w:r w:rsidR="00A549C4" w:rsidRPr="003D36FB" w:rsidDel="002731DE">
          <w:rPr>
            <w:sz w:val="18"/>
            <w:rPrChange w:id="1118" w:author="Author">
              <w:rPr/>
            </w:rPrChange>
          </w:rPr>
          <w:delText xml:space="preserve">System.CoreEx and System.Reactive </w:delText>
        </w:r>
      </w:del>
      <w:ins w:id="1119" w:author="Author">
        <w:r w:rsidR="002731DE" w:rsidRPr="003D36FB">
          <w:rPr>
            <w:sz w:val="18"/>
            <w:rPrChange w:id="1120" w:author="Author">
              <w:rPr/>
            </w:rPrChange>
          </w:rPr>
          <w:t xml:space="preserve">foreign code must be visible. </w:t>
        </w:r>
      </w:ins>
      <w:del w:id="1121" w:author="Author">
        <w:r w:rsidR="00A549C4" w:rsidRPr="003D36FB" w:rsidDel="002731DE">
          <w:rPr>
            <w:sz w:val="18"/>
            <w:rPrChange w:id="1122" w:author="Author">
              <w:rPr/>
            </w:rPrChange>
          </w:rPr>
          <w:delText>y</w:delText>
        </w:r>
      </w:del>
      <w:ins w:id="1123" w:author="Author">
        <w:r w:rsidR="002731DE" w:rsidRPr="003D36FB">
          <w:rPr>
            <w:sz w:val="18"/>
            <w:rPrChange w:id="1124" w:author="Author">
              <w:rPr/>
            </w:rPrChange>
          </w:rPr>
          <w:t>Y</w:t>
        </w:r>
      </w:ins>
      <w:r w:rsidR="00A549C4" w:rsidRPr="003D36FB">
        <w:rPr>
          <w:sz w:val="18"/>
          <w:rPrChange w:id="1125" w:author="Author">
            <w:rPr/>
          </w:rPrChange>
        </w:rPr>
        <w:t xml:space="preserve">ou </w:t>
      </w:r>
      <w:ins w:id="1126" w:author="Author">
        <w:r w:rsidR="002731DE" w:rsidRPr="003D36FB">
          <w:rPr>
            <w:sz w:val="18"/>
            <w:rPrChange w:id="1127" w:author="Author">
              <w:rPr/>
            </w:rPrChange>
          </w:rPr>
          <w:t xml:space="preserve">might </w:t>
        </w:r>
      </w:ins>
      <w:r w:rsidR="00A549C4" w:rsidRPr="003D36FB">
        <w:rPr>
          <w:sz w:val="18"/>
          <w:rPrChange w:id="1128" w:author="Author">
            <w:rPr/>
          </w:rPrChange>
        </w:rPr>
        <w:t>have to disable the “Just My Code” feature. Alternatively, switch to the Call Stack window, right-click and select Show External Code.</w:t>
      </w:r>
      <w:r w:rsidR="00A549C4" w:rsidRPr="003D36FB">
        <w:rPr>
          <w:sz w:val="18"/>
          <w:rPrChange w:id="1129" w:author="Author">
            <w:rPr/>
          </w:rPrChange>
        </w:rPr>
        <w:br/>
      </w:r>
      <w:r w:rsidR="00A549C4" w:rsidRPr="003D36FB">
        <w:rPr>
          <w:sz w:val="18"/>
          <w:rPrChange w:id="1130" w:author="Author">
            <w:rPr/>
          </w:rPrChange>
        </w:rPr>
        <w:br/>
        <w:t xml:space="preserve">What can be seen from the above is the worker thread is clearly driven by a </w:t>
      </w:r>
      <w:proofErr w:type="spellStart"/>
      <w:r w:rsidR="00A549C4" w:rsidRPr="003D36FB">
        <w:rPr>
          <w:sz w:val="18"/>
          <w:rPrChange w:id="1131" w:author="Author">
            <w:rPr/>
          </w:rPrChange>
        </w:rPr>
        <w:t>System.Threading</w:t>
      </w:r>
      <w:proofErr w:type="spellEnd"/>
      <w:r w:rsidR="00A549C4" w:rsidRPr="003D36FB">
        <w:rPr>
          <w:sz w:val="18"/>
          <w:rPrChange w:id="1132" w:author="Author">
            <w:rPr/>
          </w:rPrChange>
        </w:rPr>
        <w:t xml:space="preserve"> timer running code in the </w:t>
      </w:r>
      <w:proofErr w:type="spellStart"/>
      <w:r w:rsidR="00A549C4" w:rsidRPr="003D36FB">
        <w:rPr>
          <w:sz w:val="18"/>
          <w:rPrChange w:id="1133" w:author="Author">
            <w:rPr/>
          </w:rPrChange>
        </w:rPr>
        <w:t>ThreadPoolScheduler</w:t>
      </w:r>
      <w:proofErr w:type="spellEnd"/>
      <w:r w:rsidR="00A549C4" w:rsidRPr="003D36FB">
        <w:rPr>
          <w:sz w:val="18"/>
          <w:rPrChange w:id="1134" w:author="Author">
            <w:rPr/>
          </w:rPrChange>
        </w:rPr>
        <w:t xml:space="preserve"> from </w:t>
      </w:r>
      <w:proofErr w:type="spellStart"/>
      <w:r w:rsidR="00A549C4" w:rsidRPr="003D36FB">
        <w:rPr>
          <w:sz w:val="18"/>
          <w:rPrChange w:id="1135" w:author="Author">
            <w:rPr/>
          </w:rPrChange>
        </w:rPr>
        <w:t>System.Concurrency</w:t>
      </w:r>
      <w:proofErr w:type="spellEnd"/>
      <w:r w:rsidR="00A549C4" w:rsidRPr="003D36FB">
        <w:rPr>
          <w:sz w:val="18"/>
          <w:rPrChange w:id="1136" w:author="Author">
            <w:rPr/>
          </w:rPrChange>
        </w:rPr>
        <w:t>. Rx always uses primitives in this namespace to create concurrency when it needs to do so.</w:t>
      </w:r>
      <w:r w:rsidR="00B800E9" w:rsidRPr="003D36FB">
        <w:rPr>
          <w:sz w:val="18"/>
          <w:rPrChange w:id="1137" w:author="Author">
            <w:rPr/>
          </w:rPrChange>
        </w:rPr>
        <w:t xml:space="preserve"> </w:t>
      </w:r>
      <w:r w:rsidR="00A549C4" w:rsidRPr="003D36FB">
        <w:rPr>
          <w:sz w:val="18"/>
          <w:rPrChange w:id="1138" w:author="Author">
            <w:rPr/>
          </w:rPrChange>
        </w:rPr>
        <w:br/>
      </w:r>
    </w:p>
    <w:p w:rsidR="00A549C4" w:rsidRPr="003D36FB" w:rsidRDefault="00440607" w:rsidP="00CE24F1">
      <w:pPr>
        <w:pStyle w:val="ListParagraph"/>
        <w:numPr>
          <w:ilvl w:val="1"/>
          <w:numId w:val="4"/>
        </w:numPr>
        <w:autoSpaceDE w:val="0"/>
        <w:autoSpaceDN w:val="0"/>
        <w:adjustRightInd w:val="0"/>
        <w:spacing w:after="0" w:line="240" w:lineRule="auto"/>
        <w:rPr>
          <w:sz w:val="18"/>
          <w:rPrChange w:id="1139" w:author="Author">
            <w:rPr/>
          </w:rPrChange>
        </w:rPr>
      </w:pPr>
      <w:r w:rsidRPr="003D36FB">
        <w:rPr>
          <w:b/>
          <w:noProof/>
          <w:sz w:val="18"/>
          <w:rPrChange w:id="1140" w:author="Author">
            <w:rPr>
              <w:b/>
              <w:noProof/>
            </w:rPr>
          </w:rPrChange>
        </w:rPr>
        <w:drawing>
          <wp:anchor distT="0" distB="0" distL="114300" distR="114300" simplePos="0" relativeHeight="251715584" behindDoc="0" locked="0" layoutInCell="1" allowOverlap="1" wp14:anchorId="2E40C941" wp14:editId="06759A5C">
            <wp:simplePos x="0" y="0"/>
            <wp:positionH relativeFrom="column">
              <wp:posOffset>200108</wp:posOffset>
            </wp:positionH>
            <wp:positionV relativeFrom="paragraph">
              <wp:posOffset>-1147307</wp:posOffset>
            </wp:positionV>
            <wp:extent cx="603250" cy="539115"/>
            <wp:effectExtent l="0" t="0" r="6350" b="0"/>
            <wp:wrapNone/>
            <wp:docPr id="44" name="Picture 44"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3250" cy="539115"/>
                    </a:xfrm>
                    <a:prstGeom prst="rect">
                      <a:avLst/>
                    </a:prstGeom>
                    <a:noFill/>
                    <a:ln>
                      <a:noFill/>
                    </a:ln>
                  </pic:spPr>
                </pic:pic>
              </a:graphicData>
            </a:graphic>
            <wp14:sizeRelH relativeFrom="page">
              <wp14:pctWidth>0</wp14:pctWidth>
            </wp14:sizeRelH>
            <wp14:sizeRelV relativeFrom="page">
              <wp14:pctHeight>0</wp14:pctHeight>
            </wp14:sizeRelV>
          </wp:anchor>
        </w:drawing>
      </w:r>
      <w:r w:rsidR="00B800E9" w:rsidRPr="003D36FB">
        <w:rPr>
          <w:sz w:val="18"/>
          <w:rPrChange w:id="1141" w:author="Author">
            <w:rPr/>
          </w:rPrChange>
        </w:rPr>
        <w:t>Now hit F5 to continue execution. At this time, we end up hitting our breakpoint which runs on the background thread as can be seen from the debugger:</w:t>
      </w:r>
      <w:r w:rsidR="00B800E9" w:rsidRPr="003D36FB">
        <w:rPr>
          <w:sz w:val="18"/>
          <w:rPrChange w:id="1142" w:author="Author">
            <w:rPr/>
          </w:rPrChange>
        </w:rPr>
        <w:br/>
      </w:r>
      <w:r w:rsidR="00B800E9" w:rsidRPr="003D36FB">
        <w:rPr>
          <w:sz w:val="18"/>
          <w:rPrChange w:id="1143" w:author="Author">
            <w:rPr/>
          </w:rPrChange>
        </w:rPr>
        <w:br/>
      </w:r>
      <w:r w:rsidR="00B800E9" w:rsidRPr="003D36FB">
        <w:rPr>
          <w:noProof/>
          <w:sz w:val="18"/>
          <w:rPrChange w:id="1144" w:author="Author">
            <w:rPr>
              <w:noProof/>
            </w:rPr>
          </w:rPrChange>
        </w:rPr>
        <w:drawing>
          <wp:inline distT="0" distB="0" distL="0" distR="0" wp14:anchorId="5FF72430" wp14:editId="27342712">
            <wp:extent cx="5932805" cy="198759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932805" cy="1987596"/>
                    </a:xfrm>
                    <a:prstGeom prst="rect">
                      <a:avLst/>
                    </a:prstGeom>
                    <a:noFill/>
                    <a:ln>
                      <a:noFill/>
                    </a:ln>
                  </pic:spPr>
                </pic:pic>
              </a:graphicData>
            </a:graphic>
          </wp:inline>
        </w:drawing>
      </w:r>
      <w:r w:rsidR="00B800E9" w:rsidRPr="003D36FB">
        <w:rPr>
          <w:sz w:val="18"/>
          <w:rPrChange w:id="1145" w:author="Author">
            <w:rPr/>
          </w:rPrChange>
        </w:rPr>
        <w:br/>
      </w:r>
      <w:r w:rsidR="00B800E9" w:rsidRPr="003D36FB">
        <w:rPr>
          <w:sz w:val="18"/>
          <w:rPrChange w:id="1146" w:author="Author">
            <w:rPr/>
          </w:rPrChange>
        </w:rPr>
        <w:br/>
        <w:t xml:space="preserve">Notice the main thread is still in </w:t>
      </w:r>
      <w:proofErr w:type="spellStart"/>
      <w:r w:rsidR="00B800E9" w:rsidRPr="003D36FB">
        <w:rPr>
          <w:sz w:val="18"/>
          <w:rPrChange w:id="1147" w:author="Author">
            <w:rPr/>
          </w:rPrChange>
        </w:rPr>
        <w:t>Console.ReadLine</w:t>
      </w:r>
      <w:proofErr w:type="spellEnd"/>
      <w:r w:rsidR="00B800E9" w:rsidRPr="003D36FB">
        <w:rPr>
          <w:sz w:val="18"/>
          <w:rPrChange w:id="1148" w:author="Author">
            <w:rPr/>
          </w:rPrChange>
        </w:rPr>
        <w:t xml:space="preserve"> (the gray adorner reveals a different thread) while our call stack reflects the timer-based background thread pumping out an </w:t>
      </w:r>
      <w:proofErr w:type="spellStart"/>
      <w:r w:rsidR="00B800E9" w:rsidRPr="003D36FB">
        <w:rPr>
          <w:sz w:val="18"/>
          <w:rPrChange w:id="1149" w:author="Author">
            <w:rPr/>
          </w:rPrChange>
        </w:rPr>
        <w:t>OnNext</w:t>
      </w:r>
      <w:proofErr w:type="spellEnd"/>
      <w:r w:rsidR="00B800E9" w:rsidRPr="003D36FB">
        <w:rPr>
          <w:sz w:val="18"/>
          <w:rPrChange w:id="1150" w:author="Author">
            <w:rPr/>
          </w:rPrChange>
        </w:rPr>
        <w:t xml:space="preserve"> message for x = 1.</w:t>
      </w:r>
    </w:p>
    <w:p w:rsidR="00B800E9" w:rsidRPr="003D36FB" w:rsidRDefault="00B800E9" w:rsidP="00CE24F1">
      <w:pPr>
        <w:pStyle w:val="ListParagraph"/>
        <w:numPr>
          <w:ilvl w:val="1"/>
          <w:numId w:val="4"/>
        </w:numPr>
        <w:autoSpaceDE w:val="0"/>
        <w:autoSpaceDN w:val="0"/>
        <w:adjustRightInd w:val="0"/>
        <w:spacing w:after="0" w:line="240" w:lineRule="auto"/>
        <w:rPr>
          <w:sz w:val="18"/>
          <w:rPrChange w:id="1151" w:author="Author">
            <w:rPr/>
          </w:rPrChange>
        </w:rPr>
      </w:pPr>
      <w:r w:rsidRPr="003D36FB">
        <w:rPr>
          <w:sz w:val="18"/>
          <w:rPrChange w:id="1152" w:author="Author">
            <w:rPr/>
          </w:rPrChange>
        </w:rPr>
        <w:t xml:space="preserve">The reader should feel free to hit F5 a couple more times to see the breakpoint getting hit for every subsequent </w:t>
      </w:r>
      <w:proofErr w:type="spellStart"/>
      <w:r w:rsidRPr="003D36FB">
        <w:rPr>
          <w:sz w:val="18"/>
          <w:rPrChange w:id="1153" w:author="Author">
            <w:rPr/>
          </w:rPrChange>
        </w:rPr>
        <w:t>OnNext</w:t>
      </w:r>
      <w:proofErr w:type="spellEnd"/>
      <w:r w:rsidRPr="003D36FB">
        <w:rPr>
          <w:sz w:val="18"/>
          <w:rPrChange w:id="1154" w:author="Author">
            <w:rPr/>
          </w:rPrChange>
        </w:rPr>
        <w:t xml:space="preserve"> message flowing out of the observable sequence. Setting a breakpoint on the </w:t>
      </w:r>
      <w:proofErr w:type="spellStart"/>
      <w:r w:rsidRPr="003D36FB">
        <w:rPr>
          <w:sz w:val="18"/>
          <w:rPrChange w:id="1155" w:author="Author">
            <w:rPr/>
          </w:rPrChange>
        </w:rPr>
        <w:t>OnCompleted</w:t>
      </w:r>
      <w:proofErr w:type="spellEnd"/>
      <w:r w:rsidRPr="003D36FB">
        <w:rPr>
          <w:sz w:val="18"/>
          <w:rPrChange w:id="1156" w:author="Author">
            <w:rPr/>
          </w:rPrChange>
        </w:rPr>
        <w:t xml:space="preserve"> will show the same multi-threaded behavior for the Generate sequence</w:t>
      </w:r>
      <w:ins w:id="1157" w:author="Author">
        <w:r w:rsidR="00096EA5" w:rsidRPr="003D36FB">
          <w:rPr>
            <w:sz w:val="18"/>
            <w:rPrChange w:id="1158" w:author="Author">
              <w:rPr/>
            </w:rPrChange>
          </w:rPr>
          <w:t>.</w:t>
        </w:r>
      </w:ins>
      <w:del w:id="1159" w:author="Author">
        <w:r w:rsidRPr="003D36FB" w:rsidDel="00096EA5">
          <w:rPr>
            <w:sz w:val="18"/>
            <w:rPrChange w:id="1160" w:author="Author">
              <w:rPr/>
            </w:rPrChange>
          </w:rPr>
          <w:delText>:</w:delText>
        </w:r>
      </w:del>
      <w:r w:rsidRPr="003D36FB">
        <w:rPr>
          <w:sz w:val="18"/>
          <w:rPrChange w:id="1161" w:author="Author">
            <w:rPr/>
          </w:rPrChange>
        </w:rPr>
        <w:br/>
      </w:r>
      <w:del w:id="1162" w:author="Author">
        <w:r w:rsidRPr="003D36FB" w:rsidDel="00096EA5">
          <w:rPr>
            <w:sz w:val="18"/>
            <w:rPrChange w:id="1163" w:author="Author">
              <w:rPr/>
            </w:rPrChange>
          </w:rPr>
          <w:br/>
        </w:r>
        <w:r w:rsidRPr="003D36FB" w:rsidDel="00096EA5">
          <w:rPr>
            <w:noProof/>
            <w:sz w:val="18"/>
            <w:rPrChange w:id="1164" w:author="Author">
              <w:rPr>
                <w:noProof/>
              </w:rPr>
            </w:rPrChange>
          </w:rPr>
          <w:drawing>
            <wp:inline distT="0" distB="0" distL="0" distR="0" wp14:anchorId="278B3ECC" wp14:editId="23F4D3AE">
              <wp:extent cx="5156835" cy="2637155"/>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56835" cy="2637155"/>
                      </a:xfrm>
                      <a:prstGeom prst="rect">
                        <a:avLst/>
                      </a:prstGeom>
                      <a:noFill/>
                      <a:ln>
                        <a:noFill/>
                      </a:ln>
                    </pic:spPr>
                  </pic:pic>
                </a:graphicData>
              </a:graphic>
            </wp:inline>
          </w:drawing>
        </w:r>
        <w:r w:rsidRPr="003D36FB" w:rsidDel="00096EA5">
          <w:rPr>
            <w:sz w:val="18"/>
            <w:rPrChange w:id="1165" w:author="Author">
              <w:rPr/>
            </w:rPrChange>
          </w:rPr>
          <w:br/>
        </w:r>
      </w:del>
      <w:r w:rsidRPr="003D36FB">
        <w:rPr>
          <w:sz w:val="18"/>
          <w:rPrChange w:id="1166" w:author="Author">
            <w:rPr/>
          </w:rPrChange>
        </w:rPr>
        <w:br/>
      </w:r>
      <w:r w:rsidRPr="003D36FB">
        <w:rPr>
          <w:sz w:val="18"/>
          <w:rPrChange w:id="1167" w:author="Author">
            <w:rPr/>
          </w:rPrChange>
        </w:rPr>
        <w:lastRenderedPageBreak/>
        <w:t>Whether or not a sequence pumps out messages to subscribed observers on a background thread depends on a number of factors.</w:t>
      </w:r>
      <w:r w:rsidR="008B3A33" w:rsidRPr="003D36FB">
        <w:rPr>
          <w:sz w:val="18"/>
          <w:rPrChange w:id="1168" w:author="Author">
            <w:rPr/>
          </w:rPrChange>
        </w:rPr>
        <w:t xml:space="preserve"> We won’t detail this aspect at this point and will encounter the use of synchronization primitives in </w:t>
      </w:r>
      <w:r w:rsidR="00440607" w:rsidRPr="003D36FB">
        <w:rPr>
          <w:sz w:val="18"/>
          <w:rPrChange w:id="1169" w:author="Author">
            <w:rPr/>
          </w:rPrChange>
        </w:rPr>
        <w:t>Exercise 3</w:t>
      </w:r>
      <w:r w:rsidR="008B3A33" w:rsidRPr="003D36FB">
        <w:rPr>
          <w:sz w:val="18"/>
          <w:rPrChange w:id="1170" w:author="Author">
            <w:rPr/>
          </w:rPrChange>
        </w:rPr>
        <w:t xml:space="preserve">. Suffice to say that the developer can control this aspect by manually specifying an </w:t>
      </w:r>
      <w:proofErr w:type="spellStart"/>
      <w:r w:rsidR="008B3A33" w:rsidRPr="003D36FB">
        <w:rPr>
          <w:sz w:val="18"/>
          <w:rPrChange w:id="1171" w:author="Author">
            <w:rPr/>
          </w:rPrChange>
        </w:rPr>
        <w:t>IScheduler</w:t>
      </w:r>
      <w:proofErr w:type="spellEnd"/>
      <w:r w:rsidR="008B3A33" w:rsidRPr="003D36FB">
        <w:rPr>
          <w:sz w:val="18"/>
          <w:rPrChange w:id="1172" w:author="Author">
            <w:rPr/>
          </w:rPrChange>
        </w:rPr>
        <w:t xml:space="preserve"> object if ever needed</w:t>
      </w:r>
      <w:r w:rsidR="00440607" w:rsidRPr="003D36FB">
        <w:rPr>
          <w:sz w:val="18"/>
          <w:rPrChange w:id="1173" w:author="Author">
            <w:rPr/>
          </w:rPrChange>
        </w:rPr>
        <w:t xml:space="preserve">. </w:t>
      </w:r>
      <w:r w:rsidRPr="003D36FB">
        <w:rPr>
          <w:sz w:val="18"/>
          <w:rPrChange w:id="1174" w:author="Author">
            <w:rPr/>
          </w:rPrChange>
        </w:rPr>
        <w:br/>
      </w:r>
    </w:p>
    <w:p w:rsidR="00067D67" w:rsidRPr="003D36FB" w:rsidRDefault="00CE24F1" w:rsidP="00CE24F1">
      <w:pPr>
        <w:rPr>
          <w:sz w:val="18"/>
          <w:rPrChange w:id="1175" w:author="Author">
            <w:rPr/>
          </w:rPrChange>
        </w:rPr>
      </w:pPr>
      <w:r w:rsidRPr="003D36FB">
        <w:rPr>
          <w:b/>
          <w:sz w:val="18"/>
          <w:rPrChange w:id="1176" w:author="Author">
            <w:rPr>
              <w:b/>
            </w:rPr>
          </w:rPrChange>
        </w:rPr>
        <w:t xml:space="preserve">Conclusion:  </w:t>
      </w:r>
      <w:r w:rsidR="00B800E9" w:rsidRPr="003D36FB">
        <w:rPr>
          <w:sz w:val="18"/>
          <w:rPrChange w:id="1177" w:author="Author">
            <w:rPr/>
          </w:rPrChange>
        </w:rPr>
        <w:t>Creating</w:t>
      </w:r>
      <w:r w:rsidR="00B800E9" w:rsidRPr="003D36FB">
        <w:rPr>
          <w:b/>
          <w:sz w:val="18"/>
          <w:rPrChange w:id="1178" w:author="Author">
            <w:rPr>
              <w:b/>
            </w:rPr>
          </w:rPrChange>
        </w:rPr>
        <w:t xml:space="preserve"> </w:t>
      </w:r>
      <w:r w:rsidR="00B800E9" w:rsidRPr="003D36FB">
        <w:rPr>
          <w:sz w:val="18"/>
          <w:rPrChange w:id="1179" w:author="Author">
            <w:rPr/>
          </w:rPrChange>
        </w:rPr>
        <w:t xml:space="preserve">observable sequences does not require manual implementation of the IObservable&lt;T&gt; interface, nor does the use of Subscribe require an </w:t>
      </w:r>
      <w:proofErr w:type="spellStart"/>
      <w:r w:rsidR="00B800E9" w:rsidRPr="003D36FB">
        <w:rPr>
          <w:sz w:val="18"/>
          <w:rPrChange w:id="1180" w:author="Author">
            <w:rPr/>
          </w:rPrChange>
        </w:rPr>
        <w:t>IObserver</w:t>
      </w:r>
      <w:proofErr w:type="spellEnd"/>
      <w:r w:rsidR="00B800E9" w:rsidRPr="003D36FB">
        <w:rPr>
          <w:sz w:val="18"/>
          <w:rPrChange w:id="1181" w:author="Author">
            <w:rPr/>
          </w:rPrChange>
        </w:rPr>
        <w:t xml:space="preserve">&lt;T&gt; implementation. For the former, a series of operators exist that create sequences with zero, one or more elements. For the latter, </w:t>
      </w:r>
      <w:proofErr w:type="gramStart"/>
      <w:r w:rsidR="00B800E9" w:rsidRPr="003D36FB">
        <w:rPr>
          <w:sz w:val="18"/>
          <w:rPrChange w:id="1182" w:author="Author">
            <w:rPr/>
          </w:rPrChange>
        </w:rPr>
        <w:t>Subscribe</w:t>
      </w:r>
      <w:proofErr w:type="gramEnd"/>
      <w:r w:rsidR="00B800E9" w:rsidRPr="003D36FB">
        <w:rPr>
          <w:sz w:val="18"/>
          <w:rPrChange w:id="1183" w:author="Author">
            <w:rPr/>
          </w:rPrChange>
        </w:rPr>
        <w:t xml:space="preserve"> extension methods exist that take various combinations of </w:t>
      </w:r>
      <w:proofErr w:type="spellStart"/>
      <w:r w:rsidR="00B800E9" w:rsidRPr="003D36FB">
        <w:rPr>
          <w:sz w:val="18"/>
          <w:rPrChange w:id="1184" w:author="Author">
            <w:rPr/>
          </w:rPrChange>
        </w:rPr>
        <w:t>OnNext</w:t>
      </w:r>
      <w:proofErr w:type="spellEnd"/>
      <w:r w:rsidR="00B800E9" w:rsidRPr="003D36FB">
        <w:rPr>
          <w:sz w:val="18"/>
          <w:rPrChange w:id="1185" w:author="Author">
            <w:rPr/>
          </w:rPrChange>
        </w:rPr>
        <w:t xml:space="preserve">, </w:t>
      </w:r>
      <w:proofErr w:type="spellStart"/>
      <w:r w:rsidR="00B800E9" w:rsidRPr="003D36FB">
        <w:rPr>
          <w:sz w:val="18"/>
          <w:rPrChange w:id="1186" w:author="Author">
            <w:rPr/>
          </w:rPrChange>
        </w:rPr>
        <w:t>OnError</w:t>
      </w:r>
      <w:proofErr w:type="spellEnd"/>
      <w:r w:rsidR="00B800E9" w:rsidRPr="003D36FB">
        <w:rPr>
          <w:sz w:val="18"/>
          <w:rPrChange w:id="1187" w:author="Author">
            <w:rPr/>
          </w:rPrChange>
        </w:rPr>
        <w:t xml:space="preserve"> and </w:t>
      </w:r>
      <w:proofErr w:type="spellStart"/>
      <w:r w:rsidR="00B800E9" w:rsidRPr="003D36FB">
        <w:rPr>
          <w:sz w:val="18"/>
          <w:rPrChange w:id="1188" w:author="Author">
            <w:rPr/>
          </w:rPrChange>
        </w:rPr>
        <w:t>OnCompleted</w:t>
      </w:r>
      <w:proofErr w:type="spellEnd"/>
      <w:r w:rsidR="00B800E9" w:rsidRPr="003D36FB">
        <w:rPr>
          <w:sz w:val="18"/>
          <w:rPrChange w:id="1189" w:author="Author">
            <w:rPr/>
          </w:rPrChange>
        </w:rPr>
        <w:t xml:space="preserve"> handlers in terms of delegates.</w:t>
      </w:r>
    </w:p>
    <w:p w:rsidR="00CE24F1" w:rsidRPr="003D36FB" w:rsidDel="003D36FB" w:rsidRDefault="00067D67" w:rsidP="003D36FB">
      <w:pPr>
        <w:rPr>
          <w:del w:id="1190" w:author="Author"/>
          <w:sz w:val="18"/>
          <w:rPrChange w:id="1191" w:author="Author">
            <w:rPr>
              <w:del w:id="1192" w:author="Author"/>
            </w:rPr>
          </w:rPrChange>
        </w:rPr>
      </w:pPr>
      <w:del w:id="1193" w:author="Author">
        <w:r w:rsidRPr="003D36FB" w:rsidDel="003D36FB">
          <w:rPr>
            <w:sz w:val="18"/>
            <w:rPrChange w:id="1194" w:author="Author">
              <w:rPr/>
            </w:rPrChange>
          </w:rPr>
          <w:br w:type="page"/>
        </w:r>
      </w:del>
    </w:p>
    <w:p w:rsidR="004B1C0A" w:rsidRPr="003D36FB" w:rsidRDefault="004B1C0A" w:rsidP="003D36FB">
      <w:pPr>
        <w:pStyle w:val="Heading1"/>
        <w:rPr>
          <w:rPrChange w:id="1195" w:author="Author">
            <w:rPr/>
          </w:rPrChange>
        </w:rPr>
        <w:pPrChange w:id="1196" w:author="Author">
          <w:pPr>
            <w:pStyle w:val="Heading1"/>
          </w:pPr>
        </w:pPrChange>
      </w:pPr>
      <w:r w:rsidRPr="003D36FB">
        <w:rPr>
          <w:rPrChange w:id="1197" w:author="Author">
            <w:rPr/>
          </w:rPrChange>
        </w:rPr>
        <w:t xml:space="preserve">Exercise </w:t>
      </w:r>
      <w:r w:rsidR="00CE24F1" w:rsidRPr="003D36FB">
        <w:rPr>
          <w:rPrChange w:id="1198" w:author="Author">
            <w:rPr/>
          </w:rPrChange>
        </w:rPr>
        <w:t>3</w:t>
      </w:r>
      <w:r w:rsidRPr="003D36FB">
        <w:rPr>
          <w:rPrChange w:id="1199" w:author="Author">
            <w:rPr/>
          </w:rPrChange>
        </w:rPr>
        <w:t xml:space="preserve"> – Importing .NET events into Rx</w:t>
      </w:r>
    </w:p>
    <w:p w:rsidR="00C40F22" w:rsidRPr="003D36FB" w:rsidRDefault="00C40F22">
      <w:pPr>
        <w:rPr>
          <w:sz w:val="18"/>
          <w:rPrChange w:id="1200" w:author="Author">
            <w:rPr/>
          </w:rPrChange>
        </w:rPr>
      </w:pPr>
      <w:r w:rsidRPr="003D36FB">
        <w:rPr>
          <w:b/>
          <w:sz w:val="18"/>
          <w:rPrChange w:id="1201" w:author="Author">
            <w:rPr>
              <w:b/>
            </w:rPr>
          </w:rPrChange>
        </w:rPr>
        <w:t>Objective:</w:t>
      </w:r>
      <w:r w:rsidRPr="003D36FB">
        <w:rPr>
          <w:sz w:val="18"/>
          <w:rPrChange w:id="1202" w:author="Author">
            <w:rPr/>
          </w:rPrChange>
        </w:rPr>
        <w:t xml:space="preserve">  Creating observable sequences out of nowhere using various factory “constructor” methods encountered in the previous exercise is one thing. Being able to bridge with existing sources of asynchrony in the framework is even more important. In this exercise we’ll look at the </w:t>
      </w:r>
      <w:proofErr w:type="spellStart"/>
      <w:r w:rsidRPr="003D36FB">
        <w:rPr>
          <w:sz w:val="18"/>
          <w:rPrChange w:id="1203" w:author="Author">
            <w:rPr/>
          </w:rPrChange>
        </w:rPr>
        <w:t>FromEvent</w:t>
      </w:r>
      <w:r w:rsidR="00CE4C05" w:rsidRPr="003D36FB">
        <w:rPr>
          <w:sz w:val="18"/>
          <w:rPrChange w:id="1204" w:author="Author">
            <w:rPr/>
          </w:rPrChange>
        </w:rPr>
        <w:t>Pattern</w:t>
      </w:r>
      <w:proofErr w:type="spellEnd"/>
      <w:r w:rsidRPr="003D36FB">
        <w:rPr>
          <w:sz w:val="18"/>
          <w:rPrChange w:id="1205" w:author="Author">
            <w:rPr/>
          </w:rPrChange>
        </w:rPr>
        <w:t xml:space="preserve"> operator that allows “importing” a .NET event into Rx as an observable collection. Every time the event is raised, an </w:t>
      </w:r>
      <w:proofErr w:type="spellStart"/>
      <w:r w:rsidRPr="003D36FB">
        <w:rPr>
          <w:sz w:val="18"/>
          <w:rPrChange w:id="1206" w:author="Author">
            <w:rPr/>
          </w:rPrChange>
        </w:rPr>
        <w:t>OnNext</w:t>
      </w:r>
      <w:proofErr w:type="spellEnd"/>
      <w:r w:rsidRPr="003D36FB">
        <w:rPr>
          <w:sz w:val="18"/>
          <w:rPrChange w:id="1207" w:author="Author">
            <w:rPr/>
          </w:rPrChange>
        </w:rPr>
        <w:t xml:space="preserve"> message will be delivered to the observable sequence.</w:t>
      </w:r>
    </w:p>
    <w:p w:rsidR="00C40F22" w:rsidRPr="003D36FB" w:rsidRDefault="00C40F22">
      <w:pPr>
        <w:rPr>
          <w:sz w:val="18"/>
          <w:rPrChange w:id="1208" w:author="Author">
            <w:rPr/>
          </w:rPrChange>
        </w:rPr>
      </w:pPr>
      <w:r w:rsidRPr="003D36FB">
        <w:rPr>
          <w:b/>
          <w:sz w:val="18"/>
          <w:rPrChange w:id="1209" w:author="Author">
            <w:rPr>
              <w:b/>
            </w:rPr>
          </w:rPrChange>
        </w:rPr>
        <w:t>Background:</w:t>
      </w:r>
      <w:r w:rsidRPr="003D36FB">
        <w:rPr>
          <w:sz w:val="18"/>
          <w:rPrChange w:id="1210" w:author="Author">
            <w:rPr/>
          </w:rPrChange>
        </w:rPr>
        <w:t xml:space="preserve">  Rx doesn’t aim at replacing existing asynchronous programming models such as .NET events, the asynchronous pattern or the Task Parallel Library. Those concepts or frameworks are often perfectly suited for direct use, e.g. using event handlers in C#. However, once composition enters the picture, using those low-level concepts tends to be </w:t>
      </w:r>
      <w:r w:rsidR="00045C7C" w:rsidRPr="003D36FB">
        <w:rPr>
          <w:sz w:val="18"/>
          <w:rPrChange w:id="1211" w:author="Author">
            <w:rPr/>
          </w:rPrChange>
        </w:rPr>
        <w:t xml:space="preserve">a </w:t>
      </w:r>
      <w:r w:rsidRPr="003D36FB">
        <w:rPr>
          <w:sz w:val="18"/>
          <w:rPrChange w:id="1212" w:author="Author">
            <w:rPr/>
          </w:rPrChange>
        </w:rPr>
        <w:t>grueling experience where one has to deal with resource maintenance (e.g. when to unsubscribe) and often has to reinvent the wheel (e.g. how do you “filter” an event?). Needless to say, all of this can be very error prone and distracts the developer from the real problem being solved. In this sample and the ones that follow, we’ll show where the power of Rx comes in: composition of asynchronous data sources.</w:t>
      </w:r>
    </w:p>
    <w:p w:rsidR="00B15E0A" w:rsidRPr="003D36FB" w:rsidRDefault="00C40F22" w:rsidP="00C40F22">
      <w:pPr>
        <w:pStyle w:val="ListParagraph"/>
        <w:numPr>
          <w:ilvl w:val="0"/>
          <w:numId w:val="5"/>
        </w:numPr>
        <w:rPr>
          <w:sz w:val="18"/>
          <w:rPrChange w:id="1213" w:author="Author">
            <w:rPr/>
          </w:rPrChange>
        </w:rPr>
      </w:pPr>
      <w:r w:rsidRPr="003D36FB">
        <w:rPr>
          <w:sz w:val="18"/>
          <w:rPrChange w:id="1214" w:author="Author">
            <w:rPr/>
          </w:rPrChange>
        </w:rPr>
        <w:t xml:space="preserve">Windows Forms is a good sample of a framework API that’s full of events. To reduce noise and be in absolute control, we won’t create a Windows Forms project but will start from a new Console Application project. Once it’s been created, add a reference to </w:t>
      </w:r>
      <w:proofErr w:type="spellStart"/>
      <w:r w:rsidRPr="003D36FB">
        <w:rPr>
          <w:sz w:val="18"/>
          <w:rPrChange w:id="1215" w:author="Author">
            <w:rPr/>
          </w:rPrChange>
        </w:rPr>
        <w:t>System.Windows.Forms</w:t>
      </w:r>
      <w:proofErr w:type="spellEnd"/>
      <w:r w:rsidR="00077E13" w:rsidRPr="003D36FB">
        <w:rPr>
          <w:sz w:val="18"/>
          <w:rPrChange w:id="1216" w:author="Author">
            <w:rPr/>
          </w:rPrChange>
        </w:rPr>
        <w:t xml:space="preserve"> and </w:t>
      </w:r>
      <w:proofErr w:type="spellStart"/>
      <w:r w:rsidR="00077E13" w:rsidRPr="003D36FB">
        <w:rPr>
          <w:sz w:val="18"/>
          <w:rPrChange w:id="1217" w:author="Author">
            <w:rPr/>
          </w:rPrChange>
        </w:rPr>
        <w:t>System.Drawing</w:t>
      </w:r>
      <w:proofErr w:type="spellEnd"/>
      <w:ins w:id="1218" w:author="Author">
        <w:r w:rsidR="00632475" w:rsidRPr="003D36FB">
          <w:rPr>
            <w:sz w:val="18"/>
            <w:rPrChange w:id="1219" w:author="Author">
              <w:rPr/>
            </w:rPrChange>
          </w:rPr>
          <w:t xml:space="preserve">, and add a </w:t>
        </w:r>
        <w:proofErr w:type="spellStart"/>
        <w:r w:rsidR="00632475" w:rsidRPr="003D36FB">
          <w:rPr>
            <w:sz w:val="18"/>
            <w:rPrChange w:id="1220" w:author="Author">
              <w:rPr/>
            </w:rPrChange>
          </w:rPr>
          <w:t>NuGet</w:t>
        </w:r>
        <w:proofErr w:type="spellEnd"/>
        <w:r w:rsidR="00632475" w:rsidRPr="003D36FB">
          <w:rPr>
            <w:sz w:val="18"/>
            <w:rPrChange w:id="1221" w:author="Author">
              <w:rPr/>
            </w:rPrChange>
          </w:rPr>
          <w:t xml:space="preserve"> reference </w:t>
        </w:r>
      </w:ins>
      <w:del w:id="1222" w:author="Author">
        <w:r w:rsidR="00077E13" w:rsidRPr="003D36FB" w:rsidDel="00632475">
          <w:rPr>
            <w:sz w:val="18"/>
            <w:rPrChange w:id="1223" w:author="Author">
              <w:rPr/>
            </w:rPrChange>
          </w:rPr>
          <w:delText xml:space="preserve"> as well as </w:delText>
        </w:r>
      </w:del>
      <w:ins w:id="1224" w:author="Author">
        <w:r w:rsidR="00632475" w:rsidRPr="003D36FB">
          <w:rPr>
            <w:sz w:val="18"/>
            <w:rPrChange w:id="1225" w:author="Author">
              <w:rPr/>
            </w:rPrChange>
          </w:rPr>
          <w:t xml:space="preserve">for </w:t>
        </w:r>
      </w:ins>
      <w:proofErr w:type="spellStart"/>
      <w:r w:rsidRPr="003D36FB">
        <w:rPr>
          <w:sz w:val="18"/>
          <w:rPrChange w:id="1226" w:author="Author">
            <w:rPr/>
          </w:rPrChange>
        </w:rPr>
        <w:t>System.Reactive</w:t>
      </w:r>
      <w:proofErr w:type="spellEnd"/>
      <w:r w:rsidRPr="003D36FB">
        <w:rPr>
          <w:sz w:val="18"/>
          <w:rPrChange w:id="1227" w:author="Author">
            <w:rPr/>
          </w:rPrChange>
        </w:rPr>
        <w:t>:</w:t>
      </w:r>
      <w:r w:rsidRPr="003D36FB">
        <w:rPr>
          <w:sz w:val="18"/>
          <w:rPrChange w:id="1228" w:author="Author">
            <w:rPr/>
          </w:rPrChange>
        </w:rPr>
        <w:br/>
      </w:r>
      <w:r w:rsidRPr="003D36FB">
        <w:rPr>
          <w:sz w:val="18"/>
          <w:rPrChange w:id="1229" w:author="Author">
            <w:rPr/>
          </w:rPrChange>
        </w:rPr>
        <w:br/>
      </w:r>
      <w:r w:rsidR="00CE4C05" w:rsidRPr="003D36FB">
        <w:rPr>
          <w:noProof/>
          <w:sz w:val="18"/>
          <w:rPrChange w:id="1230" w:author="Author">
            <w:rPr>
              <w:noProof/>
            </w:rPr>
          </w:rPrChange>
        </w:rPr>
        <w:drawing>
          <wp:inline distT="0" distB="0" distL="0" distR="0" wp14:anchorId="4753E49A" wp14:editId="7875B69E">
            <wp:extent cx="3590476" cy="240000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590476" cy="2400000"/>
                    </a:xfrm>
                    <a:prstGeom prst="rect">
                      <a:avLst/>
                    </a:prstGeom>
                  </pic:spPr>
                </pic:pic>
              </a:graphicData>
            </a:graphic>
          </wp:inline>
        </w:drawing>
      </w:r>
      <w:ins w:id="1231" w:author="Author">
        <w:r w:rsidR="00D63F8A" w:rsidRPr="003D36FB">
          <w:rPr>
            <w:sz w:val="18"/>
            <w:rPrChange w:id="1232" w:author="Author">
              <w:rPr/>
            </w:rPrChange>
          </w:rPr>
          <w:t>15</w:t>
        </w:r>
      </w:ins>
      <w:r w:rsidRPr="003D36FB">
        <w:rPr>
          <w:sz w:val="18"/>
          <w:rPrChange w:id="1233" w:author="Author">
            <w:rPr/>
          </w:rPrChange>
        </w:rPr>
        <w:br/>
      </w:r>
    </w:p>
    <w:p w:rsidR="00B15E0A" w:rsidRPr="003D36FB" w:rsidRDefault="00B15E0A" w:rsidP="00B15E0A">
      <w:pPr>
        <w:pStyle w:val="ListParagraph"/>
        <w:numPr>
          <w:ilvl w:val="0"/>
          <w:numId w:val="5"/>
        </w:numPr>
        <w:autoSpaceDE w:val="0"/>
        <w:autoSpaceDN w:val="0"/>
        <w:adjustRightInd w:val="0"/>
        <w:spacing w:after="0" w:line="240" w:lineRule="auto"/>
        <w:rPr>
          <w:sz w:val="18"/>
          <w:rPrChange w:id="1234" w:author="Author">
            <w:rPr/>
          </w:rPrChange>
        </w:rPr>
      </w:pPr>
      <w:r w:rsidRPr="003D36FB">
        <w:rPr>
          <w:sz w:val="18"/>
          <w:rPrChange w:id="1235" w:author="Author">
            <w:rPr/>
          </w:rPrChange>
        </w:rPr>
        <w:t xml:space="preserve">Enter the following code to create a new form and start running it by calling </w:t>
      </w:r>
      <w:proofErr w:type="spellStart"/>
      <w:r w:rsidRPr="003D36FB">
        <w:rPr>
          <w:sz w:val="18"/>
          <w:rPrChange w:id="1236" w:author="Author">
            <w:rPr/>
          </w:rPrChange>
        </w:rPr>
        <w:t>Application.Run</w:t>
      </w:r>
      <w:proofErr w:type="spellEnd"/>
      <w:r w:rsidRPr="003D36FB">
        <w:rPr>
          <w:sz w:val="18"/>
          <w:rPrChange w:id="1237" w:author="Author">
            <w:rPr/>
          </w:rPrChange>
        </w:rPr>
        <w:t>:</w:t>
      </w:r>
      <w:r w:rsidRPr="003D36FB">
        <w:rPr>
          <w:sz w:val="18"/>
          <w:rPrChange w:id="1238" w:author="Author">
            <w:rPr/>
          </w:rPrChange>
        </w:rPr>
        <w:br/>
      </w:r>
      <w:r w:rsidRPr="003D36FB">
        <w:rPr>
          <w:sz w:val="18"/>
          <w:rPrChange w:id="1239" w:author="Author">
            <w:rPr/>
          </w:rPrChange>
        </w:rPr>
        <w:br/>
      </w:r>
      <w:r w:rsidRPr="003D36FB">
        <w:rPr>
          <w:rFonts w:ascii="Consolas" w:hAnsi="Consolas" w:cs="Consolas"/>
          <w:color w:val="0000FF"/>
          <w:sz w:val="16"/>
          <w:szCs w:val="19"/>
          <w:rPrChange w:id="1240" w:author="Author">
            <w:rPr>
              <w:rFonts w:ascii="Consolas" w:hAnsi="Consolas" w:cs="Consolas"/>
              <w:color w:val="0000FF"/>
              <w:sz w:val="19"/>
              <w:szCs w:val="19"/>
            </w:rPr>
          </w:rPrChange>
        </w:rPr>
        <w:t xml:space="preserve">    </w:t>
      </w:r>
      <w:r w:rsidR="00CE4C05" w:rsidRPr="003D36FB">
        <w:rPr>
          <w:rFonts w:ascii="Consolas" w:hAnsi="Consolas" w:cs="Consolas"/>
          <w:color w:val="0000FF"/>
          <w:sz w:val="16"/>
          <w:szCs w:val="19"/>
          <w:rPrChange w:id="1241" w:author="Author">
            <w:rPr>
              <w:rFonts w:ascii="Consolas" w:hAnsi="Consolas" w:cs="Consolas"/>
              <w:color w:val="0000FF"/>
              <w:sz w:val="19"/>
              <w:szCs w:val="19"/>
            </w:rPr>
          </w:rPrChange>
        </w:rPr>
        <w:t>using</w:t>
      </w:r>
      <w:r w:rsidR="00CE4C05" w:rsidRPr="003D36FB">
        <w:rPr>
          <w:rFonts w:ascii="Consolas" w:hAnsi="Consolas" w:cs="Consolas"/>
          <w:sz w:val="16"/>
          <w:szCs w:val="19"/>
          <w:rPrChange w:id="1242" w:author="Author">
            <w:rPr>
              <w:rFonts w:ascii="Consolas" w:hAnsi="Consolas" w:cs="Consolas"/>
              <w:sz w:val="19"/>
              <w:szCs w:val="19"/>
            </w:rPr>
          </w:rPrChange>
        </w:rPr>
        <w:t xml:space="preserve"> System;</w:t>
      </w:r>
      <w:r w:rsidR="00CE4C05" w:rsidRPr="003D36FB">
        <w:rPr>
          <w:rFonts w:ascii="Consolas" w:hAnsi="Consolas" w:cs="Consolas"/>
          <w:color w:val="0000FF"/>
          <w:sz w:val="16"/>
          <w:szCs w:val="19"/>
          <w:rPrChange w:id="1243" w:author="Author">
            <w:rPr>
              <w:rFonts w:ascii="Consolas" w:hAnsi="Consolas" w:cs="Consolas"/>
              <w:color w:val="0000FF"/>
              <w:sz w:val="19"/>
              <w:szCs w:val="19"/>
            </w:rPr>
          </w:rPrChange>
        </w:rPr>
        <w:t xml:space="preserve"> </w:t>
      </w:r>
      <w:r w:rsidR="00CE4C05" w:rsidRPr="003D36FB">
        <w:rPr>
          <w:rFonts w:ascii="Consolas" w:hAnsi="Consolas" w:cs="Consolas"/>
          <w:color w:val="0000FF"/>
          <w:sz w:val="16"/>
          <w:szCs w:val="19"/>
          <w:rPrChange w:id="1244" w:author="Author">
            <w:rPr>
              <w:rFonts w:ascii="Consolas" w:hAnsi="Consolas" w:cs="Consolas"/>
              <w:color w:val="0000FF"/>
              <w:sz w:val="19"/>
              <w:szCs w:val="19"/>
            </w:rPr>
          </w:rPrChange>
        </w:rPr>
        <w:br/>
        <w:t xml:space="preserve">    </w:t>
      </w:r>
      <w:r w:rsidRPr="003D36FB">
        <w:rPr>
          <w:rFonts w:ascii="Consolas" w:hAnsi="Consolas" w:cs="Consolas"/>
          <w:color w:val="0000FF"/>
          <w:sz w:val="16"/>
          <w:szCs w:val="19"/>
          <w:rPrChange w:id="1245" w:author="Author">
            <w:rPr>
              <w:rFonts w:ascii="Consolas" w:hAnsi="Consolas" w:cs="Consolas"/>
              <w:color w:val="0000FF"/>
              <w:sz w:val="19"/>
              <w:szCs w:val="19"/>
            </w:rPr>
          </w:rPrChange>
        </w:rPr>
        <w:t>using</w:t>
      </w:r>
      <w:r w:rsidRPr="003D36FB">
        <w:rPr>
          <w:rFonts w:ascii="Consolas" w:hAnsi="Consolas" w:cs="Consolas"/>
          <w:sz w:val="16"/>
          <w:szCs w:val="19"/>
          <w:rPrChange w:id="1246" w:author="Author">
            <w:rPr>
              <w:rFonts w:ascii="Consolas" w:hAnsi="Consolas" w:cs="Consolas"/>
              <w:sz w:val="19"/>
              <w:szCs w:val="19"/>
            </w:rPr>
          </w:rPrChange>
        </w:rPr>
        <w:t xml:space="preserve"> </w:t>
      </w:r>
      <w:proofErr w:type="spellStart"/>
      <w:r w:rsidRPr="003D36FB">
        <w:rPr>
          <w:rFonts w:ascii="Consolas" w:hAnsi="Consolas" w:cs="Consolas"/>
          <w:sz w:val="16"/>
          <w:szCs w:val="19"/>
          <w:rPrChange w:id="1247" w:author="Author">
            <w:rPr>
              <w:rFonts w:ascii="Consolas" w:hAnsi="Consolas" w:cs="Consolas"/>
              <w:sz w:val="19"/>
              <w:szCs w:val="19"/>
            </w:rPr>
          </w:rPrChange>
        </w:rPr>
        <w:t>System.</w:t>
      </w:r>
      <w:r w:rsidR="00CE4C05" w:rsidRPr="003D36FB">
        <w:rPr>
          <w:rFonts w:ascii="Consolas" w:hAnsi="Consolas" w:cs="Consolas"/>
          <w:sz w:val="16"/>
          <w:szCs w:val="19"/>
          <w:rPrChange w:id="1248" w:author="Author">
            <w:rPr>
              <w:rFonts w:ascii="Consolas" w:hAnsi="Consolas" w:cs="Consolas"/>
              <w:sz w:val="19"/>
              <w:szCs w:val="19"/>
            </w:rPr>
          </w:rPrChange>
        </w:rPr>
        <w:t>Reactive.</w:t>
      </w:r>
      <w:r w:rsidRPr="003D36FB">
        <w:rPr>
          <w:rFonts w:ascii="Consolas" w:hAnsi="Consolas" w:cs="Consolas"/>
          <w:sz w:val="16"/>
          <w:szCs w:val="19"/>
          <w:rPrChange w:id="1249" w:author="Author">
            <w:rPr>
              <w:rFonts w:ascii="Consolas" w:hAnsi="Consolas" w:cs="Consolas"/>
              <w:sz w:val="19"/>
              <w:szCs w:val="19"/>
            </w:rPr>
          </w:rPrChange>
        </w:rPr>
        <w:t>Linq</w:t>
      </w:r>
      <w:proofErr w:type="spellEnd"/>
      <w:r w:rsidRPr="003D36FB">
        <w:rPr>
          <w:rFonts w:ascii="Consolas" w:hAnsi="Consolas" w:cs="Consolas"/>
          <w:sz w:val="16"/>
          <w:szCs w:val="19"/>
          <w:rPrChange w:id="1250" w:author="Author">
            <w:rPr>
              <w:rFonts w:ascii="Consolas" w:hAnsi="Consolas" w:cs="Consolas"/>
              <w:sz w:val="19"/>
              <w:szCs w:val="19"/>
            </w:rPr>
          </w:rPrChange>
        </w:rPr>
        <w:t>;</w:t>
      </w:r>
      <w:r w:rsidRPr="003D36FB">
        <w:rPr>
          <w:rFonts w:ascii="Consolas" w:hAnsi="Consolas" w:cs="Consolas"/>
          <w:sz w:val="16"/>
          <w:szCs w:val="19"/>
          <w:rPrChange w:id="1251" w:author="Author">
            <w:rPr>
              <w:rFonts w:ascii="Consolas" w:hAnsi="Consolas" w:cs="Consolas"/>
              <w:sz w:val="19"/>
              <w:szCs w:val="19"/>
            </w:rPr>
          </w:rPrChange>
        </w:rPr>
        <w:br/>
      </w:r>
      <w:r w:rsidRPr="003D36FB">
        <w:rPr>
          <w:rFonts w:ascii="Consolas" w:hAnsi="Consolas" w:cs="Consolas"/>
          <w:color w:val="0000FF"/>
          <w:sz w:val="16"/>
          <w:szCs w:val="19"/>
          <w:rPrChange w:id="1252" w:author="Author">
            <w:rPr>
              <w:rFonts w:ascii="Consolas" w:hAnsi="Consolas" w:cs="Consolas"/>
              <w:color w:val="0000FF"/>
              <w:sz w:val="19"/>
              <w:szCs w:val="19"/>
            </w:rPr>
          </w:rPrChange>
        </w:rPr>
        <w:t xml:space="preserve">    using</w:t>
      </w:r>
      <w:r w:rsidRPr="003D36FB">
        <w:rPr>
          <w:rFonts w:ascii="Consolas" w:hAnsi="Consolas" w:cs="Consolas"/>
          <w:sz w:val="16"/>
          <w:szCs w:val="19"/>
          <w:rPrChange w:id="1253" w:author="Author">
            <w:rPr>
              <w:rFonts w:ascii="Consolas" w:hAnsi="Consolas" w:cs="Consolas"/>
              <w:sz w:val="19"/>
              <w:szCs w:val="19"/>
            </w:rPr>
          </w:rPrChange>
        </w:rPr>
        <w:t xml:space="preserve"> </w:t>
      </w:r>
      <w:proofErr w:type="spellStart"/>
      <w:r w:rsidRPr="003D36FB">
        <w:rPr>
          <w:rFonts w:ascii="Consolas" w:hAnsi="Consolas" w:cs="Consolas"/>
          <w:sz w:val="16"/>
          <w:szCs w:val="19"/>
          <w:rPrChange w:id="1254" w:author="Author">
            <w:rPr>
              <w:rFonts w:ascii="Consolas" w:hAnsi="Consolas" w:cs="Consolas"/>
              <w:sz w:val="19"/>
              <w:szCs w:val="19"/>
            </w:rPr>
          </w:rPrChange>
        </w:rPr>
        <w:t>System.Windows.Forms</w:t>
      </w:r>
      <w:proofErr w:type="spellEnd"/>
      <w:r w:rsidRPr="003D36FB">
        <w:rPr>
          <w:rFonts w:ascii="Consolas" w:hAnsi="Consolas" w:cs="Consolas"/>
          <w:sz w:val="16"/>
          <w:szCs w:val="19"/>
          <w:rPrChange w:id="1255" w:author="Author">
            <w:rPr>
              <w:rFonts w:ascii="Consolas" w:hAnsi="Consolas" w:cs="Consolas"/>
              <w:sz w:val="19"/>
              <w:szCs w:val="19"/>
            </w:rPr>
          </w:rPrChange>
        </w:rPr>
        <w:t>;</w:t>
      </w:r>
      <w:r w:rsidRPr="003D36FB">
        <w:rPr>
          <w:rFonts w:ascii="Consolas" w:hAnsi="Consolas" w:cs="Consolas"/>
          <w:sz w:val="16"/>
          <w:szCs w:val="19"/>
          <w:rPrChange w:id="1256" w:author="Author">
            <w:rPr>
              <w:rFonts w:ascii="Consolas" w:hAnsi="Consolas" w:cs="Consolas"/>
              <w:sz w:val="19"/>
              <w:szCs w:val="19"/>
            </w:rPr>
          </w:rPrChange>
        </w:rPr>
        <w:br/>
      </w:r>
      <w:r w:rsidRPr="003D36FB">
        <w:rPr>
          <w:rFonts w:ascii="Consolas" w:hAnsi="Consolas" w:cs="Consolas"/>
          <w:sz w:val="16"/>
          <w:szCs w:val="19"/>
          <w:rPrChange w:id="1257" w:author="Author">
            <w:rPr>
              <w:rFonts w:ascii="Consolas" w:hAnsi="Consolas" w:cs="Consolas"/>
              <w:sz w:val="19"/>
              <w:szCs w:val="19"/>
            </w:rPr>
          </w:rPrChange>
        </w:rPr>
        <w:br/>
      </w:r>
      <w:r w:rsidRPr="003D36FB">
        <w:rPr>
          <w:rFonts w:ascii="Consolas" w:hAnsi="Consolas" w:cs="Consolas"/>
          <w:color w:val="0000FF"/>
          <w:sz w:val="16"/>
          <w:szCs w:val="19"/>
          <w:rPrChange w:id="1258" w:author="Author">
            <w:rPr>
              <w:rFonts w:ascii="Consolas" w:hAnsi="Consolas" w:cs="Consolas"/>
              <w:color w:val="0000FF"/>
              <w:sz w:val="19"/>
              <w:szCs w:val="19"/>
            </w:rPr>
          </w:rPrChange>
        </w:rPr>
        <w:t xml:space="preserve">    class</w:t>
      </w:r>
      <w:r w:rsidRPr="003D36FB">
        <w:rPr>
          <w:rFonts w:ascii="Consolas" w:hAnsi="Consolas" w:cs="Consolas"/>
          <w:sz w:val="16"/>
          <w:szCs w:val="19"/>
          <w:rPrChange w:id="1259" w:author="Author">
            <w:rPr>
              <w:rFonts w:ascii="Consolas" w:hAnsi="Consolas" w:cs="Consolas"/>
              <w:sz w:val="19"/>
              <w:szCs w:val="19"/>
            </w:rPr>
          </w:rPrChange>
        </w:rPr>
        <w:t xml:space="preserve"> </w:t>
      </w:r>
      <w:r w:rsidRPr="003D36FB">
        <w:rPr>
          <w:rFonts w:ascii="Consolas" w:hAnsi="Consolas" w:cs="Consolas"/>
          <w:color w:val="2B91AF"/>
          <w:sz w:val="16"/>
          <w:szCs w:val="19"/>
          <w:rPrChange w:id="1260" w:author="Author">
            <w:rPr>
              <w:rFonts w:ascii="Consolas" w:hAnsi="Consolas" w:cs="Consolas"/>
              <w:color w:val="2B91AF"/>
              <w:sz w:val="19"/>
              <w:szCs w:val="19"/>
            </w:rPr>
          </w:rPrChange>
        </w:rPr>
        <w:t>Program</w:t>
      </w:r>
      <w:r w:rsidRPr="003D36FB">
        <w:rPr>
          <w:rFonts w:ascii="Consolas" w:hAnsi="Consolas" w:cs="Consolas"/>
          <w:color w:val="2B91AF"/>
          <w:sz w:val="16"/>
          <w:szCs w:val="19"/>
          <w:rPrChange w:id="1261" w:author="Author">
            <w:rPr>
              <w:rFonts w:ascii="Consolas" w:hAnsi="Consolas" w:cs="Consolas"/>
              <w:color w:val="2B91AF"/>
              <w:sz w:val="19"/>
              <w:szCs w:val="19"/>
            </w:rPr>
          </w:rPrChange>
        </w:rPr>
        <w:br/>
      </w:r>
      <w:r w:rsidRPr="003D36FB">
        <w:rPr>
          <w:rFonts w:ascii="Consolas" w:hAnsi="Consolas" w:cs="Consolas"/>
          <w:color w:val="0000FF"/>
          <w:sz w:val="16"/>
          <w:szCs w:val="19"/>
          <w:rPrChange w:id="1262" w:author="Author">
            <w:rPr>
              <w:rFonts w:ascii="Consolas" w:hAnsi="Consolas" w:cs="Consolas"/>
              <w:color w:val="0000FF"/>
              <w:sz w:val="19"/>
              <w:szCs w:val="19"/>
            </w:rPr>
          </w:rPrChange>
        </w:rPr>
        <w:t xml:space="preserve">    </w:t>
      </w:r>
      <w:r w:rsidRPr="003D36FB">
        <w:rPr>
          <w:rFonts w:ascii="Consolas" w:hAnsi="Consolas" w:cs="Consolas"/>
          <w:sz w:val="16"/>
          <w:szCs w:val="19"/>
          <w:rPrChange w:id="1263" w:author="Author">
            <w:rPr>
              <w:rFonts w:ascii="Consolas" w:hAnsi="Consolas" w:cs="Consolas"/>
              <w:sz w:val="19"/>
              <w:szCs w:val="19"/>
            </w:rPr>
          </w:rPrChange>
        </w:rPr>
        <w:t>{</w:t>
      </w:r>
      <w:r w:rsidRPr="003D36FB">
        <w:rPr>
          <w:rFonts w:ascii="Consolas" w:hAnsi="Consolas" w:cs="Consolas"/>
          <w:sz w:val="16"/>
          <w:szCs w:val="19"/>
          <w:rPrChange w:id="1264" w:author="Author">
            <w:rPr>
              <w:rFonts w:ascii="Consolas" w:hAnsi="Consolas" w:cs="Consolas"/>
              <w:sz w:val="19"/>
              <w:szCs w:val="19"/>
            </w:rPr>
          </w:rPrChange>
        </w:rPr>
        <w:br/>
        <w:t xml:space="preserve"> </w:t>
      </w:r>
      <w:r w:rsidRPr="003D36FB">
        <w:rPr>
          <w:rFonts w:ascii="Consolas" w:hAnsi="Consolas" w:cs="Consolas"/>
          <w:color w:val="0000FF"/>
          <w:sz w:val="16"/>
          <w:szCs w:val="19"/>
          <w:rPrChange w:id="1265" w:author="Author">
            <w:rPr>
              <w:rFonts w:ascii="Consolas" w:hAnsi="Consolas" w:cs="Consolas"/>
              <w:color w:val="0000FF"/>
              <w:sz w:val="19"/>
              <w:szCs w:val="19"/>
            </w:rPr>
          </w:rPrChange>
        </w:rPr>
        <w:t xml:space="preserve">    </w:t>
      </w:r>
      <w:r w:rsidRPr="003D36FB">
        <w:rPr>
          <w:rFonts w:ascii="Consolas" w:hAnsi="Consolas" w:cs="Consolas"/>
          <w:sz w:val="16"/>
          <w:szCs w:val="19"/>
          <w:rPrChange w:id="1266" w:author="Author">
            <w:rPr>
              <w:rFonts w:ascii="Consolas" w:hAnsi="Consolas" w:cs="Consolas"/>
              <w:sz w:val="19"/>
              <w:szCs w:val="19"/>
            </w:rPr>
          </w:rPrChange>
        </w:rPr>
        <w:t xml:space="preserve">   </w:t>
      </w:r>
      <w:r w:rsidRPr="003D36FB">
        <w:rPr>
          <w:rFonts w:ascii="Consolas" w:hAnsi="Consolas" w:cs="Consolas"/>
          <w:color w:val="0000FF"/>
          <w:sz w:val="16"/>
          <w:szCs w:val="19"/>
          <w:rPrChange w:id="1267" w:author="Author">
            <w:rPr>
              <w:rFonts w:ascii="Consolas" w:hAnsi="Consolas" w:cs="Consolas"/>
              <w:color w:val="0000FF"/>
              <w:sz w:val="19"/>
              <w:szCs w:val="19"/>
            </w:rPr>
          </w:rPrChange>
        </w:rPr>
        <w:t>static</w:t>
      </w:r>
      <w:r w:rsidRPr="003D36FB">
        <w:rPr>
          <w:rFonts w:ascii="Consolas" w:hAnsi="Consolas" w:cs="Consolas"/>
          <w:sz w:val="16"/>
          <w:szCs w:val="19"/>
          <w:rPrChange w:id="1268" w:author="Author">
            <w:rPr>
              <w:rFonts w:ascii="Consolas" w:hAnsi="Consolas" w:cs="Consolas"/>
              <w:sz w:val="19"/>
              <w:szCs w:val="19"/>
            </w:rPr>
          </w:rPrChange>
        </w:rPr>
        <w:t xml:space="preserve"> </w:t>
      </w:r>
      <w:r w:rsidRPr="003D36FB">
        <w:rPr>
          <w:rFonts w:ascii="Consolas" w:hAnsi="Consolas" w:cs="Consolas"/>
          <w:color w:val="0000FF"/>
          <w:sz w:val="16"/>
          <w:szCs w:val="19"/>
          <w:rPrChange w:id="1269" w:author="Author">
            <w:rPr>
              <w:rFonts w:ascii="Consolas" w:hAnsi="Consolas" w:cs="Consolas"/>
              <w:color w:val="0000FF"/>
              <w:sz w:val="19"/>
              <w:szCs w:val="19"/>
            </w:rPr>
          </w:rPrChange>
        </w:rPr>
        <w:t>void</w:t>
      </w:r>
      <w:r w:rsidRPr="003D36FB">
        <w:rPr>
          <w:rFonts w:ascii="Consolas" w:hAnsi="Consolas" w:cs="Consolas"/>
          <w:sz w:val="16"/>
          <w:szCs w:val="19"/>
          <w:rPrChange w:id="1270" w:author="Author">
            <w:rPr>
              <w:rFonts w:ascii="Consolas" w:hAnsi="Consolas" w:cs="Consolas"/>
              <w:sz w:val="19"/>
              <w:szCs w:val="19"/>
            </w:rPr>
          </w:rPrChange>
        </w:rPr>
        <w:t xml:space="preserve"> </w:t>
      </w:r>
      <w:proofErr w:type="gramStart"/>
      <w:r w:rsidRPr="003D36FB">
        <w:rPr>
          <w:rFonts w:ascii="Consolas" w:hAnsi="Consolas" w:cs="Consolas"/>
          <w:sz w:val="16"/>
          <w:szCs w:val="19"/>
          <w:rPrChange w:id="1271" w:author="Author">
            <w:rPr>
              <w:rFonts w:ascii="Consolas" w:hAnsi="Consolas" w:cs="Consolas"/>
              <w:sz w:val="19"/>
              <w:szCs w:val="19"/>
            </w:rPr>
          </w:rPrChange>
        </w:rPr>
        <w:t>Main(</w:t>
      </w:r>
      <w:proofErr w:type="gramEnd"/>
      <w:r w:rsidRPr="003D36FB">
        <w:rPr>
          <w:rFonts w:ascii="Consolas" w:hAnsi="Consolas" w:cs="Consolas"/>
          <w:sz w:val="16"/>
          <w:szCs w:val="19"/>
          <w:rPrChange w:id="1272" w:author="Author">
            <w:rPr>
              <w:rFonts w:ascii="Consolas" w:hAnsi="Consolas" w:cs="Consolas"/>
              <w:sz w:val="19"/>
              <w:szCs w:val="19"/>
            </w:rPr>
          </w:rPrChange>
        </w:rPr>
        <w:t>)</w:t>
      </w:r>
      <w:r w:rsidRPr="003D36FB">
        <w:rPr>
          <w:rFonts w:ascii="Consolas" w:hAnsi="Consolas" w:cs="Consolas"/>
          <w:sz w:val="16"/>
          <w:szCs w:val="19"/>
          <w:rPrChange w:id="1273" w:author="Author">
            <w:rPr>
              <w:rFonts w:ascii="Consolas" w:hAnsi="Consolas" w:cs="Consolas"/>
              <w:sz w:val="19"/>
              <w:szCs w:val="19"/>
            </w:rPr>
          </w:rPrChange>
        </w:rPr>
        <w:br/>
      </w:r>
      <w:r w:rsidRPr="003D36FB">
        <w:rPr>
          <w:rFonts w:ascii="Consolas" w:hAnsi="Consolas" w:cs="Consolas"/>
          <w:color w:val="0000FF"/>
          <w:sz w:val="16"/>
          <w:szCs w:val="19"/>
          <w:rPrChange w:id="1274" w:author="Author">
            <w:rPr>
              <w:rFonts w:ascii="Consolas" w:hAnsi="Consolas" w:cs="Consolas"/>
              <w:color w:val="0000FF"/>
              <w:sz w:val="19"/>
              <w:szCs w:val="19"/>
            </w:rPr>
          </w:rPrChange>
        </w:rPr>
        <w:t xml:space="preserve">    </w:t>
      </w:r>
      <w:r w:rsidRPr="003D36FB">
        <w:rPr>
          <w:rFonts w:ascii="Consolas" w:hAnsi="Consolas" w:cs="Consolas"/>
          <w:sz w:val="16"/>
          <w:szCs w:val="19"/>
          <w:rPrChange w:id="1275" w:author="Author">
            <w:rPr>
              <w:rFonts w:ascii="Consolas" w:hAnsi="Consolas" w:cs="Consolas"/>
              <w:sz w:val="19"/>
              <w:szCs w:val="19"/>
            </w:rPr>
          </w:rPrChange>
        </w:rPr>
        <w:t xml:space="preserve">    {</w:t>
      </w:r>
      <w:r w:rsidRPr="003D36FB">
        <w:rPr>
          <w:rFonts w:ascii="Consolas" w:hAnsi="Consolas" w:cs="Consolas"/>
          <w:sz w:val="16"/>
          <w:szCs w:val="19"/>
          <w:rPrChange w:id="1276" w:author="Author">
            <w:rPr>
              <w:rFonts w:ascii="Consolas" w:hAnsi="Consolas" w:cs="Consolas"/>
              <w:sz w:val="19"/>
              <w:szCs w:val="19"/>
            </w:rPr>
          </w:rPrChange>
        </w:rPr>
        <w:br/>
        <w:t xml:space="preserve">  </w:t>
      </w:r>
      <w:r w:rsidRPr="003D36FB">
        <w:rPr>
          <w:rFonts w:ascii="Consolas" w:hAnsi="Consolas" w:cs="Consolas"/>
          <w:color w:val="0000FF"/>
          <w:sz w:val="16"/>
          <w:szCs w:val="19"/>
          <w:rPrChange w:id="1277" w:author="Author">
            <w:rPr>
              <w:rFonts w:ascii="Consolas" w:hAnsi="Consolas" w:cs="Consolas"/>
              <w:color w:val="0000FF"/>
              <w:sz w:val="19"/>
              <w:szCs w:val="19"/>
            </w:rPr>
          </w:rPrChange>
        </w:rPr>
        <w:t xml:space="preserve">    </w:t>
      </w:r>
      <w:r w:rsidRPr="003D36FB">
        <w:rPr>
          <w:rFonts w:ascii="Consolas" w:hAnsi="Consolas" w:cs="Consolas"/>
          <w:sz w:val="16"/>
          <w:szCs w:val="19"/>
          <w:rPrChange w:id="1278" w:author="Author">
            <w:rPr>
              <w:rFonts w:ascii="Consolas" w:hAnsi="Consolas" w:cs="Consolas"/>
              <w:sz w:val="19"/>
              <w:szCs w:val="19"/>
            </w:rPr>
          </w:rPrChange>
        </w:rPr>
        <w:t xml:space="preserve">      </w:t>
      </w:r>
      <w:proofErr w:type="spellStart"/>
      <w:r w:rsidRPr="003D36FB">
        <w:rPr>
          <w:rFonts w:ascii="Consolas" w:hAnsi="Consolas" w:cs="Consolas"/>
          <w:color w:val="0000FF"/>
          <w:sz w:val="16"/>
          <w:szCs w:val="19"/>
          <w:rPrChange w:id="1279" w:author="Author">
            <w:rPr>
              <w:rFonts w:ascii="Consolas" w:hAnsi="Consolas" w:cs="Consolas"/>
              <w:color w:val="0000FF"/>
              <w:sz w:val="19"/>
              <w:szCs w:val="19"/>
            </w:rPr>
          </w:rPrChange>
        </w:rPr>
        <w:t>var</w:t>
      </w:r>
      <w:proofErr w:type="spellEnd"/>
      <w:r w:rsidRPr="003D36FB">
        <w:rPr>
          <w:rFonts w:ascii="Consolas" w:hAnsi="Consolas" w:cs="Consolas"/>
          <w:sz w:val="16"/>
          <w:szCs w:val="19"/>
          <w:rPrChange w:id="1280" w:author="Author">
            <w:rPr>
              <w:rFonts w:ascii="Consolas" w:hAnsi="Consolas" w:cs="Consolas"/>
              <w:sz w:val="19"/>
              <w:szCs w:val="19"/>
            </w:rPr>
          </w:rPrChange>
        </w:rPr>
        <w:t xml:space="preserve"> </w:t>
      </w:r>
      <w:proofErr w:type="spellStart"/>
      <w:r w:rsidRPr="003D36FB">
        <w:rPr>
          <w:rFonts w:ascii="Consolas" w:hAnsi="Consolas" w:cs="Consolas"/>
          <w:sz w:val="16"/>
          <w:szCs w:val="19"/>
          <w:rPrChange w:id="1281" w:author="Author">
            <w:rPr>
              <w:rFonts w:ascii="Consolas" w:hAnsi="Consolas" w:cs="Consolas"/>
              <w:sz w:val="19"/>
              <w:szCs w:val="19"/>
            </w:rPr>
          </w:rPrChange>
        </w:rPr>
        <w:t>frm</w:t>
      </w:r>
      <w:proofErr w:type="spellEnd"/>
      <w:r w:rsidRPr="003D36FB">
        <w:rPr>
          <w:rFonts w:ascii="Consolas" w:hAnsi="Consolas" w:cs="Consolas"/>
          <w:sz w:val="16"/>
          <w:szCs w:val="19"/>
          <w:rPrChange w:id="1282" w:author="Author">
            <w:rPr>
              <w:rFonts w:ascii="Consolas" w:hAnsi="Consolas" w:cs="Consolas"/>
              <w:sz w:val="19"/>
              <w:szCs w:val="19"/>
            </w:rPr>
          </w:rPrChange>
        </w:rPr>
        <w:t xml:space="preserve"> = </w:t>
      </w:r>
      <w:r w:rsidRPr="003D36FB">
        <w:rPr>
          <w:rFonts w:ascii="Consolas" w:hAnsi="Consolas" w:cs="Consolas"/>
          <w:color w:val="0000FF"/>
          <w:sz w:val="16"/>
          <w:szCs w:val="19"/>
          <w:rPrChange w:id="1283" w:author="Author">
            <w:rPr>
              <w:rFonts w:ascii="Consolas" w:hAnsi="Consolas" w:cs="Consolas"/>
              <w:color w:val="0000FF"/>
              <w:sz w:val="19"/>
              <w:szCs w:val="19"/>
            </w:rPr>
          </w:rPrChange>
        </w:rPr>
        <w:t>new</w:t>
      </w:r>
      <w:r w:rsidRPr="003D36FB">
        <w:rPr>
          <w:rFonts w:ascii="Consolas" w:hAnsi="Consolas" w:cs="Consolas"/>
          <w:sz w:val="16"/>
          <w:szCs w:val="19"/>
          <w:rPrChange w:id="1284" w:author="Author">
            <w:rPr>
              <w:rFonts w:ascii="Consolas" w:hAnsi="Consolas" w:cs="Consolas"/>
              <w:sz w:val="19"/>
              <w:szCs w:val="19"/>
            </w:rPr>
          </w:rPrChange>
        </w:rPr>
        <w:t xml:space="preserve"> </w:t>
      </w:r>
      <w:r w:rsidRPr="003D36FB">
        <w:rPr>
          <w:rFonts w:ascii="Consolas" w:hAnsi="Consolas" w:cs="Consolas"/>
          <w:color w:val="2B91AF"/>
          <w:sz w:val="16"/>
          <w:szCs w:val="19"/>
          <w:rPrChange w:id="1285" w:author="Author">
            <w:rPr>
              <w:rFonts w:ascii="Consolas" w:hAnsi="Consolas" w:cs="Consolas"/>
              <w:color w:val="2B91AF"/>
              <w:sz w:val="19"/>
              <w:szCs w:val="19"/>
            </w:rPr>
          </w:rPrChange>
        </w:rPr>
        <w:t>Form</w:t>
      </w:r>
      <w:r w:rsidRPr="003D36FB">
        <w:rPr>
          <w:rFonts w:ascii="Consolas" w:hAnsi="Consolas" w:cs="Consolas"/>
          <w:sz w:val="16"/>
          <w:szCs w:val="19"/>
          <w:rPrChange w:id="1286" w:author="Author">
            <w:rPr>
              <w:rFonts w:ascii="Consolas" w:hAnsi="Consolas" w:cs="Consolas"/>
              <w:sz w:val="19"/>
              <w:szCs w:val="19"/>
            </w:rPr>
          </w:rPrChange>
        </w:rPr>
        <w:t>();</w:t>
      </w:r>
      <w:r w:rsidRPr="003D36FB">
        <w:rPr>
          <w:rFonts w:ascii="Consolas" w:hAnsi="Consolas" w:cs="Consolas"/>
          <w:sz w:val="16"/>
          <w:szCs w:val="19"/>
          <w:rPrChange w:id="1287" w:author="Author">
            <w:rPr>
              <w:rFonts w:ascii="Consolas" w:hAnsi="Consolas" w:cs="Consolas"/>
              <w:sz w:val="19"/>
              <w:szCs w:val="19"/>
            </w:rPr>
          </w:rPrChange>
        </w:rPr>
        <w:br/>
        <w:t xml:space="preserve">  </w:t>
      </w:r>
      <w:r w:rsidRPr="003D36FB">
        <w:rPr>
          <w:rFonts w:ascii="Consolas" w:hAnsi="Consolas" w:cs="Consolas"/>
          <w:color w:val="0000FF"/>
          <w:sz w:val="16"/>
          <w:szCs w:val="19"/>
          <w:rPrChange w:id="1288" w:author="Author">
            <w:rPr>
              <w:rFonts w:ascii="Consolas" w:hAnsi="Consolas" w:cs="Consolas"/>
              <w:color w:val="0000FF"/>
              <w:sz w:val="19"/>
              <w:szCs w:val="19"/>
            </w:rPr>
          </w:rPrChange>
        </w:rPr>
        <w:t xml:space="preserve">    </w:t>
      </w:r>
      <w:r w:rsidRPr="003D36FB">
        <w:rPr>
          <w:rFonts w:ascii="Consolas" w:hAnsi="Consolas" w:cs="Consolas"/>
          <w:sz w:val="16"/>
          <w:szCs w:val="19"/>
          <w:rPrChange w:id="1289" w:author="Author">
            <w:rPr>
              <w:rFonts w:ascii="Consolas" w:hAnsi="Consolas" w:cs="Consolas"/>
              <w:sz w:val="19"/>
              <w:szCs w:val="19"/>
            </w:rPr>
          </w:rPrChange>
        </w:rPr>
        <w:t xml:space="preserve">      </w:t>
      </w:r>
      <w:proofErr w:type="spellStart"/>
      <w:r w:rsidRPr="003D36FB">
        <w:rPr>
          <w:rFonts w:ascii="Consolas" w:hAnsi="Consolas" w:cs="Consolas"/>
          <w:color w:val="2B91AF"/>
          <w:sz w:val="16"/>
          <w:szCs w:val="19"/>
          <w:rPrChange w:id="1290" w:author="Author">
            <w:rPr>
              <w:rFonts w:ascii="Consolas" w:hAnsi="Consolas" w:cs="Consolas"/>
              <w:color w:val="2B91AF"/>
              <w:sz w:val="19"/>
              <w:szCs w:val="19"/>
            </w:rPr>
          </w:rPrChange>
        </w:rPr>
        <w:t>Application</w:t>
      </w:r>
      <w:r w:rsidRPr="003D36FB">
        <w:rPr>
          <w:rFonts w:ascii="Consolas" w:hAnsi="Consolas" w:cs="Consolas"/>
          <w:sz w:val="16"/>
          <w:szCs w:val="19"/>
          <w:rPrChange w:id="1291" w:author="Author">
            <w:rPr>
              <w:rFonts w:ascii="Consolas" w:hAnsi="Consolas" w:cs="Consolas"/>
              <w:sz w:val="19"/>
              <w:szCs w:val="19"/>
            </w:rPr>
          </w:rPrChange>
        </w:rPr>
        <w:t>.Run</w:t>
      </w:r>
      <w:proofErr w:type="spellEnd"/>
      <w:r w:rsidRPr="003D36FB">
        <w:rPr>
          <w:rFonts w:ascii="Consolas" w:hAnsi="Consolas" w:cs="Consolas"/>
          <w:sz w:val="16"/>
          <w:szCs w:val="19"/>
          <w:rPrChange w:id="1292" w:author="Author">
            <w:rPr>
              <w:rFonts w:ascii="Consolas" w:hAnsi="Consolas" w:cs="Consolas"/>
              <w:sz w:val="19"/>
              <w:szCs w:val="19"/>
            </w:rPr>
          </w:rPrChange>
        </w:rPr>
        <w:t>(</w:t>
      </w:r>
      <w:proofErr w:type="spellStart"/>
      <w:r w:rsidRPr="003D36FB">
        <w:rPr>
          <w:rFonts w:ascii="Consolas" w:hAnsi="Consolas" w:cs="Consolas"/>
          <w:sz w:val="16"/>
          <w:szCs w:val="19"/>
          <w:rPrChange w:id="1293" w:author="Author">
            <w:rPr>
              <w:rFonts w:ascii="Consolas" w:hAnsi="Consolas" w:cs="Consolas"/>
              <w:sz w:val="19"/>
              <w:szCs w:val="19"/>
            </w:rPr>
          </w:rPrChange>
        </w:rPr>
        <w:t>frm</w:t>
      </w:r>
      <w:proofErr w:type="spellEnd"/>
      <w:r w:rsidRPr="003D36FB">
        <w:rPr>
          <w:rFonts w:ascii="Consolas" w:hAnsi="Consolas" w:cs="Consolas"/>
          <w:sz w:val="16"/>
          <w:szCs w:val="19"/>
          <w:rPrChange w:id="1294" w:author="Author">
            <w:rPr>
              <w:rFonts w:ascii="Consolas" w:hAnsi="Consolas" w:cs="Consolas"/>
              <w:sz w:val="19"/>
              <w:szCs w:val="19"/>
            </w:rPr>
          </w:rPrChange>
        </w:rPr>
        <w:t>);</w:t>
      </w:r>
      <w:r w:rsidRPr="003D36FB">
        <w:rPr>
          <w:rFonts w:ascii="Consolas" w:hAnsi="Consolas" w:cs="Consolas"/>
          <w:sz w:val="16"/>
          <w:szCs w:val="19"/>
          <w:rPrChange w:id="1295" w:author="Author">
            <w:rPr>
              <w:rFonts w:ascii="Consolas" w:hAnsi="Consolas" w:cs="Consolas"/>
              <w:sz w:val="19"/>
              <w:szCs w:val="19"/>
            </w:rPr>
          </w:rPrChange>
        </w:rPr>
        <w:br/>
        <w:t xml:space="preserve"> </w:t>
      </w:r>
      <w:r w:rsidRPr="003D36FB">
        <w:rPr>
          <w:rFonts w:ascii="Consolas" w:hAnsi="Consolas" w:cs="Consolas"/>
          <w:color w:val="0000FF"/>
          <w:sz w:val="16"/>
          <w:szCs w:val="19"/>
          <w:rPrChange w:id="1296" w:author="Author">
            <w:rPr>
              <w:rFonts w:ascii="Consolas" w:hAnsi="Consolas" w:cs="Consolas"/>
              <w:color w:val="0000FF"/>
              <w:sz w:val="19"/>
              <w:szCs w:val="19"/>
            </w:rPr>
          </w:rPrChange>
        </w:rPr>
        <w:t xml:space="preserve">     </w:t>
      </w:r>
      <w:r w:rsidRPr="003D36FB">
        <w:rPr>
          <w:rFonts w:ascii="Consolas" w:hAnsi="Consolas" w:cs="Consolas"/>
          <w:sz w:val="16"/>
          <w:szCs w:val="19"/>
          <w:rPrChange w:id="1297" w:author="Author">
            <w:rPr>
              <w:rFonts w:ascii="Consolas" w:hAnsi="Consolas" w:cs="Consolas"/>
              <w:sz w:val="19"/>
              <w:szCs w:val="19"/>
            </w:rPr>
          </w:rPrChange>
        </w:rPr>
        <w:t xml:space="preserve">  }</w:t>
      </w:r>
      <w:r w:rsidRPr="003D36FB">
        <w:rPr>
          <w:rFonts w:ascii="Consolas" w:hAnsi="Consolas" w:cs="Consolas"/>
          <w:sz w:val="16"/>
          <w:szCs w:val="19"/>
          <w:rPrChange w:id="1298" w:author="Author">
            <w:rPr>
              <w:rFonts w:ascii="Consolas" w:hAnsi="Consolas" w:cs="Consolas"/>
              <w:sz w:val="19"/>
              <w:szCs w:val="19"/>
            </w:rPr>
          </w:rPrChange>
        </w:rPr>
        <w:br/>
      </w:r>
      <w:r w:rsidRPr="003D36FB">
        <w:rPr>
          <w:rFonts w:ascii="Consolas" w:hAnsi="Consolas" w:cs="Consolas"/>
          <w:color w:val="0000FF"/>
          <w:sz w:val="16"/>
          <w:szCs w:val="19"/>
          <w:rPrChange w:id="1299" w:author="Author">
            <w:rPr>
              <w:rFonts w:ascii="Consolas" w:hAnsi="Consolas" w:cs="Consolas"/>
              <w:color w:val="0000FF"/>
              <w:sz w:val="19"/>
              <w:szCs w:val="19"/>
            </w:rPr>
          </w:rPrChange>
        </w:rPr>
        <w:t xml:space="preserve">    </w:t>
      </w:r>
      <w:r w:rsidRPr="003D36FB">
        <w:rPr>
          <w:rFonts w:ascii="Consolas" w:hAnsi="Consolas" w:cs="Consolas"/>
          <w:sz w:val="16"/>
          <w:szCs w:val="19"/>
          <w:rPrChange w:id="1300" w:author="Author">
            <w:rPr>
              <w:rFonts w:ascii="Consolas" w:hAnsi="Consolas" w:cs="Consolas"/>
              <w:sz w:val="19"/>
              <w:szCs w:val="19"/>
            </w:rPr>
          </w:rPrChange>
        </w:rPr>
        <w:t>}</w:t>
      </w:r>
      <w:r w:rsidRPr="003D36FB">
        <w:rPr>
          <w:rFonts w:ascii="Consolas" w:hAnsi="Consolas" w:cs="Consolas"/>
          <w:sz w:val="16"/>
          <w:szCs w:val="19"/>
          <w:rPrChange w:id="1301" w:author="Author">
            <w:rPr>
              <w:rFonts w:ascii="Consolas" w:hAnsi="Consolas" w:cs="Consolas"/>
              <w:sz w:val="19"/>
              <w:szCs w:val="19"/>
            </w:rPr>
          </w:rPrChange>
        </w:rPr>
        <w:br/>
      </w:r>
      <w:r w:rsidRPr="003D36FB">
        <w:rPr>
          <w:sz w:val="18"/>
          <w:rPrChange w:id="1302" w:author="Author">
            <w:rPr/>
          </w:rPrChange>
        </w:rPr>
        <w:br/>
        <w:t xml:space="preserve">Running the code above should simply show a form </w:t>
      </w:r>
      <w:ins w:id="1303" w:author="Author">
        <w:r w:rsidR="00632475" w:rsidRPr="003D36FB">
          <w:rPr>
            <w:sz w:val="18"/>
            <w:rPrChange w:id="1304" w:author="Author">
              <w:rPr/>
            </w:rPrChange>
          </w:rPr>
          <w:t>in addition to the console.</w:t>
        </w:r>
      </w:ins>
      <w:del w:id="1305" w:author="Author">
        <w:r w:rsidRPr="003D36FB" w:rsidDel="00632475">
          <w:rPr>
            <w:sz w:val="18"/>
            <w:rPrChange w:id="1306" w:author="Author">
              <w:rPr/>
            </w:rPrChange>
          </w:rPr>
          <w:delText>and cause</w:delText>
        </w:r>
      </w:del>
      <w:ins w:id="1307" w:author="Author">
        <w:r w:rsidR="00632475" w:rsidRPr="003D36FB">
          <w:rPr>
            <w:sz w:val="18"/>
            <w:rPrChange w:id="1308" w:author="Author">
              <w:rPr/>
            </w:rPrChange>
          </w:rPr>
          <w:t xml:space="preserve"> </w:t>
        </w:r>
      </w:ins>
      <w:del w:id="1309" w:author="Author">
        <w:r w:rsidRPr="003D36FB" w:rsidDel="00632475">
          <w:rPr>
            <w:sz w:val="18"/>
            <w:rPrChange w:id="1310" w:author="Author">
              <w:rPr/>
            </w:rPrChange>
          </w:rPr>
          <w:delText xml:space="preserve"> </w:delText>
        </w:r>
      </w:del>
      <w:ins w:id="1311" w:author="Author">
        <w:r w:rsidR="00632475" w:rsidRPr="003D36FB">
          <w:rPr>
            <w:sz w:val="18"/>
            <w:rPrChange w:id="1312" w:author="Author">
              <w:rPr/>
            </w:rPrChange>
          </w:rPr>
          <w:t>T</w:t>
        </w:r>
      </w:ins>
      <w:del w:id="1313" w:author="Author">
        <w:r w:rsidRPr="003D36FB" w:rsidDel="00632475">
          <w:rPr>
            <w:sz w:val="18"/>
            <w:rPrChange w:id="1314" w:author="Author">
              <w:rPr/>
            </w:rPrChange>
          </w:rPr>
          <w:delText>t</w:delText>
        </w:r>
      </w:del>
      <w:r w:rsidRPr="003D36FB">
        <w:rPr>
          <w:sz w:val="18"/>
          <w:rPrChange w:id="1315" w:author="Author">
            <w:rPr/>
          </w:rPrChange>
        </w:rPr>
        <w:t xml:space="preserve">he program </w:t>
      </w:r>
      <w:del w:id="1316" w:author="Author">
        <w:r w:rsidRPr="003D36FB" w:rsidDel="00632475">
          <w:rPr>
            <w:sz w:val="18"/>
            <w:rPrChange w:id="1317" w:author="Author">
              <w:rPr/>
            </w:rPrChange>
          </w:rPr>
          <w:delText xml:space="preserve">to </w:delText>
        </w:r>
      </w:del>
      <w:ins w:id="1318" w:author="Author">
        <w:r w:rsidR="00632475" w:rsidRPr="003D36FB">
          <w:rPr>
            <w:sz w:val="18"/>
            <w:rPrChange w:id="1319" w:author="Author">
              <w:rPr/>
            </w:rPrChange>
          </w:rPr>
          <w:t xml:space="preserve">quits </w:t>
        </w:r>
      </w:ins>
      <w:del w:id="1320" w:author="Author">
        <w:r w:rsidRPr="003D36FB" w:rsidDel="00632475">
          <w:rPr>
            <w:sz w:val="18"/>
            <w:rPrChange w:id="1321" w:author="Author">
              <w:rPr/>
            </w:rPrChange>
          </w:rPr>
          <w:delText xml:space="preserve">quit </w:delText>
        </w:r>
      </w:del>
      <w:r w:rsidRPr="003D36FB">
        <w:rPr>
          <w:sz w:val="18"/>
          <w:rPrChange w:id="1322" w:author="Author">
            <w:rPr/>
          </w:rPrChange>
        </w:rPr>
        <w:t>upon closing the form.</w:t>
      </w:r>
    </w:p>
    <w:p w:rsidR="00B15E0A" w:rsidRPr="003D36FB" w:rsidRDefault="00B15E0A" w:rsidP="00B15E0A">
      <w:pPr>
        <w:autoSpaceDE w:val="0"/>
        <w:autoSpaceDN w:val="0"/>
        <w:adjustRightInd w:val="0"/>
        <w:spacing w:after="0" w:line="240" w:lineRule="auto"/>
        <w:rPr>
          <w:sz w:val="18"/>
          <w:rPrChange w:id="1323" w:author="Author">
            <w:rPr/>
          </w:rPrChange>
        </w:rPr>
      </w:pPr>
    </w:p>
    <w:p w:rsidR="001F5956" w:rsidRPr="003D36FB" w:rsidRDefault="00B15E0A" w:rsidP="001F5956">
      <w:pPr>
        <w:pStyle w:val="ListParagraph"/>
        <w:numPr>
          <w:ilvl w:val="0"/>
          <w:numId w:val="5"/>
        </w:numPr>
        <w:autoSpaceDE w:val="0"/>
        <w:autoSpaceDN w:val="0"/>
        <w:adjustRightInd w:val="0"/>
        <w:spacing w:after="0" w:line="240" w:lineRule="auto"/>
        <w:rPr>
          <w:sz w:val="18"/>
          <w:rPrChange w:id="1324" w:author="Author">
            <w:rPr/>
          </w:rPrChange>
        </w:rPr>
      </w:pPr>
      <w:r w:rsidRPr="003D36FB">
        <w:rPr>
          <w:sz w:val="18"/>
          <w:rPrChange w:id="1325" w:author="Author">
            <w:rPr/>
          </w:rPrChange>
        </w:rPr>
        <w:t xml:space="preserve">In order to contrast the world of Rx from classic .NET events, let’s start by showing the well-understood way to deal with the latter. For our running sample, we’ll be dealing with the </w:t>
      </w:r>
      <w:proofErr w:type="spellStart"/>
      <w:r w:rsidRPr="003D36FB">
        <w:rPr>
          <w:sz w:val="18"/>
          <w:rPrChange w:id="1326" w:author="Author">
            <w:rPr/>
          </w:rPrChange>
        </w:rPr>
        <w:t>MouseMove</w:t>
      </w:r>
      <w:proofErr w:type="spellEnd"/>
      <w:r w:rsidRPr="003D36FB">
        <w:rPr>
          <w:sz w:val="18"/>
          <w:rPrChange w:id="1327" w:author="Author">
            <w:rPr/>
          </w:rPrChange>
        </w:rPr>
        <w:t xml:space="preserve"> event:</w:t>
      </w:r>
      <w:r w:rsidRPr="003D36FB">
        <w:rPr>
          <w:sz w:val="18"/>
          <w:rPrChange w:id="1328" w:author="Author">
            <w:rPr/>
          </w:rPrChange>
        </w:rPr>
        <w:br/>
      </w:r>
      <w:r w:rsidRPr="003D36FB">
        <w:rPr>
          <w:sz w:val="18"/>
          <w:rPrChange w:id="1329" w:author="Author">
            <w:rPr/>
          </w:rPrChange>
        </w:rPr>
        <w:br/>
      </w:r>
      <w:r w:rsidR="00A96EB1" w:rsidRPr="003D36FB">
        <w:rPr>
          <w:rFonts w:ascii="Consolas" w:hAnsi="Consolas" w:cs="Consolas"/>
          <w:sz w:val="16"/>
          <w:szCs w:val="19"/>
          <w:rPrChange w:id="1330" w:author="Author">
            <w:rPr>
              <w:rFonts w:ascii="Consolas" w:hAnsi="Consolas" w:cs="Consolas"/>
              <w:sz w:val="19"/>
              <w:szCs w:val="19"/>
            </w:rPr>
          </w:rPrChange>
        </w:rPr>
        <w:t xml:space="preserve">    </w:t>
      </w:r>
      <w:proofErr w:type="spellStart"/>
      <w:r w:rsidR="00A96EB1" w:rsidRPr="003D36FB">
        <w:rPr>
          <w:rFonts w:ascii="Consolas" w:hAnsi="Consolas" w:cs="Consolas"/>
          <w:color w:val="0000FF"/>
          <w:sz w:val="16"/>
          <w:szCs w:val="19"/>
          <w:rPrChange w:id="1331" w:author="Author">
            <w:rPr>
              <w:rFonts w:ascii="Consolas" w:hAnsi="Consolas" w:cs="Consolas"/>
              <w:color w:val="0000FF"/>
              <w:sz w:val="19"/>
              <w:szCs w:val="19"/>
            </w:rPr>
          </w:rPrChange>
        </w:rPr>
        <w:t>var</w:t>
      </w:r>
      <w:proofErr w:type="spellEnd"/>
      <w:r w:rsidR="00A96EB1" w:rsidRPr="003D36FB">
        <w:rPr>
          <w:rFonts w:ascii="Consolas" w:hAnsi="Consolas" w:cs="Consolas"/>
          <w:sz w:val="16"/>
          <w:szCs w:val="19"/>
          <w:rPrChange w:id="1332" w:author="Author">
            <w:rPr>
              <w:rFonts w:ascii="Consolas" w:hAnsi="Consolas" w:cs="Consolas"/>
              <w:sz w:val="19"/>
              <w:szCs w:val="19"/>
            </w:rPr>
          </w:rPrChange>
        </w:rPr>
        <w:t xml:space="preserve"> </w:t>
      </w:r>
      <w:proofErr w:type="spellStart"/>
      <w:r w:rsidR="00A96EB1" w:rsidRPr="003D36FB">
        <w:rPr>
          <w:rFonts w:ascii="Consolas" w:hAnsi="Consolas" w:cs="Consolas"/>
          <w:sz w:val="16"/>
          <w:szCs w:val="19"/>
          <w:rPrChange w:id="1333" w:author="Author">
            <w:rPr>
              <w:rFonts w:ascii="Consolas" w:hAnsi="Consolas" w:cs="Consolas"/>
              <w:sz w:val="19"/>
              <w:szCs w:val="19"/>
            </w:rPr>
          </w:rPrChange>
        </w:rPr>
        <w:t>lbl</w:t>
      </w:r>
      <w:proofErr w:type="spellEnd"/>
      <w:r w:rsidR="00A96EB1" w:rsidRPr="003D36FB">
        <w:rPr>
          <w:rFonts w:ascii="Consolas" w:hAnsi="Consolas" w:cs="Consolas"/>
          <w:sz w:val="16"/>
          <w:szCs w:val="19"/>
          <w:rPrChange w:id="1334" w:author="Author">
            <w:rPr>
              <w:rFonts w:ascii="Consolas" w:hAnsi="Consolas" w:cs="Consolas"/>
              <w:sz w:val="19"/>
              <w:szCs w:val="19"/>
            </w:rPr>
          </w:rPrChange>
        </w:rPr>
        <w:t xml:space="preserve"> = </w:t>
      </w:r>
      <w:r w:rsidR="00A96EB1" w:rsidRPr="003D36FB">
        <w:rPr>
          <w:rFonts w:ascii="Consolas" w:hAnsi="Consolas" w:cs="Consolas"/>
          <w:color w:val="0000FF"/>
          <w:sz w:val="16"/>
          <w:szCs w:val="19"/>
          <w:rPrChange w:id="1335" w:author="Author">
            <w:rPr>
              <w:rFonts w:ascii="Consolas" w:hAnsi="Consolas" w:cs="Consolas"/>
              <w:color w:val="0000FF"/>
              <w:sz w:val="19"/>
              <w:szCs w:val="19"/>
            </w:rPr>
          </w:rPrChange>
        </w:rPr>
        <w:t>new</w:t>
      </w:r>
      <w:r w:rsidR="00A96EB1" w:rsidRPr="003D36FB">
        <w:rPr>
          <w:rFonts w:ascii="Consolas" w:hAnsi="Consolas" w:cs="Consolas"/>
          <w:sz w:val="16"/>
          <w:szCs w:val="19"/>
          <w:rPrChange w:id="1336" w:author="Author">
            <w:rPr>
              <w:rFonts w:ascii="Consolas" w:hAnsi="Consolas" w:cs="Consolas"/>
              <w:sz w:val="19"/>
              <w:szCs w:val="19"/>
            </w:rPr>
          </w:rPrChange>
        </w:rPr>
        <w:t xml:space="preserve"> </w:t>
      </w:r>
      <w:proofErr w:type="gramStart"/>
      <w:r w:rsidR="00A96EB1" w:rsidRPr="003D36FB">
        <w:rPr>
          <w:rFonts w:ascii="Consolas" w:hAnsi="Consolas" w:cs="Consolas"/>
          <w:color w:val="2B91AF"/>
          <w:sz w:val="16"/>
          <w:szCs w:val="19"/>
          <w:rPrChange w:id="1337" w:author="Author">
            <w:rPr>
              <w:rFonts w:ascii="Consolas" w:hAnsi="Consolas" w:cs="Consolas"/>
              <w:color w:val="2B91AF"/>
              <w:sz w:val="19"/>
              <w:szCs w:val="19"/>
            </w:rPr>
          </w:rPrChange>
        </w:rPr>
        <w:t>Label</w:t>
      </w:r>
      <w:r w:rsidR="00A96EB1" w:rsidRPr="003D36FB">
        <w:rPr>
          <w:rFonts w:ascii="Consolas" w:hAnsi="Consolas" w:cs="Consolas"/>
          <w:sz w:val="16"/>
          <w:szCs w:val="19"/>
          <w:rPrChange w:id="1338" w:author="Author">
            <w:rPr>
              <w:rFonts w:ascii="Consolas" w:hAnsi="Consolas" w:cs="Consolas"/>
              <w:sz w:val="19"/>
              <w:szCs w:val="19"/>
            </w:rPr>
          </w:rPrChange>
        </w:rPr>
        <w:t>(</w:t>
      </w:r>
      <w:proofErr w:type="gramEnd"/>
      <w:r w:rsidR="00A96EB1" w:rsidRPr="003D36FB">
        <w:rPr>
          <w:rFonts w:ascii="Consolas" w:hAnsi="Consolas" w:cs="Consolas"/>
          <w:sz w:val="16"/>
          <w:szCs w:val="19"/>
          <w:rPrChange w:id="1339" w:author="Author">
            <w:rPr>
              <w:rFonts w:ascii="Consolas" w:hAnsi="Consolas" w:cs="Consolas"/>
              <w:sz w:val="19"/>
              <w:szCs w:val="19"/>
            </w:rPr>
          </w:rPrChange>
        </w:rPr>
        <w:t>);</w:t>
      </w:r>
      <w:r w:rsidR="00A96EB1" w:rsidRPr="003D36FB">
        <w:rPr>
          <w:rFonts w:ascii="Consolas" w:hAnsi="Consolas" w:cs="Consolas"/>
          <w:sz w:val="16"/>
          <w:szCs w:val="19"/>
          <w:rPrChange w:id="1340" w:author="Author">
            <w:rPr>
              <w:rFonts w:ascii="Consolas" w:hAnsi="Consolas" w:cs="Consolas"/>
              <w:sz w:val="19"/>
              <w:szCs w:val="19"/>
            </w:rPr>
          </w:rPrChange>
        </w:rPr>
        <w:br/>
      </w:r>
      <w:r w:rsidR="001F5956" w:rsidRPr="003D36FB">
        <w:rPr>
          <w:rFonts w:ascii="Consolas" w:hAnsi="Consolas" w:cs="Consolas"/>
          <w:sz w:val="16"/>
          <w:szCs w:val="19"/>
          <w:rPrChange w:id="1341" w:author="Author">
            <w:rPr>
              <w:rFonts w:ascii="Consolas" w:hAnsi="Consolas" w:cs="Consolas"/>
              <w:sz w:val="19"/>
              <w:szCs w:val="19"/>
            </w:rPr>
          </w:rPrChange>
        </w:rPr>
        <w:t xml:space="preserve">    </w:t>
      </w:r>
      <w:proofErr w:type="spellStart"/>
      <w:r w:rsidR="001F5956" w:rsidRPr="003D36FB">
        <w:rPr>
          <w:rFonts w:ascii="Consolas" w:hAnsi="Consolas" w:cs="Consolas"/>
          <w:color w:val="0000FF"/>
          <w:sz w:val="16"/>
          <w:szCs w:val="19"/>
          <w:rPrChange w:id="1342" w:author="Author">
            <w:rPr>
              <w:rFonts w:ascii="Consolas" w:hAnsi="Consolas" w:cs="Consolas"/>
              <w:color w:val="0000FF"/>
              <w:sz w:val="19"/>
              <w:szCs w:val="19"/>
            </w:rPr>
          </w:rPrChange>
        </w:rPr>
        <w:t>var</w:t>
      </w:r>
      <w:proofErr w:type="spellEnd"/>
      <w:r w:rsidR="001F5956" w:rsidRPr="003D36FB">
        <w:rPr>
          <w:rFonts w:ascii="Consolas" w:hAnsi="Consolas" w:cs="Consolas"/>
          <w:sz w:val="16"/>
          <w:szCs w:val="19"/>
          <w:rPrChange w:id="1343" w:author="Author">
            <w:rPr>
              <w:rFonts w:ascii="Consolas" w:hAnsi="Consolas" w:cs="Consolas"/>
              <w:sz w:val="19"/>
              <w:szCs w:val="19"/>
            </w:rPr>
          </w:rPrChange>
        </w:rPr>
        <w:t xml:space="preserve"> </w:t>
      </w:r>
      <w:proofErr w:type="spellStart"/>
      <w:r w:rsidR="001F5956" w:rsidRPr="003D36FB">
        <w:rPr>
          <w:rFonts w:ascii="Consolas" w:hAnsi="Consolas" w:cs="Consolas"/>
          <w:sz w:val="16"/>
          <w:szCs w:val="19"/>
          <w:rPrChange w:id="1344" w:author="Author">
            <w:rPr>
              <w:rFonts w:ascii="Consolas" w:hAnsi="Consolas" w:cs="Consolas"/>
              <w:sz w:val="19"/>
              <w:szCs w:val="19"/>
            </w:rPr>
          </w:rPrChange>
        </w:rPr>
        <w:t>frm</w:t>
      </w:r>
      <w:proofErr w:type="spellEnd"/>
      <w:r w:rsidR="001F5956" w:rsidRPr="003D36FB">
        <w:rPr>
          <w:rFonts w:ascii="Consolas" w:hAnsi="Consolas" w:cs="Consolas"/>
          <w:sz w:val="16"/>
          <w:szCs w:val="19"/>
          <w:rPrChange w:id="1345" w:author="Author">
            <w:rPr>
              <w:rFonts w:ascii="Consolas" w:hAnsi="Consolas" w:cs="Consolas"/>
              <w:sz w:val="19"/>
              <w:szCs w:val="19"/>
            </w:rPr>
          </w:rPrChange>
        </w:rPr>
        <w:t xml:space="preserve"> = </w:t>
      </w:r>
      <w:r w:rsidR="001F5956" w:rsidRPr="003D36FB">
        <w:rPr>
          <w:rFonts w:ascii="Consolas" w:hAnsi="Consolas" w:cs="Consolas"/>
          <w:color w:val="0000FF"/>
          <w:sz w:val="16"/>
          <w:szCs w:val="19"/>
          <w:rPrChange w:id="1346" w:author="Author">
            <w:rPr>
              <w:rFonts w:ascii="Consolas" w:hAnsi="Consolas" w:cs="Consolas"/>
              <w:color w:val="0000FF"/>
              <w:sz w:val="19"/>
              <w:szCs w:val="19"/>
            </w:rPr>
          </w:rPrChange>
        </w:rPr>
        <w:t>new</w:t>
      </w:r>
      <w:r w:rsidR="001F5956" w:rsidRPr="003D36FB">
        <w:rPr>
          <w:rFonts w:ascii="Consolas" w:hAnsi="Consolas" w:cs="Consolas"/>
          <w:sz w:val="16"/>
          <w:szCs w:val="19"/>
          <w:rPrChange w:id="1347" w:author="Author">
            <w:rPr>
              <w:rFonts w:ascii="Consolas" w:hAnsi="Consolas" w:cs="Consolas"/>
              <w:sz w:val="19"/>
              <w:szCs w:val="19"/>
            </w:rPr>
          </w:rPrChange>
        </w:rPr>
        <w:t xml:space="preserve"> </w:t>
      </w:r>
      <w:r w:rsidR="001F5956" w:rsidRPr="003D36FB">
        <w:rPr>
          <w:rFonts w:ascii="Consolas" w:hAnsi="Consolas" w:cs="Consolas"/>
          <w:color w:val="2B91AF"/>
          <w:sz w:val="16"/>
          <w:szCs w:val="19"/>
          <w:rPrChange w:id="1348" w:author="Author">
            <w:rPr>
              <w:rFonts w:ascii="Consolas" w:hAnsi="Consolas" w:cs="Consolas"/>
              <w:color w:val="2B91AF"/>
              <w:sz w:val="19"/>
              <w:szCs w:val="19"/>
            </w:rPr>
          </w:rPrChange>
        </w:rPr>
        <w:t>Form</w:t>
      </w:r>
      <w:ins w:id="1349" w:author="Author">
        <w:r w:rsidR="007B7474" w:rsidRPr="003D36FB">
          <w:rPr>
            <w:rFonts w:ascii="Consolas" w:hAnsi="Consolas" w:cs="Consolas"/>
            <w:color w:val="2B91AF"/>
            <w:sz w:val="16"/>
            <w:szCs w:val="19"/>
            <w:rPrChange w:id="1350" w:author="Author">
              <w:rPr>
                <w:rFonts w:ascii="Consolas" w:hAnsi="Consolas" w:cs="Consolas"/>
                <w:color w:val="2B91AF"/>
                <w:sz w:val="19"/>
                <w:szCs w:val="19"/>
              </w:rPr>
            </w:rPrChange>
          </w:rPr>
          <w:br/>
        </w:r>
      </w:ins>
      <w:r w:rsidR="00A96EB1" w:rsidRPr="003D36FB">
        <w:rPr>
          <w:rFonts w:ascii="Consolas" w:hAnsi="Consolas" w:cs="Consolas"/>
          <w:sz w:val="16"/>
          <w:szCs w:val="19"/>
          <w:rPrChange w:id="1351" w:author="Author">
            <w:rPr>
              <w:rFonts w:ascii="Consolas" w:hAnsi="Consolas" w:cs="Consolas"/>
              <w:sz w:val="19"/>
              <w:szCs w:val="19"/>
            </w:rPr>
          </w:rPrChange>
        </w:rPr>
        <w:t xml:space="preserve"> </w:t>
      </w:r>
      <w:ins w:id="1352" w:author="Author">
        <w:r w:rsidR="007B7474" w:rsidRPr="003D36FB">
          <w:rPr>
            <w:rFonts w:ascii="Consolas" w:hAnsi="Consolas" w:cs="Consolas"/>
            <w:sz w:val="16"/>
            <w:szCs w:val="19"/>
            <w:rPrChange w:id="1353" w:author="Author">
              <w:rPr>
                <w:rFonts w:ascii="Consolas" w:hAnsi="Consolas" w:cs="Consolas"/>
                <w:sz w:val="19"/>
                <w:szCs w:val="19"/>
              </w:rPr>
            </w:rPrChange>
          </w:rPr>
          <w:t xml:space="preserve">   </w:t>
        </w:r>
      </w:ins>
      <w:r w:rsidR="00A96EB1" w:rsidRPr="003D36FB">
        <w:rPr>
          <w:rFonts w:ascii="Consolas" w:hAnsi="Consolas" w:cs="Consolas"/>
          <w:sz w:val="16"/>
          <w:szCs w:val="19"/>
          <w:rPrChange w:id="1354" w:author="Author">
            <w:rPr>
              <w:rFonts w:ascii="Consolas" w:hAnsi="Consolas" w:cs="Consolas"/>
              <w:sz w:val="19"/>
              <w:szCs w:val="19"/>
            </w:rPr>
          </w:rPrChange>
        </w:rPr>
        <w:t>{</w:t>
      </w:r>
      <w:r w:rsidR="00A96EB1" w:rsidRPr="003D36FB">
        <w:rPr>
          <w:rFonts w:ascii="Consolas" w:hAnsi="Consolas" w:cs="Consolas"/>
          <w:sz w:val="16"/>
          <w:szCs w:val="19"/>
          <w:rPrChange w:id="1355" w:author="Author">
            <w:rPr>
              <w:rFonts w:ascii="Consolas" w:hAnsi="Consolas" w:cs="Consolas"/>
              <w:sz w:val="19"/>
              <w:szCs w:val="19"/>
            </w:rPr>
          </w:rPrChange>
        </w:rPr>
        <w:br/>
        <w:t xml:space="preserve">        Controls = { </w:t>
      </w:r>
      <w:proofErr w:type="spellStart"/>
      <w:r w:rsidR="00A96EB1" w:rsidRPr="003D36FB">
        <w:rPr>
          <w:rFonts w:ascii="Consolas" w:hAnsi="Consolas" w:cs="Consolas"/>
          <w:sz w:val="16"/>
          <w:szCs w:val="19"/>
          <w:rPrChange w:id="1356" w:author="Author">
            <w:rPr>
              <w:rFonts w:ascii="Consolas" w:hAnsi="Consolas" w:cs="Consolas"/>
              <w:sz w:val="19"/>
              <w:szCs w:val="19"/>
            </w:rPr>
          </w:rPrChange>
        </w:rPr>
        <w:t>lbl</w:t>
      </w:r>
      <w:proofErr w:type="spellEnd"/>
      <w:r w:rsidR="00A96EB1" w:rsidRPr="003D36FB">
        <w:rPr>
          <w:rFonts w:ascii="Consolas" w:hAnsi="Consolas" w:cs="Consolas"/>
          <w:sz w:val="16"/>
          <w:szCs w:val="19"/>
          <w:rPrChange w:id="1357" w:author="Author">
            <w:rPr>
              <w:rFonts w:ascii="Consolas" w:hAnsi="Consolas" w:cs="Consolas"/>
              <w:sz w:val="19"/>
              <w:szCs w:val="19"/>
            </w:rPr>
          </w:rPrChange>
        </w:rPr>
        <w:t xml:space="preserve"> }</w:t>
      </w:r>
      <w:r w:rsidR="00A96EB1" w:rsidRPr="003D36FB">
        <w:rPr>
          <w:rFonts w:ascii="Consolas" w:hAnsi="Consolas" w:cs="Consolas"/>
          <w:sz w:val="16"/>
          <w:szCs w:val="19"/>
          <w:rPrChange w:id="1358" w:author="Author">
            <w:rPr>
              <w:rFonts w:ascii="Consolas" w:hAnsi="Consolas" w:cs="Consolas"/>
              <w:sz w:val="19"/>
              <w:szCs w:val="19"/>
            </w:rPr>
          </w:rPrChange>
        </w:rPr>
        <w:br/>
        <w:t xml:space="preserve">    }</w:t>
      </w:r>
      <w:r w:rsidR="001F5956" w:rsidRPr="003D36FB">
        <w:rPr>
          <w:rFonts w:ascii="Consolas" w:hAnsi="Consolas" w:cs="Consolas"/>
          <w:sz w:val="16"/>
          <w:szCs w:val="19"/>
          <w:rPrChange w:id="1359" w:author="Author">
            <w:rPr>
              <w:rFonts w:ascii="Consolas" w:hAnsi="Consolas" w:cs="Consolas"/>
              <w:sz w:val="19"/>
              <w:szCs w:val="19"/>
            </w:rPr>
          </w:rPrChange>
        </w:rPr>
        <w:t>;</w:t>
      </w:r>
      <w:r w:rsidR="00BD04DD" w:rsidRPr="003D36FB">
        <w:rPr>
          <w:rFonts w:ascii="Consolas" w:hAnsi="Consolas" w:cs="Consolas"/>
          <w:sz w:val="16"/>
          <w:szCs w:val="19"/>
          <w:rPrChange w:id="1360" w:author="Author">
            <w:rPr>
              <w:rFonts w:ascii="Consolas" w:hAnsi="Consolas" w:cs="Consolas"/>
              <w:sz w:val="19"/>
              <w:szCs w:val="19"/>
            </w:rPr>
          </w:rPrChange>
        </w:rPr>
        <w:br/>
      </w:r>
      <w:r w:rsidR="001F5956" w:rsidRPr="003D36FB">
        <w:rPr>
          <w:rFonts w:ascii="Consolas" w:hAnsi="Consolas" w:cs="Consolas"/>
          <w:sz w:val="16"/>
          <w:szCs w:val="19"/>
          <w:rPrChange w:id="1361" w:author="Author">
            <w:rPr>
              <w:rFonts w:ascii="Consolas" w:hAnsi="Consolas" w:cs="Consolas"/>
              <w:sz w:val="19"/>
              <w:szCs w:val="19"/>
            </w:rPr>
          </w:rPrChange>
        </w:rPr>
        <w:br/>
        <w:t xml:space="preserve">    </w:t>
      </w:r>
      <w:proofErr w:type="spellStart"/>
      <w:r w:rsidR="001F5956" w:rsidRPr="003D36FB">
        <w:rPr>
          <w:rFonts w:ascii="Consolas" w:hAnsi="Consolas" w:cs="Consolas"/>
          <w:sz w:val="16"/>
          <w:szCs w:val="19"/>
          <w:rPrChange w:id="1362" w:author="Author">
            <w:rPr>
              <w:rFonts w:ascii="Consolas" w:hAnsi="Consolas" w:cs="Consolas"/>
              <w:sz w:val="19"/>
              <w:szCs w:val="19"/>
            </w:rPr>
          </w:rPrChange>
        </w:rPr>
        <w:t>frm.MouseMove</w:t>
      </w:r>
      <w:proofErr w:type="spellEnd"/>
      <w:r w:rsidR="001F5956" w:rsidRPr="003D36FB">
        <w:rPr>
          <w:rFonts w:ascii="Consolas" w:hAnsi="Consolas" w:cs="Consolas"/>
          <w:sz w:val="16"/>
          <w:szCs w:val="19"/>
          <w:rPrChange w:id="1363" w:author="Author">
            <w:rPr>
              <w:rFonts w:ascii="Consolas" w:hAnsi="Consolas" w:cs="Consolas"/>
              <w:sz w:val="19"/>
              <w:szCs w:val="19"/>
            </w:rPr>
          </w:rPrChange>
        </w:rPr>
        <w:t xml:space="preserve"> += (sender, </w:t>
      </w:r>
      <w:proofErr w:type="spellStart"/>
      <w:ins w:id="1364" w:author="Author">
        <w:r w:rsidR="00E14EF1" w:rsidRPr="003D36FB">
          <w:rPr>
            <w:rFonts w:ascii="Consolas" w:hAnsi="Consolas" w:cs="Consolas"/>
            <w:sz w:val="16"/>
            <w:szCs w:val="19"/>
            <w:rPrChange w:id="1365" w:author="Author">
              <w:rPr>
                <w:rFonts w:ascii="Consolas" w:hAnsi="Consolas" w:cs="Consolas"/>
                <w:sz w:val="19"/>
                <w:szCs w:val="19"/>
              </w:rPr>
            </w:rPrChange>
          </w:rPr>
          <w:t>evA</w:t>
        </w:r>
      </w:ins>
      <w:del w:id="1366" w:author="Author">
        <w:r w:rsidR="001F5956" w:rsidRPr="003D36FB" w:rsidDel="00E14EF1">
          <w:rPr>
            <w:rFonts w:ascii="Consolas" w:hAnsi="Consolas" w:cs="Consolas"/>
            <w:sz w:val="16"/>
            <w:szCs w:val="19"/>
            <w:rPrChange w:id="1367" w:author="Author">
              <w:rPr>
                <w:rFonts w:ascii="Consolas" w:hAnsi="Consolas" w:cs="Consolas"/>
                <w:sz w:val="19"/>
                <w:szCs w:val="19"/>
              </w:rPr>
            </w:rPrChange>
          </w:rPr>
          <w:delText>a</w:delText>
        </w:r>
      </w:del>
      <w:r w:rsidR="001F5956" w:rsidRPr="003D36FB">
        <w:rPr>
          <w:rFonts w:ascii="Consolas" w:hAnsi="Consolas" w:cs="Consolas"/>
          <w:sz w:val="16"/>
          <w:szCs w:val="19"/>
          <w:rPrChange w:id="1368" w:author="Author">
            <w:rPr>
              <w:rFonts w:ascii="Consolas" w:hAnsi="Consolas" w:cs="Consolas"/>
              <w:sz w:val="19"/>
              <w:szCs w:val="19"/>
            </w:rPr>
          </w:rPrChange>
        </w:rPr>
        <w:t>rgs</w:t>
      </w:r>
      <w:proofErr w:type="spellEnd"/>
      <w:r w:rsidR="001F5956" w:rsidRPr="003D36FB">
        <w:rPr>
          <w:rFonts w:ascii="Consolas" w:hAnsi="Consolas" w:cs="Consolas"/>
          <w:sz w:val="16"/>
          <w:szCs w:val="19"/>
          <w:rPrChange w:id="1369" w:author="Author">
            <w:rPr>
              <w:rFonts w:ascii="Consolas" w:hAnsi="Consolas" w:cs="Consolas"/>
              <w:sz w:val="19"/>
              <w:szCs w:val="19"/>
            </w:rPr>
          </w:rPrChange>
        </w:rPr>
        <w:t>) =&gt;</w:t>
      </w:r>
      <w:ins w:id="1370" w:author="Author">
        <w:r w:rsidR="007B7474" w:rsidRPr="003D36FB">
          <w:rPr>
            <w:rFonts w:ascii="Consolas" w:hAnsi="Consolas" w:cs="Consolas"/>
            <w:sz w:val="16"/>
            <w:szCs w:val="19"/>
            <w:rPrChange w:id="1371" w:author="Author">
              <w:rPr>
                <w:rFonts w:ascii="Consolas" w:hAnsi="Consolas" w:cs="Consolas"/>
                <w:sz w:val="19"/>
                <w:szCs w:val="19"/>
              </w:rPr>
            </w:rPrChange>
          </w:rPr>
          <w:br/>
          <w:t xml:space="preserve">   </w:t>
        </w:r>
      </w:ins>
      <w:r w:rsidR="00A673C7" w:rsidRPr="003D36FB">
        <w:rPr>
          <w:rFonts w:ascii="Consolas" w:hAnsi="Consolas" w:cs="Consolas"/>
          <w:sz w:val="16"/>
          <w:szCs w:val="19"/>
          <w:rPrChange w:id="1372" w:author="Author">
            <w:rPr>
              <w:rFonts w:ascii="Consolas" w:hAnsi="Consolas" w:cs="Consolas"/>
              <w:sz w:val="19"/>
              <w:szCs w:val="19"/>
            </w:rPr>
          </w:rPrChange>
        </w:rPr>
        <w:t xml:space="preserve"> </w:t>
      </w:r>
      <w:r w:rsidR="001F5956" w:rsidRPr="003D36FB">
        <w:rPr>
          <w:rFonts w:ascii="Consolas" w:hAnsi="Consolas" w:cs="Consolas"/>
          <w:sz w:val="16"/>
          <w:szCs w:val="19"/>
          <w:rPrChange w:id="1373" w:author="Author">
            <w:rPr>
              <w:rFonts w:ascii="Consolas" w:hAnsi="Consolas" w:cs="Consolas"/>
              <w:sz w:val="19"/>
              <w:szCs w:val="19"/>
            </w:rPr>
          </w:rPrChange>
        </w:rPr>
        <w:t>{</w:t>
      </w:r>
      <w:r w:rsidR="001F5956" w:rsidRPr="003D36FB">
        <w:rPr>
          <w:rFonts w:ascii="Consolas" w:hAnsi="Consolas" w:cs="Consolas"/>
          <w:sz w:val="16"/>
          <w:szCs w:val="19"/>
          <w:rPrChange w:id="1374" w:author="Author">
            <w:rPr>
              <w:rFonts w:ascii="Consolas" w:hAnsi="Consolas" w:cs="Consolas"/>
              <w:sz w:val="19"/>
              <w:szCs w:val="19"/>
            </w:rPr>
          </w:rPrChange>
        </w:rPr>
        <w:br/>
        <w:t xml:space="preserve">        </w:t>
      </w:r>
      <w:proofErr w:type="spellStart"/>
      <w:r w:rsidR="00A96EB1" w:rsidRPr="003D36FB">
        <w:rPr>
          <w:rFonts w:ascii="Consolas" w:hAnsi="Consolas" w:cs="Consolas"/>
          <w:sz w:val="16"/>
          <w:szCs w:val="19"/>
          <w:rPrChange w:id="1375" w:author="Author">
            <w:rPr>
              <w:rFonts w:ascii="Consolas" w:hAnsi="Consolas" w:cs="Consolas"/>
              <w:sz w:val="19"/>
              <w:szCs w:val="19"/>
            </w:rPr>
          </w:rPrChange>
        </w:rPr>
        <w:t>lbl</w:t>
      </w:r>
      <w:r w:rsidR="00453AFB" w:rsidRPr="003D36FB">
        <w:rPr>
          <w:rFonts w:ascii="Consolas" w:hAnsi="Consolas" w:cs="Consolas"/>
          <w:sz w:val="16"/>
          <w:szCs w:val="19"/>
          <w:rPrChange w:id="1376" w:author="Author">
            <w:rPr>
              <w:rFonts w:ascii="Consolas" w:hAnsi="Consolas" w:cs="Consolas"/>
              <w:sz w:val="19"/>
              <w:szCs w:val="19"/>
            </w:rPr>
          </w:rPrChange>
        </w:rPr>
        <w:t>.Text</w:t>
      </w:r>
      <w:proofErr w:type="spellEnd"/>
      <w:r w:rsidR="00453AFB" w:rsidRPr="003D36FB">
        <w:rPr>
          <w:rFonts w:ascii="Consolas" w:hAnsi="Consolas" w:cs="Consolas"/>
          <w:sz w:val="16"/>
          <w:szCs w:val="19"/>
          <w:rPrChange w:id="1377" w:author="Author">
            <w:rPr>
              <w:rFonts w:ascii="Consolas" w:hAnsi="Consolas" w:cs="Consolas"/>
              <w:sz w:val="19"/>
              <w:szCs w:val="19"/>
            </w:rPr>
          </w:rPrChange>
        </w:rPr>
        <w:t xml:space="preserve"> = </w:t>
      </w:r>
      <w:proofErr w:type="spellStart"/>
      <w:ins w:id="1378" w:author="Author">
        <w:r w:rsidR="00E14EF1" w:rsidRPr="003D36FB">
          <w:rPr>
            <w:rFonts w:ascii="Consolas" w:hAnsi="Consolas" w:cs="Consolas"/>
            <w:sz w:val="16"/>
            <w:szCs w:val="19"/>
            <w:rPrChange w:id="1379" w:author="Author">
              <w:rPr>
                <w:rFonts w:ascii="Consolas" w:hAnsi="Consolas" w:cs="Consolas"/>
                <w:sz w:val="19"/>
                <w:szCs w:val="19"/>
              </w:rPr>
            </w:rPrChange>
          </w:rPr>
          <w:t>evA</w:t>
        </w:r>
      </w:ins>
      <w:del w:id="1380" w:author="Author">
        <w:r w:rsidR="00453AFB" w:rsidRPr="003D36FB" w:rsidDel="00E14EF1">
          <w:rPr>
            <w:rFonts w:ascii="Consolas" w:hAnsi="Consolas" w:cs="Consolas"/>
            <w:sz w:val="16"/>
            <w:szCs w:val="19"/>
            <w:rPrChange w:id="1381" w:author="Author">
              <w:rPr>
                <w:rFonts w:ascii="Consolas" w:hAnsi="Consolas" w:cs="Consolas"/>
                <w:sz w:val="19"/>
                <w:szCs w:val="19"/>
              </w:rPr>
            </w:rPrChange>
          </w:rPr>
          <w:delText>a</w:delText>
        </w:r>
      </w:del>
      <w:r w:rsidR="001F5956" w:rsidRPr="003D36FB">
        <w:rPr>
          <w:rFonts w:ascii="Consolas" w:hAnsi="Consolas" w:cs="Consolas"/>
          <w:sz w:val="16"/>
          <w:szCs w:val="19"/>
          <w:rPrChange w:id="1382" w:author="Author">
            <w:rPr>
              <w:rFonts w:ascii="Consolas" w:hAnsi="Consolas" w:cs="Consolas"/>
              <w:sz w:val="19"/>
              <w:szCs w:val="19"/>
            </w:rPr>
          </w:rPrChange>
        </w:rPr>
        <w:t>rgs.Location</w:t>
      </w:r>
      <w:r w:rsidR="00453AFB" w:rsidRPr="003D36FB">
        <w:rPr>
          <w:rFonts w:ascii="Consolas" w:hAnsi="Consolas" w:cs="Consolas"/>
          <w:sz w:val="16"/>
          <w:szCs w:val="19"/>
          <w:rPrChange w:id="1383" w:author="Author">
            <w:rPr>
              <w:rFonts w:ascii="Consolas" w:hAnsi="Consolas" w:cs="Consolas"/>
              <w:sz w:val="19"/>
              <w:szCs w:val="19"/>
            </w:rPr>
          </w:rPrChange>
        </w:rPr>
        <w:t>.ToString</w:t>
      </w:r>
      <w:proofErr w:type="spellEnd"/>
      <w:r w:rsidR="00453AFB" w:rsidRPr="003D36FB">
        <w:rPr>
          <w:rFonts w:ascii="Consolas" w:hAnsi="Consolas" w:cs="Consolas"/>
          <w:sz w:val="16"/>
          <w:szCs w:val="19"/>
          <w:rPrChange w:id="1384" w:author="Author">
            <w:rPr>
              <w:rFonts w:ascii="Consolas" w:hAnsi="Consolas" w:cs="Consolas"/>
              <w:sz w:val="19"/>
              <w:szCs w:val="19"/>
            </w:rPr>
          </w:rPrChange>
        </w:rPr>
        <w:t>()</w:t>
      </w:r>
      <w:r w:rsidR="001F5956" w:rsidRPr="003D36FB">
        <w:rPr>
          <w:rFonts w:ascii="Consolas" w:hAnsi="Consolas" w:cs="Consolas"/>
          <w:sz w:val="16"/>
          <w:szCs w:val="19"/>
          <w:rPrChange w:id="1385" w:author="Author">
            <w:rPr>
              <w:rFonts w:ascii="Consolas" w:hAnsi="Consolas" w:cs="Consolas"/>
              <w:sz w:val="19"/>
              <w:szCs w:val="19"/>
            </w:rPr>
          </w:rPrChange>
        </w:rPr>
        <w:t>;</w:t>
      </w:r>
      <w:r w:rsidR="008A04B9" w:rsidRPr="003D36FB">
        <w:rPr>
          <w:rFonts w:ascii="Consolas" w:hAnsi="Consolas" w:cs="Consolas"/>
          <w:sz w:val="16"/>
          <w:szCs w:val="19"/>
          <w:rPrChange w:id="1386" w:author="Author">
            <w:rPr>
              <w:rFonts w:ascii="Consolas" w:hAnsi="Consolas" w:cs="Consolas"/>
              <w:sz w:val="19"/>
              <w:szCs w:val="19"/>
            </w:rPr>
          </w:rPrChange>
        </w:rPr>
        <w:t xml:space="preserve">  </w:t>
      </w:r>
      <w:r w:rsidR="008A04B9" w:rsidRPr="003D36FB">
        <w:rPr>
          <w:rFonts w:ascii="Consolas" w:hAnsi="Consolas" w:cs="Consolas"/>
          <w:color w:val="008000"/>
          <w:sz w:val="16"/>
          <w:szCs w:val="19"/>
          <w:rPrChange w:id="1387" w:author="Author">
            <w:rPr>
              <w:rFonts w:ascii="Consolas" w:hAnsi="Consolas" w:cs="Consolas"/>
              <w:color w:val="008000"/>
              <w:sz w:val="19"/>
              <w:szCs w:val="19"/>
            </w:rPr>
          </w:rPrChange>
        </w:rPr>
        <w:t>// This has become a position-tracking label.</w:t>
      </w:r>
      <w:r w:rsidR="001F5956" w:rsidRPr="003D36FB">
        <w:rPr>
          <w:rFonts w:ascii="Consolas" w:hAnsi="Consolas" w:cs="Consolas"/>
          <w:sz w:val="16"/>
          <w:szCs w:val="19"/>
          <w:rPrChange w:id="1388" w:author="Author">
            <w:rPr>
              <w:rFonts w:ascii="Consolas" w:hAnsi="Consolas" w:cs="Consolas"/>
              <w:sz w:val="19"/>
              <w:szCs w:val="19"/>
            </w:rPr>
          </w:rPrChange>
        </w:rPr>
        <w:br/>
        <w:t xml:space="preserve">    };</w:t>
      </w:r>
      <w:r w:rsidR="001F5956" w:rsidRPr="003D36FB">
        <w:rPr>
          <w:rFonts w:ascii="Consolas" w:hAnsi="Consolas" w:cs="Consolas"/>
          <w:sz w:val="16"/>
          <w:szCs w:val="19"/>
          <w:rPrChange w:id="1389" w:author="Author">
            <w:rPr>
              <w:rFonts w:ascii="Consolas" w:hAnsi="Consolas" w:cs="Consolas"/>
              <w:sz w:val="19"/>
              <w:szCs w:val="19"/>
            </w:rPr>
          </w:rPrChange>
        </w:rPr>
        <w:br/>
      </w:r>
      <w:r w:rsidR="001F5956" w:rsidRPr="003D36FB">
        <w:rPr>
          <w:rFonts w:ascii="Consolas" w:hAnsi="Consolas" w:cs="Consolas"/>
          <w:sz w:val="16"/>
          <w:szCs w:val="19"/>
          <w:rPrChange w:id="1390" w:author="Author">
            <w:rPr>
              <w:rFonts w:ascii="Consolas" w:hAnsi="Consolas" w:cs="Consolas"/>
              <w:sz w:val="19"/>
              <w:szCs w:val="19"/>
            </w:rPr>
          </w:rPrChange>
        </w:rPr>
        <w:br/>
        <w:t xml:space="preserve">    </w:t>
      </w:r>
      <w:proofErr w:type="spellStart"/>
      <w:proofErr w:type="gramStart"/>
      <w:r w:rsidR="001F5956" w:rsidRPr="003D36FB">
        <w:rPr>
          <w:rFonts w:ascii="Consolas" w:hAnsi="Consolas" w:cs="Consolas"/>
          <w:color w:val="2B91AF"/>
          <w:sz w:val="16"/>
          <w:szCs w:val="19"/>
          <w:rPrChange w:id="1391" w:author="Author">
            <w:rPr>
              <w:rFonts w:ascii="Consolas" w:hAnsi="Consolas" w:cs="Consolas"/>
              <w:color w:val="2B91AF"/>
              <w:sz w:val="19"/>
              <w:szCs w:val="19"/>
            </w:rPr>
          </w:rPrChange>
        </w:rPr>
        <w:t>Application</w:t>
      </w:r>
      <w:r w:rsidR="001F5956" w:rsidRPr="003D36FB">
        <w:rPr>
          <w:rFonts w:ascii="Consolas" w:hAnsi="Consolas" w:cs="Consolas"/>
          <w:sz w:val="16"/>
          <w:szCs w:val="19"/>
          <w:rPrChange w:id="1392" w:author="Author">
            <w:rPr>
              <w:rFonts w:ascii="Consolas" w:hAnsi="Consolas" w:cs="Consolas"/>
              <w:sz w:val="19"/>
              <w:szCs w:val="19"/>
            </w:rPr>
          </w:rPrChange>
        </w:rPr>
        <w:t>.Run</w:t>
      </w:r>
      <w:proofErr w:type="spellEnd"/>
      <w:r w:rsidR="001F5956" w:rsidRPr="003D36FB">
        <w:rPr>
          <w:rFonts w:ascii="Consolas" w:hAnsi="Consolas" w:cs="Consolas"/>
          <w:sz w:val="16"/>
          <w:szCs w:val="19"/>
          <w:rPrChange w:id="1393" w:author="Author">
            <w:rPr>
              <w:rFonts w:ascii="Consolas" w:hAnsi="Consolas" w:cs="Consolas"/>
              <w:sz w:val="19"/>
              <w:szCs w:val="19"/>
            </w:rPr>
          </w:rPrChange>
        </w:rPr>
        <w:t>(</w:t>
      </w:r>
      <w:proofErr w:type="spellStart"/>
      <w:proofErr w:type="gramEnd"/>
      <w:r w:rsidR="001F5956" w:rsidRPr="003D36FB">
        <w:rPr>
          <w:rFonts w:ascii="Consolas" w:hAnsi="Consolas" w:cs="Consolas"/>
          <w:sz w:val="16"/>
          <w:szCs w:val="19"/>
          <w:rPrChange w:id="1394" w:author="Author">
            <w:rPr>
              <w:rFonts w:ascii="Consolas" w:hAnsi="Consolas" w:cs="Consolas"/>
              <w:sz w:val="19"/>
              <w:szCs w:val="19"/>
            </w:rPr>
          </w:rPrChange>
        </w:rPr>
        <w:t>frm</w:t>
      </w:r>
      <w:proofErr w:type="spellEnd"/>
      <w:r w:rsidR="001F5956" w:rsidRPr="003D36FB">
        <w:rPr>
          <w:rFonts w:ascii="Consolas" w:hAnsi="Consolas" w:cs="Consolas"/>
          <w:sz w:val="16"/>
          <w:szCs w:val="19"/>
          <w:rPrChange w:id="1395" w:author="Author">
            <w:rPr>
              <w:rFonts w:ascii="Consolas" w:hAnsi="Consolas" w:cs="Consolas"/>
              <w:sz w:val="19"/>
              <w:szCs w:val="19"/>
            </w:rPr>
          </w:rPrChange>
        </w:rPr>
        <w:t>);</w:t>
      </w:r>
      <w:r w:rsidR="00077E13" w:rsidRPr="003D36FB">
        <w:rPr>
          <w:rFonts w:ascii="Consolas" w:hAnsi="Consolas" w:cs="Consolas"/>
          <w:sz w:val="16"/>
          <w:szCs w:val="19"/>
          <w:rPrChange w:id="1396" w:author="Author">
            <w:rPr>
              <w:rFonts w:ascii="Consolas" w:hAnsi="Consolas" w:cs="Consolas"/>
              <w:sz w:val="19"/>
              <w:szCs w:val="19"/>
            </w:rPr>
          </w:rPrChange>
        </w:rPr>
        <w:br/>
      </w:r>
      <w:r w:rsidR="00077E13" w:rsidRPr="003D36FB">
        <w:rPr>
          <w:rFonts w:ascii="Consolas" w:hAnsi="Consolas" w:cs="Consolas"/>
          <w:sz w:val="16"/>
          <w:szCs w:val="19"/>
          <w:rPrChange w:id="1397" w:author="Author">
            <w:rPr>
              <w:rFonts w:ascii="Consolas" w:hAnsi="Consolas" w:cs="Consolas"/>
              <w:sz w:val="19"/>
              <w:szCs w:val="19"/>
            </w:rPr>
          </w:rPrChange>
        </w:rPr>
        <w:br/>
        <w:t xml:space="preserve">    </w:t>
      </w:r>
      <w:r w:rsidR="00077E13" w:rsidRPr="003D36FB">
        <w:rPr>
          <w:rFonts w:ascii="Consolas" w:hAnsi="Consolas" w:cs="Consolas"/>
          <w:color w:val="008000"/>
          <w:sz w:val="16"/>
          <w:szCs w:val="19"/>
          <w:rPrChange w:id="1398" w:author="Author">
            <w:rPr>
              <w:rFonts w:ascii="Consolas" w:hAnsi="Consolas" w:cs="Consolas"/>
              <w:color w:val="008000"/>
              <w:sz w:val="19"/>
              <w:szCs w:val="19"/>
            </w:rPr>
          </w:rPrChange>
        </w:rPr>
        <w:t>// We’re sloppy and “forget” to detach the handler... This is harder than you may</w:t>
      </w:r>
      <w:r w:rsidR="00077E13" w:rsidRPr="003D36FB">
        <w:rPr>
          <w:rFonts w:ascii="Consolas" w:hAnsi="Consolas" w:cs="Consolas"/>
          <w:color w:val="008000"/>
          <w:sz w:val="16"/>
          <w:szCs w:val="19"/>
          <w:rPrChange w:id="1399" w:author="Author">
            <w:rPr>
              <w:rFonts w:ascii="Consolas" w:hAnsi="Consolas" w:cs="Consolas"/>
              <w:color w:val="008000"/>
              <w:sz w:val="19"/>
              <w:szCs w:val="19"/>
            </w:rPr>
          </w:rPrChange>
        </w:rPr>
        <w:br/>
        <w:t xml:space="preserve">    // expect due to the use of a lambda expression (see point 4 below).</w:t>
      </w:r>
      <w:r w:rsidR="001F5956" w:rsidRPr="003D36FB">
        <w:rPr>
          <w:rFonts w:ascii="Consolas" w:hAnsi="Consolas" w:cs="Consolas"/>
          <w:color w:val="008000"/>
          <w:sz w:val="16"/>
          <w:szCs w:val="19"/>
          <w:rPrChange w:id="1400" w:author="Author">
            <w:rPr>
              <w:rFonts w:ascii="Consolas" w:hAnsi="Consolas" w:cs="Consolas"/>
              <w:color w:val="008000"/>
              <w:sz w:val="19"/>
              <w:szCs w:val="19"/>
            </w:rPr>
          </w:rPrChange>
        </w:rPr>
        <w:br/>
      </w:r>
      <w:r w:rsidR="001F5956" w:rsidRPr="003D36FB">
        <w:rPr>
          <w:sz w:val="18"/>
          <w:rPrChange w:id="1401" w:author="Author">
            <w:rPr/>
          </w:rPrChange>
        </w:rPr>
        <w:br/>
        <w:t>While this works great, there are a number of limitations associated with classic .NET events:</w:t>
      </w:r>
      <w:r w:rsidR="001F5956" w:rsidRPr="003D36FB">
        <w:rPr>
          <w:sz w:val="18"/>
          <w:rPrChange w:id="1402" w:author="Author">
            <w:rPr/>
          </w:rPrChange>
        </w:rPr>
        <w:br/>
      </w:r>
    </w:p>
    <w:p w:rsidR="001F5956" w:rsidRPr="003D36FB" w:rsidRDefault="001F5956" w:rsidP="001F5956">
      <w:pPr>
        <w:pStyle w:val="ListParagraph"/>
        <w:numPr>
          <w:ilvl w:val="1"/>
          <w:numId w:val="5"/>
        </w:numPr>
        <w:autoSpaceDE w:val="0"/>
        <w:autoSpaceDN w:val="0"/>
        <w:adjustRightInd w:val="0"/>
        <w:spacing w:after="0" w:line="240" w:lineRule="auto"/>
        <w:rPr>
          <w:rFonts w:ascii="Consolas" w:hAnsi="Consolas" w:cs="Consolas"/>
          <w:sz w:val="16"/>
          <w:szCs w:val="19"/>
          <w:rPrChange w:id="1403" w:author="Author">
            <w:rPr>
              <w:rFonts w:ascii="Consolas" w:hAnsi="Consolas" w:cs="Consolas"/>
              <w:sz w:val="19"/>
              <w:szCs w:val="19"/>
            </w:rPr>
          </w:rPrChange>
        </w:rPr>
      </w:pPr>
      <w:r w:rsidRPr="003D36FB">
        <w:rPr>
          <w:sz w:val="18"/>
          <w:rPrChange w:id="1404" w:author="Author">
            <w:rPr/>
          </w:rPrChange>
        </w:rPr>
        <w:t xml:space="preserve">Events are hidden data sources. It requires looking at the handler’s code to see this. Did you ever regard the </w:t>
      </w:r>
      <w:proofErr w:type="spellStart"/>
      <w:r w:rsidRPr="003D36FB">
        <w:rPr>
          <w:sz w:val="18"/>
          <w:rPrChange w:id="1405" w:author="Author">
            <w:rPr/>
          </w:rPrChange>
        </w:rPr>
        <w:t>MouseMove</w:t>
      </w:r>
      <w:proofErr w:type="spellEnd"/>
      <w:r w:rsidRPr="003D36FB">
        <w:rPr>
          <w:sz w:val="18"/>
          <w:rPrChange w:id="1406" w:author="Author">
            <w:rPr/>
          </w:rPrChange>
        </w:rPr>
        <w:t xml:space="preserve"> event as a collection of Point values?</w:t>
      </w:r>
      <w:r w:rsidR="008010B2" w:rsidRPr="003D36FB">
        <w:rPr>
          <w:sz w:val="18"/>
          <w:rPrChange w:id="1407" w:author="Author">
            <w:rPr/>
          </w:rPrChange>
        </w:rPr>
        <w:t xml:space="preserve"> In the world of Rx, we see events as just another concrete form of observable sequences: your mouse is a database of Point values!</w:t>
      </w:r>
    </w:p>
    <w:p w:rsidR="001F5956" w:rsidRPr="003D36FB" w:rsidRDefault="001F5956" w:rsidP="001F5956">
      <w:pPr>
        <w:pStyle w:val="ListParagraph"/>
        <w:numPr>
          <w:ilvl w:val="1"/>
          <w:numId w:val="5"/>
        </w:numPr>
        <w:autoSpaceDE w:val="0"/>
        <w:autoSpaceDN w:val="0"/>
        <w:adjustRightInd w:val="0"/>
        <w:spacing w:after="0" w:line="240" w:lineRule="auto"/>
        <w:rPr>
          <w:rFonts w:ascii="Consolas" w:hAnsi="Consolas" w:cs="Consolas"/>
          <w:sz w:val="16"/>
          <w:szCs w:val="19"/>
          <w:rPrChange w:id="1408" w:author="Author">
            <w:rPr>
              <w:rFonts w:ascii="Consolas" w:hAnsi="Consolas" w:cs="Consolas"/>
              <w:sz w:val="19"/>
              <w:szCs w:val="19"/>
            </w:rPr>
          </w:rPrChange>
        </w:rPr>
      </w:pPr>
      <w:r w:rsidRPr="003D36FB">
        <w:rPr>
          <w:sz w:val="18"/>
          <w:rPrChange w:id="1409" w:author="Author">
            <w:rPr/>
          </w:rPrChange>
        </w:rPr>
        <w:t>Events cannot be handed out, e.g. an event producing Point values cannot be handed out to a GPS service. The deeper reason for this is that events are not first-class objects.</w:t>
      </w:r>
      <w:r w:rsidR="008010B2" w:rsidRPr="003D36FB">
        <w:rPr>
          <w:sz w:val="18"/>
          <w:rPrChange w:id="1410" w:author="Author">
            <w:rPr/>
          </w:rPrChange>
        </w:rPr>
        <w:t xml:space="preserve"> In the world of Rx, each observable sequence is represented using an object that can be passed around or stored.</w:t>
      </w:r>
    </w:p>
    <w:p w:rsidR="008010B2" w:rsidRPr="003D36FB" w:rsidRDefault="008010B2" w:rsidP="001F5956">
      <w:pPr>
        <w:pStyle w:val="ListParagraph"/>
        <w:numPr>
          <w:ilvl w:val="1"/>
          <w:numId w:val="5"/>
        </w:numPr>
        <w:autoSpaceDE w:val="0"/>
        <w:autoSpaceDN w:val="0"/>
        <w:adjustRightInd w:val="0"/>
        <w:spacing w:after="0" w:line="240" w:lineRule="auto"/>
        <w:rPr>
          <w:rFonts w:ascii="Consolas" w:hAnsi="Consolas" w:cs="Consolas"/>
          <w:sz w:val="16"/>
          <w:szCs w:val="19"/>
          <w:rPrChange w:id="1411" w:author="Author">
            <w:rPr>
              <w:rFonts w:ascii="Consolas" w:hAnsi="Consolas" w:cs="Consolas"/>
              <w:sz w:val="19"/>
              <w:szCs w:val="19"/>
            </w:rPr>
          </w:rPrChange>
        </w:rPr>
      </w:pPr>
      <w:r w:rsidRPr="003D36FB">
        <w:rPr>
          <w:sz w:val="18"/>
          <w:rPrChange w:id="1412" w:author="Author">
            <w:rPr/>
          </w:rPrChange>
        </w:rPr>
        <w:t xml:space="preserve">Events cannot be composed easily. For example, you can’t hire a mathematician to write a generic filter operator that will filter an event’s produced data based on a certain criterion. In the world of Rx, due to the first-class object nature of observables, we can provide generic operators like </w:t>
      </w:r>
      <w:proofErr w:type="gramStart"/>
      <w:r w:rsidRPr="003D36FB">
        <w:rPr>
          <w:sz w:val="18"/>
          <w:rPrChange w:id="1413" w:author="Author">
            <w:rPr/>
          </w:rPrChange>
        </w:rPr>
        <w:t>Where</w:t>
      </w:r>
      <w:proofErr w:type="gramEnd"/>
      <w:r w:rsidRPr="003D36FB">
        <w:rPr>
          <w:sz w:val="18"/>
          <w:rPrChange w:id="1414" w:author="Author">
            <w:rPr/>
          </w:rPrChange>
        </w:rPr>
        <w:t>.</w:t>
      </w:r>
    </w:p>
    <w:p w:rsidR="001F5956" w:rsidRPr="003D36FB" w:rsidRDefault="008010B2" w:rsidP="001F5956">
      <w:pPr>
        <w:pStyle w:val="ListParagraph"/>
        <w:numPr>
          <w:ilvl w:val="1"/>
          <w:numId w:val="5"/>
        </w:numPr>
        <w:autoSpaceDE w:val="0"/>
        <w:autoSpaceDN w:val="0"/>
        <w:adjustRightInd w:val="0"/>
        <w:spacing w:after="0" w:line="240" w:lineRule="auto"/>
        <w:rPr>
          <w:rFonts w:ascii="Consolas" w:hAnsi="Consolas" w:cs="Consolas"/>
          <w:sz w:val="16"/>
          <w:szCs w:val="19"/>
          <w:rPrChange w:id="1415" w:author="Author">
            <w:rPr>
              <w:rFonts w:ascii="Consolas" w:hAnsi="Consolas" w:cs="Consolas"/>
              <w:sz w:val="19"/>
              <w:szCs w:val="19"/>
            </w:rPr>
          </w:rPrChange>
        </w:rPr>
      </w:pPr>
      <w:r w:rsidRPr="003D36FB">
        <w:rPr>
          <w:sz w:val="18"/>
          <w:rPrChange w:id="1416" w:author="Author">
            <w:rPr/>
          </w:rPrChange>
        </w:rPr>
        <w:t xml:space="preserve">Events require manual handler maintenance which requires you to remember the delegate that was handed to it. It’s like keeping your hands on the money you paid for your newspaper subscription in order to be able to unsubscribe. In the world of Rx, you get an </w:t>
      </w:r>
      <w:proofErr w:type="spellStart"/>
      <w:r w:rsidRPr="003D36FB">
        <w:rPr>
          <w:sz w:val="18"/>
          <w:rPrChange w:id="1417" w:author="Author">
            <w:rPr/>
          </w:rPrChange>
        </w:rPr>
        <w:t>IDisposable</w:t>
      </w:r>
      <w:proofErr w:type="spellEnd"/>
      <w:r w:rsidRPr="003D36FB">
        <w:rPr>
          <w:sz w:val="18"/>
          <w:rPrChange w:id="1418" w:author="Author">
            <w:rPr/>
          </w:rPrChange>
        </w:rPr>
        <w:t xml:space="preserve"> handle to unsubscribe.</w:t>
      </w:r>
      <w:r w:rsidR="001F5956" w:rsidRPr="003D36FB">
        <w:rPr>
          <w:sz w:val="18"/>
          <w:rPrChange w:id="1419" w:author="Author">
            <w:rPr/>
          </w:rPrChange>
        </w:rPr>
        <w:br/>
      </w:r>
    </w:p>
    <w:p w:rsidR="00C623D4" w:rsidRPr="003D36FB" w:rsidRDefault="00FF3AE2" w:rsidP="00EF609D">
      <w:pPr>
        <w:pStyle w:val="ListParagraph"/>
        <w:numPr>
          <w:ilvl w:val="0"/>
          <w:numId w:val="5"/>
        </w:numPr>
        <w:autoSpaceDE w:val="0"/>
        <w:autoSpaceDN w:val="0"/>
        <w:adjustRightInd w:val="0"/>
        <w:spacing w:after="0" w:line="240" w:lineRule="auto"/>
        <w:rPr>
          <w:sz w:val="18"/>
          <w:rPrChange w:id="1420" w:author="Author">
            <w:rPr/>
          </w:rPrChange>
        </w:rPr>
      </w:pPr>
      <w:r w:rsidRPr="003D36FB">
        <w:rPr>
          <w:sz w:val="18"/>
          <w:rPrChange w:id="1421" w:author="Author">
            <w:rPr/>
          </w:rPrChange>
        </w:rPr>
        <w:t xml:space="preserve">Now let’s see how things look when using Rx. To import an event into Rx, we use the </w:t>
      </w:r>
      <w:proofErr w:type="spellStart"/>
      <w:r w:rsidRPr="003D36FB">
        <w:rPr>
          <w:sz w:val="18"/>
          <w:rPrChange w:id="1422" w:author="Author">
            <w:rPr/>
          </w:rPrChange>
        </w:rPr>
        <w:t>FromEvent</w:t>
      </w:r>
      <w:r w:rsidR="00CE4C05" w:rsidRPr="003D36FB">
        <w:rPr>
          <w:sz w:val="18"/>
          <w:rPrChange w:id="1423" w:author="Author">
            <w:rPr/>
          </w:rPrChange>
        </w:rPr>
        <w:t>Pattern</w:t>
      </w:r>
      <w:proofErr w:type="spellEnd"/>
      <w:r w:rsidRPr="003D36FB">
        <w:rPr>
          <w:sz w:val="18"/>
          <w:rPrChange w:id="1424" w:author="Author">
            <w:rPr/>
          </w:rPrChange>
        </w:rPr>
        <w:t xml:space="preserve"> operator, which we tell the </w:t>
      </w:r>
      <w:proofErr w:type="spellStart"/>
      <w:r w:rsidRPr="003D36FB">
        <w:rPr>
          <w:sz w:val="18"/>
          <w:rPrChange w:id="1425" w:author="Author">
            <w:rPr/>
          </w:rPrChange>
        </w:rPr>
        <w:t>EventArgs</w:t>
      </w:r>
      <w:proofErr w:type="spellEnd"/>
      <w:r w:rsidRPr="003D36FB">
        <w:rPr>
          <w:sz w:val="18"/>
          <w:rPrChange w:id="1426" w:author="Author">
            <w:rPr/>
          </w:rPrChange>
        </w:rPr>
        <w:t xml:space="preserve"> objects that will be raised by the event being bridged. Two overloads exist, one that takes a pair of functions used to attach and detach a handler, and one that uses reflection to find those add/remove methods on your behalf. We’ll go for the latter approach here:</w:t>
      </w:r>
      <w:r w:rsidRPr="003D36FB">
        <w:rPr>
          <w:sz w:val="18"/>
          <w:rPrChange w:id="1427" w:author="Author">
            <w:rPr/>
          </w:rPrChange>
        </w:rPr>
        <w:br/>
      </w:r>
      <w:r w:rsidRPr="003D36FB">
        <w:rPr>
          <w:sz w:val="18"/>
          <w:rPrChange w:id="1428" w:author="Author">
            <w:rPr/>
          </w:rPrChange>
        </w:rPr>
        <w:br/>
      </w:r>
      <w:r w:rsidR="00A96EB1" w:rsidRPr="003D36FB">
        <w:rPr>
          <w:rFonts w:ascii="Consolas" w:hAnsi="Consolas" w:cs="Consolas"/>
          <w:sz w:val="16"/>
          <w:szCs w:val="19"/>
          <w:rPrChange w:id="1429" w:author="Author">
            <w:rPr>
              <w:rFonts w:ascii="Consolas" w:hAnsi="Consolas" w:cs="Consolas"/>
              <w:sz w:val="19"/>
              <w:szCs w:val="19"/>
            </w:rPr>
          </w:rPrChange>
        </w:rPr>
        <w:t xml:space="preserve">    </w:t>
      </w:r>
      <w:proofErr w:type="spellStart"/>
      <w:r w:rsidR="00A96EB1" w:rsidRPr="003D36FB">
        <w:rPr>
          <w:rFonts w:ascii="Consolas" w:hAnsi="Consolas" w:cs="Consolas"/>
          <w:color w:val="0000FF"/>
          <w:sz w:val="16"/>
          <w:szCs w:val="19"/>
          <w:rPrChange w:id="1430" w:author="Author">
            <w:rPr>
              <w:rFonts w:ascii="Consolas" w:hAnsi="Consolas" w:cs="Consolas"/>
              <w:color w:val="0000FF"/>
              <w:sz w:val="19"/>
              <w:szCs w:val="19"/>
            </w:rPr>
          </w:rPrChange>
        </w:rPr>
        <w:t>var</w:t>
      </w:r>
      <w:proofErr w:type="spellEnd"/>
      <w:r w:rsidR="00A96EB1" w:rsidRPr="003D36FB">
        <w:rPr>
          <w:rFonts w:ascii="Consolas" w:hAnsi="Consolas" w:cs="Consolas"/>
          <w:sz w:val="16"/>
          <w:szCs w:val="19"/>
          <w:rPrChange w:id="1431" w:author="Author">
            <w:rPr>
              <w:rFonts w:ascii="Consolas" w:hAnsi="Consolas" w:cs="Consolas"/>
              <w:sz w:val="19"/>
              <w:szCs w:val="19"/>
            </w:rPr>
          </w:rPrChange>
        </w:rPr>
        <w:t xml:space="preserve"> </w:t>
      </w:r>
      <w:proofErr w:type="spellStart"/>
      <w:r w:rsidR="00A96EB1" w:rsidRPr="003D36FB">
        <w:rPr>
          <w:rFonts w:ascii="Consolas" w:hAnsi="Consolas" w:cs="Consolas"/>
          <w:sz w:val="16"/>
          <w:szCs w:val="19"/>
          <w:rPrChange w:id="1432" w:author="Author">
            <w:rPr>
              <w:rFonts w:ascii="Consolas" w:hAnsi="Consolas" w:cs="Consolas"/>
              <w:sz w:val="19"/>
              <w:szCs w:val="19"/>
            </w:rPr>
          </w:rPrChange>
        </w:rPr>
        <w:t>lbl</w:t>
      </w:r>
      <w:proofErr w:type="spellEnd"/>
      <w:r w:rsidR="00A96EB1" w:rsidRPr="003D36FB">
        <w:rPr>
          <w:rFonts w:ascii="Consolas" w:hAnsi="Consolas" w:cs="Consolas"/>
          <w:sz w:val="16"/>
          <w:szCs w:val="19"/>
          <w:rPrChange w:id="1433" w:author="Author">
            <w:rPr>
              <w:rFonts w:ascii="Consolas" w:hAnsi="Consolas" w:cs="Consolas"/>
              <w:sz w:val="19"/>
              <w:szCs w:val="19"/>
            </w:rPr>
          </w:rPrChange>
        </w:rPr>
        <w:t xml:space="preserve"> = </w:t>
      </w:r>
      <w:r w:rsidR="00A96EB1" w:rsidRPr="003D36FB">
        <w:rPr>
          <w:rFonts w:ascii="Consolas" w:hAnsi="Consolas" w:cs="Consolas"/>
          <w:color w:val="0000FF"/>
          <w:sz w:val="16"/>
          <w:szCs w:val="19"/>
          <w:rPrChange w:id="1434" w:author="Author">
            <w:rPr>
              <w:rFonts w:ascii="Consolas" w:hAnsi="Consolas" w:cs="Consolas"/>
              <w:color w:val="0000FF"/>
              <w:sz w:val="19"/>
              <w:szCs w:val="19"/>
            </w:rPr>
          </w:rPrChange>
        </w:rPr>
        <w:t>new</w:t>
      </w:r>
      <w:r w:rsidR="00A96EB1" w:rsidRPr="003D36FB">
        <w:rPr>
          <w:rFonts w:ascii="Consolas" w:hAnsi="Consolas" w:cs="Consolas"/>
          <w:sz w:val="16"/>
          <w:szCs w:val="19"/>
          <w:rPrChange w:id="1435" w:author="Author">
            <w:rPr>
              <w:rFonts w:ascii="Consolas" w:hAnsi="Consolas" w:cs="Consolas"/>
              <w:sz w:val="19"/>
              <w:szCs w:val="19"/>
            </w:rPr>
          </w:rPrChange>
        </w:rPr>
        <w:t xml:space="preserve"> </w:t>
      </w:r>
      <w:proofErr w:type="gramStart"/>
      <w:r w:rsidR="00A96EB1" w:rsidRPr="003D36FB">
        <w:rPr>
          <w:rFonts w:ascii="Consolas" w:hAnsi="Consolas" w:cs="Consolas"/>
          <w:color w:val="2B91AF"/>
          <w:sz w:val="16"/>
          <w:szCs w:val="19"/>
          <w:rPrChange w:id="1436" w:author="Author">
            <w:rPr>
              <w:rFonts w:ascii="Consolas" w:hAnsi="Consolas" w:cs="Consolas"/>
              <w:color w:val="2B91AF"/>
              <w:sz w:val="19"/>
              <w:szCs w:val="19"/>
            </w:rPr>
          </w:rPrChange>
        </w:rPr>
        <w:t>Label</w:t>
      </w:r>
      <w:r w:rsidR="00A96EB1" w:rsidRPr="003D36FB">
        <w:rPr>
          <w:rFonts w:ascii="Consolas" w:hAnsi="Consolas" w:cs="Consolas"/>
          <w:sz w:val="16"/>
          <w:szCs w:val="19"/>
          <w:rPrChange w:id="1437" w:author="Author">
            <w:rPr>
              <w:rFonts w:ascii="Consolas" w:hAnsi="Consolas" w:cs="Consolas"/>
              <w:sz w:val="19"/>
              <w:szCs w:val="19"/>
            </w:rPr>
          </w:rPrChange>
        </w:rPr>
        <w:t>(</w:t>
      </w:r>
      <w:proofErr w:type="gramEnd"/>
      <w:r w:rsidR="00A96EB1" w:rsidRPr="003D36FB">
        <w:rPr>
          <w:rFonts w:ascii="Consolas" w:hAnsi="Consolas" w:cs="Consolas"/>
          <w:sz w:val="16"/>
          <w:szCs w:val="19"/>
          <w:rPrChange w:id="1438" w:author="Author">
            <w:rPr>
              <w:rFonts w:ascii="Consolas" w:hAnsi="Consolas" w:cs="Consolas"/>
              <w:sz w:val="19"/>
              <w:szCs w:val="19"/>
            </w:rPr>
          </w:rPrChange>
        </w:rPr>
        <w:t>);</w:t>
      </w:r>
      <w:r w:rsidR="00A96EB1" w:rsidRPr="003D36FB">
        <w:rPr>
          <w:rFonts w:ascii="Consolas" w:hAnsi="Consolas" w:cs="Consolas"/>
          <w:sz w:val="16"/>
          <w:szCs w:val="19"/>
          <w:rPrChange w:id="1439" w:author="Author">
            <w:rPr>
              <w:rFonts w:ascii="Consolas" w:hAnsi="Consolas" w:cs="Consolas"/>
              <w:sz w:val="19"/>
              <w:szCs w:val="19"/>
            </w:rPr>
          </w:rPrChange>
        </w:rPr>
        <w:br/>
        <w:t xml:space="preserve">    </w:t>
      </w:r>
      <w:proofErr w:type="spellStart"/>
      <w:r w:rsidR="00A96EB1" w:rsidRPr="003D36FB">
        <w:rPr>
          <w:rFonts w:ascii="Consolas" w:hAnsi="Consolas" w:cs="Consolas"/>
          <w:color w:val="0000FF"/>
          <w:sz w:val="16"/>
          <w:szCs w:val="19"/>
          <w:rPrChange w:id="1440" w:author="Author">
            <w:rPr>
              <w:rFonts w:ascii="Consolas" w:hAnsi="Consolas" w:cs="Consolas"/>
              <w:color w:val="0000FF"/>
              <w:sz w:val="19"/>
              <w:szCs w:val="19"/>
            </w:rPr>
          </w:rPrChange>
        </w:rPr>
        <w:t>var</w:t>
      </w:r>
      <w:proofErr w:type="spellEnd"/>
      <w:r w:rsidR="00A96EB1" w:rsidRPr="003D36FB">
        <w:rPr>
          <w:rFonts w:ascii="Consolas" w:hAnsi="Consolas" w:cs="Consolas"/>
          <w:sz w:val="16"/>
          <w:szCs w:val="19"/>
          <w:rPrChange w:id="1441" w:author="Author">
            <w:rPr>
              <w:rFonts w:ascii="Consolas" w:hAnsi="Consolas" w:cs="Consolas"/>
              <w:sz w:val="19"/>
              <w:szCs w:val="19"/>
            </w:rPr>
          </w:rPrChange>
        </w:rPr>
        <w:t xml:space="preserve"> </w:t>
      </w:r>
      <w:proofErr w:type="spellStart"/>
      <w:r w:rsidR="00A96EB1" w:rsidRPr="003D36FB">
        <w:rPr>
          <w:rFonts w:ascii="Consolas" w:hAnsi="Consolas" w:cs="Consolas"/>
          <w:sz w:val="16"/>
          <w:szCs w:val="19"/>
          <w:rPrChange w:id="1442" w:author="Author">
            <w:rPr>
              <w:rFonts w:ascii="Consolas" w:hAnsi="Consolas" w:cs="Consolas"/>
              <w:sz w:val="19"/>
              <w:szCs w:val="19"/>
            </w:rPr>
          </w:rPrChange>
        </w:rPr>
        <w:t>frm</w:t>
      </w:r>
      <w:proofErr w:type="spellEnd"/>
      <w:r w:rsidR="00A96EB1" w:rsidRPr="003D36FB">
        <w:rPr>
          <w:rFonts w:ascii="Consolas" w:hAnsi="Consolas" w:cs="Consolas"/>
          <w:sz w:val="16"/>
          <w:szCs w:val="19"/>
          <w:rPrChange w:id="1443" w:author="Author">
            <w:rPr>
              <w:rFonts w:ascii="Consolas" w:hAnsi="Consolas" w:cs="Consolas"/>
              <w:sz w:val="19"/>
              <w:szCs w:val="19"/>
            </w:rPr>
          </w:rPrChange>
        </w:rPr>
        <w:t xml:space="preserve"> = </w:t>
      </w:r>
      <w:r w:rsidR="00A96EB1" w:rsidRPr="003D36FB">
        <w:rPr>
          <w:rFonts w:ascii="Consolas" w:hAnsi="Consolas" w:cs="Consolas"/>
          <w:color w:val="0000FF"/>
          <w:sz w:val="16"/>
          <w:szCs w:val="19"/>
          <w:rPrChange w:id="1444" w:author="Author">
            <w:rPr>
              <w:rFonts w:ascii="Consolas" w:hAnsi="Consolas" w:cs="Consolas"/>
              <w:color w:val="0000FF"/>
              <w:sz w:val="19"/>
              <w:szCs w:val="19"/>
            </w:rPr>
          </w:rPrChange>
        </w:rPr>
        <w:t>new</w:t>
      </w:r>
      <w:r w:rsidR="00A96EB1" w:rsidRPr="003D36FB">
        <w:rPr>
          <w:rFonts w:ascii="Consolas" w:hAnsi="Consolas" w:cs="Consolas"/>
          <w:sz w:val="16"/>
          <w:szCs w:val="19"/>
          <w:rPrChange w:id="1445" w:author="Author">
            <w:rPr>
              <w:rFonts w:ascii="Consolas" w:hAnsi="Consolas" w:cs="Consolas"/>
              <w:sz w:val="19"/>
              <w:szCs w:val="19"/>
            </w:rPr>
          </w:rPrChange>
        </w:rPr>
        <w:t xml:space="preserve"> </w:t>
      </w:r>
      <w:r w:rsidR="00A96EB1" w:rsidRPr="003D36FB">
        <w:rPr>
          <w:rFonts w:ascii="Consolas" w:hAnsi="Consolas" w:cs="Consolas"/>
          <w:color w:val="2B91AF"/>
          <w:sz w:val="16"/>
          <w:szCs w:val="19"/>
          <w:rPrChange w:id="1446" w:author="Author">
            <w:rPr>
              <w:rFonts w:ascii="Consolas" w:hAnsi="Consolas" w:cs="Consolas"/>
              <w:color w:val="2B91AF"/>
              <w:sz w:val="19"/>
              <w:szCs w:val="19"/>
            </w:rPr>
          </w:rPrChange>
        </w:rPr>
        <w:t>Form</w:t>
      </w:r>
      <w:r w:rsidR="00A96EB1" w:rsidRPr="003D36FB">
        <w:rPr>
          <w:rFonts w:ascii="Consolas" w:hAnsi="Consolas" w:cs="Consolas"/>
          <w:sz w:val="16"/>
          <w:szCs w:val="19"/>
          <w:rPrChange w:id="1447" w:author="Author">
            <w:rPr>
              <w:rFonts w:ascii="Consolas" w:hAnsi="Consolas" w:cs="Consolas"/>
              <w:sz w:val="19"/>
              <w:szCs w:val="19"/>
            </w:rPr>
          </w:rPrChange>
        </w:rPr>
        <w:t xml:space="preserve"> {</w:t>
      </w:r>
      <w:r w:rsidR="00A96EB1" w:rsidRPr="003D36FB">
        <w:rPr>
          <w:rFonts w:ascii="Consolas" w:hAnsi="Consolas" w:cs="Consolas"/>
          <w:sz w:val="16"/>
          <w:szCs w:val="19"/>
          <w:rPrChange w:id="1448" w:author="Author">
            <w:rPr>
              <w:rFonts w:ascii="Consolas" w:hAnsi="Consolas" w:cs="Consolas"/>
              <w:sz w:val="19"/>
              <w:szCs w:val="19"/>
            </w:rPr>
          </w:rPrChange>
        </w:rPr>
        <w:br/>
        <w:t xml:space="preserve">        Controls = { </w:t>
      </w:r>
      <w:proofErr w:type="spellStart"/>
      <w:r w:rsidR="00A96EB1" w:rsidRPr="003D36FB">
        <w:rPr>
          <w:rFonts w:ascii="Consolas" w:hAnsi="Consolas" w:cs="Consolas"/>
          <w:sz w:val="16"/>
          <w:szCs w:val="19"/>
          <w:rPrChange w:id="1449" w:author="Author">
            <w:rPr>
              <w:rFonts w:ascii="Consolas" w:hAnsi="Consolas" w:cs="Consolas"/>
              <w:sz w:val="19"/>
              <w:szCs w:val="19"/>
            </w:rPr>
          </w:rPrChange>
        </w:rPr>
        <w:t>lbl</w:t>
      </w:r>
      <w:proofErr w:type="spellEnd"/>
      <w:r w:rsidR="00A96EB1" w:rsidRPr="003D36FB">
        <w:rPr>
          <w:rFonts w:ascii="Consolas" w:hAnsi="Consolas" w:cs="Consolas"/>
          <w:sz w:val="16"/>
          <w:szCs w:val="19"/>
          <w:rPrChange w:id="1450" w:author="Author">
            <w:rPr>
              <w:rFonts w:ascii="Consolas" w:hAnsi="Consolas" w:cs="Consolas"/>
              <w:sz w:val="19"/>
              <w:szCs w:val="19"/>
            </w:rPr>
          </w:rPrChange>
        </w:rPr>
        <w:t xml:space="preserve"> }</w:t>
      </w:r>
      <w:r w:rsidR="00A96EB1" w:rsidRPr="003D36FB">
        <w:rPr>
          <w:rFonts w:ascii="Consolas" w:hAnsi="Consolas" w:cs="Consolas"/>
          <w:sz w:val="16"/>
          <w:szCs w:val="19"/>
          <w:rPrChange w:id="1451" w:author="Author">
            <w:rPr>
              <w:rFonts w:ascii="Consolas" w:hAnsi="Consolas" w:cs="Consolas"/>
              <w:sz w:val="19"/>
              <w:szCs w:val="19"/>
            </w:rPr>
          </w:rPrChange>
        </w:rPr>
        <w:br/>
        <w:t xml:space="preserve">    };</w:t>
      </w:r>
      <w:r w:rsidR="00A96EB1" w:rsidRPr="003D36FB">
        <w:rPr>
          <w:rFonts w:ascii="Consolas" w:hAnsi="Consolas" w:cs="Consolas"/>
          <w:sz w:val="16"/>
          <w:szCs w:val="19"/>
          <w:rPrChange w:id="1452" w:author="Author">
            <w:rPr>
              <w:rFonts w:ascii="Consolas" w:hAnsi="Consolas" w:cs="Consolas"/>
              <w:sz w:val="19"/>
              <w:szCs w:val="19"/>
            </w:rPr>
          </w:rPrChange>
        </w:rPr>
        <w:br/>
      </w:r>
      <w:r w:rsidR="00EF609D" w:rsidRPr="003D36FB">
        <w:rPr>
          <w:rFonts w:ascii="Consolas" w:hAnsi="Consolas" w:cs="Consolas"/>
          <w:sz w:val="16"/>
          <w:szCs w:val="19"/>
          <w:rPrChange w:id="1453" w:author="Author">
            <w:rPr>
              <w:rFonts w:ascii="Consolas" w:hAnsi="Consolas" w:cs="Consolas"/>
              <w:sz w:val="19"/>
              <w:szCs w:val="19"/>
            </w:rPr>
          </w:rPrChange>
        </w:rPr>
        <w:br/>
        <w:t xml:space="preserve">    </w:t>
      </w:r>
      <w:proofErr w:type="spellStart"/>
      <w:r w:rsidR="00EF609D" w:rsidRPr="003D36FB">
        <w:rPr>
          <w:rFonts w:ascii="Consolas" w:hAnsi="Consolas" w:cs="Consolas"/>
          <w:color w:val="0000FF"/>
          <w:sz w:val="16"/>
          <w:szCs w:val="19"/>
          <w:rPrChange w:id="1454" w:author="Author">
            <w:rPr>
              <w:rFonts w:ascii="Consolas" w:hAnsi="Consolas" w:cs="Consolas"/>
              <w:color w:val="0000FF"/>
              <w:sz w:val="19"/>
              <w:szCs w:val="19"/>
            </w:rPr>
          </w:rPrChange>
        </w:rPr>
        <w:t>var</w:t>
      </w:r>
      <w:proofErr w:type="spellEnd"/>
      <w:r w:rsidR="00EF609D" w:rsidRPr="003D36FB">
        <w:rPr>
          <w:rFonts w:ascii="Consolas" w:hAnsi="Consolas" w:cs="Consolas"/>
          <w:sz w:val="16"/>
          <w:szCs w:val="19"/>
          <w:rPrChange w:id="1455" w:author="Author">
            <w:rPr>
              <w:rFonts w:ascii="Consolas" w:hAnsi="Consolas" w:cs="Consolas"/>
              <w:sz w:val="19"/>
              <w:szCs w:val="19"/>
            </w:rPr>
          </w:rPrChange>
        </w:rPr>
        <w:t xml:space="preserve"> moves = </w:t>
      </w:r>
      <w:proofErr w:type="spellStart"/>
      <w:r w:rsidR="00EF609D" w:rsidRPr="003D36FB">
        <w:rPr>
          <w:rFonts w:ascii="Consolas" w:hAnsi="Consolas" w:cs="Consolas"/>
          <w:color w:val="2B91AF"/>
          <w:sz w:val="16"/>
          <w:szCs w:val="19"/>
          <w:rPrChange w:id="1456" w:author="Author">
            <w:rPr>
              <w:rFonts w:ascii="Consolas" w:hAnsi="Consolas" w:cs="Consolas"/>
              <w:color w:val="2B91AF"/>
              <w:sz w:val="19"/>
              <w:szCs w:val="19"/>
            </w:rPr>
          </w:rPrChange>
        </w:rPr>
        <w:t>Observable</w:t>
      </w:r>
      <w:r w:rsidR="00EF609D" w:rsidRPr="003D36FB">
        <w:rPr>
          <w:rFonts w:ascii="Consolas" w:hAnsi="Consolas" w:cs="Consolas"/>
          <w:sz w:val="16"/>
          <w:szCs w:val="19"/>
          <w:rPrChange w:id="1457" w:author="Author">
            <w:rPr>
              <w:rFonts w:ascii="Consolas" w:hAnsi="Consolas" w:cs="Consolas"/>
              <w:sz w:val="19"/>
              <w:szCs w:val="19"/>
            </w:rPr>
          </w:rPrChange>
        </w:rPr>
        <w:t>.FromEvent</w:t>
      </w:r>
      <w:r w:rsidR="00CE4C05" w:rsidRPr="003D36FB">
        <w:rPr>
          <w:rFonts w:ascii="Consolas" w:hAnsi="Consolas" w:cs="Consolas"/>
          <w:sz w:val="16"/>
          <w:szCs w:val="19"/>
          <w:rPrChange w:id="1458" w:author="Author">
            <w:rPr>
              <w:rFonts w:ascii="Consolas" w:hAnsi="Consolas" w:cs="Consolas"/>
              <w:sz w:val="19"/>
              <w:szCs w:val="19"/>
            </w:rPr>
          </w:rPrChange>
        </w:rPr>
        <w:t>Pattern</w:t>
      </w:r>
      <w:proofErr w:type="spellEnd"/>
      <w:r w:rsidR="00EF609D" w:rsidRPr="003D36FB">
        <w:rPr>
          <w:rFonts w:ascii="Consolas" w:hAnsi="Consolas" w:cs="Consolas"/>
          <w:sz w:val="16"/>
          <w:szCs w:val="19"/>
          <w:rPrChange w:id="1459" w:author="Author">
            <w:rPr>
              <w:rFonts w:ascii="Consolas" w:hAnsi="Consolas" w:cs="Consolas"/>
              <w:sz w:val="19"/>
              <w:szCs w:val="19"/>
            </w:rPr>
          </w:rPrChange>
        </w:rPr>
        <w:t>&lt;</w:t>
      </w:r>
      <w:proofErr w:type="spellStart"/>
      <w:r w:rsidR="00EF609D" w:rsidRPr="003D36FB">
        <w:rPr>
          <w:rFonts w:ascii="Consolas" w:hAnsi="Consolas" w:cs="Consolas"/>
          <w:color w:val="2B91AF"/>
          <w:sz w:val="16"/>
          <w:szCs w:val="19"/>
          <w:rPrChange w:id="1460" w:author="Author">
            <w:rPr>
              <w:rFonts w:ascii="Consolas" w:hAnsi="Consolas" w:cs="Consolas"/>
              <w:color w:val="2B91AF"/>
              <w:sz w:val="19"/>
              <w:szCs w:val="19"/>
            </w:rPr>
          </w:rPrChange>
        </w:rPr>
        <w:t>MouseEventArgs</w:t>
      </w:r>
      <w:proofErr w:type="spellEnd"/>
      <w:r w:rsidR="00EF609D" w:rsidRPr="003D36FB">
        <w:rPr>
          <w:rFonts w:ascii="Consolas" w:hAnsi="Consolas" w:cs="Consolas"/>
          <w:sz w:val="16"/>
          <w:szCs w:val="19"/>
          <w:rPrChange w:id="1461" w:author="Author">
            <w:rPr>
              <w:rFonts w:ascii="Consolas" w:hAnsi="Consolas" w:cs="Consolas"/>
              <w:sz w:val="19"/>
              <w:szCs w:val="19"/>
            </w:rPr>
          </w:rPrChange>
        </w:rPr>
        <w:t>&gt;(</w:t>
      </w:r>
      <w:proofErr w:type="spellStart"/>
      <w:r w:rsidR="00EF609D" w:rsidRPr="003D36FB">
        <w:rPr>
          <w:rFonts w:ascii="Consolas" w:hAnsi="Consolas" w:cs="Consolas"/>
          <w:sz w:val="16"/>
          <w:szCs w:val="19"/>
          <w:rPrChange w:id="1462" w:author="Author">
            <w:rPr>
              <w:rFonts w:ascii="Consolas" w:hAnsi="Consolas" w:cs="Consolas"/>
              <w:sz w:val="19"/>
              <w:szCs w:val="19"/>
            </w:rPr>
          </w:rPrChange>
        </w:rPr>
        <w:t>frm</w:t>
      </w:r>
      <w:proofErr w:type="spellEnd"/>
      <w:r w:rsidR="00EF609D" w:rsidRPr="003D36FB">
        <w:rPr>
          <w:rFonts w:ascii="Consolas" w:hAnsi="Consolas" w:cs="Consolas"/>
          <w:sz w:val="16"/>
          <w:szCs w:val="19"/>
          <w:rPrChange w:id="1463" w:author="Author">
            <w:rPr>
              <w:rFonts w:ascii="Consolas" w:hAnsi="Consolas" w:cs="Consolas"/>
              <w:sz w:val="19"/>
              <w:szCs w:val="19"/>
            </w:rPr>
          </w:rPrChange>
        </w:rPr>
        <w:t xml:space="preserve">, </w:t>
      </w:r>
      <w:r w:rsidR="00EF609D" w:rsidRPr="003D36FB">
        <w:rPr>
          <w:rFonts w:ascii="Consolas" w:hAnsi="Consolas" w:cs="Consolas"/>
          <w:color w:val="A31515"/>
          <w:sz w:val="16"/>
          <w:szCs w:val="19"/>
          <w:rPrChange w:id="1464" w:author="Author">
            <w:rPr>
              <w:rFonts w:ascii="Consolas" w:hAnsi="Consolas" w:cs="Consolas"/>
              <w:color w:val="A31515"/>
              <w:sz w:val="19"/>
              <w:szCs w:val="19"/>
            </w:rPr>
          </w:rPrChange>
        </w:rPr>
        <w:t>"</w:t>
      </w:r>
      <w:proofErr w:type="spellStart"/>
      <w:r w:rsidR="00EF609D" w:rsidRPr="003D36FB">
        <w:rPr>
          <w:rFonts w:ascii="Consolas" w:hAnsi="Consolas" w:cs="Consolas"/>
          <w:color w:val="A31515"/>
          <w:sz w:val="16"/>
          <w:szCs w:val="19"/>
          <w:rPrChange w:id="1465" w:author="Author">
            <w:rPr>
              <w:rFonts w:ascii="Consolas" w:hAnsi="Consolas" w:cs="Consolas"/>
              <w:color w:val="A31515"/>
              <w:sz w:val="19"/>
              <w:szCs w:val="19"/>
            </w:rPr>
          </w:rPrChange>
        </w:rPr>
        <w:t>MouseMove</w:t>
      </w:r>
      <w:proofErr w:type="spellEnd"/>
      <w:r w:rsidR="00EF609D" w:rsidRPr="003D36FB">
        <w:rPr>
          <w:rFonts w:ascii="Consolas" w:hAnsi="Consolas" w:cs="Consolas"/>
          <w:color w:val="A31515"/>
          <w:sz w:val="16"/>
          <w:szCs w:val="19"/>
          <w:rPrChange w:id="1466" w:author="Author">
            <w:rPr>
              <w:rFonts w:ascii="Consolas" w:hAnsi="Consolas" w:cs="Consolas"/>
              <w:color w:val="A31515"/>
              <w:sz w:val="19"/>
              <w:szCs w:val="19"/>
            </w:rPr>
          </w:rPrChange>
        </w:rPr>
        <w:t>"</w:t>
      </w:r>
      <w:r w:rsidR="00EF609D" w:rsidRPr="003D36FB">
        <w:rPr>
          <w:rFonts w:ascii="Consolas" w:hAnsi="Consolas" w:cs="Consolas"/>
          <w:sz w:val="16"/>
          <w:szCs w:val="19"/>
          <w:rPrChange w:id="1467" w:author="Author">
            <w:rPr>
              <w:rFonts w:ascii="Consolas" w:hAnsi="Consolas" w:cs="Consolas"/>
              <w:sz w:val="19"/>
              <w:szCs w:val="19"/>
            </w:rPr>
          </w:rPrChange>
        </w:rPr>
        <w:t>);</w:t>
      </w:r>
      <w:r w:rsidR="00EF609D" w:rsidRPr="003D36FB">
        <w:rPr>
          <w:rFonts w:ascii="Consolas" w:hAnsi="Consolas" w:cs="Consolas"/>
          <w:sz w:val="16"/>
          <w:szCs w:val="19"/>
          <w:rPrChange w:id="1468" w:author="Author">
            <w:rPr>
              <w:rFonts w:ascii="Consolas" w:hAnsi="Consolas" w:cs="Consolas"/>
              <w:sz w:val="19"/>
              <w:szCs w:val="19"/>
            </w:rPr>
          </w:rPrChange>
        </w:rPr>
        <w:br/>
        <w:t xml:space="preserve">    </w:t>
      </w:r>
      <w:r w:rsidR="00EF609D" w:rsidRPr="003D36FB">
        <w:rPr>
          <w:rFonts w:ascii="Consolas" w:hAnsi="Consolas" w:cs="Consolas"/>
          <w:color w:val="0000FF"/>
          <w:sz w:val="16"/>
          <w:szCs w:val="19"/>
          <w:rPrChange w:id="1469" w:author="Author">
            <w:rPr>
              <w:rFonts w:ascii="Consolas" w:hAnsi="Consolas" w:cs="Consolas"/>
              <w:color w:val="0000FF"/>
              <w:sz w:val="19"/>
              <w:szCs w:val="19"/>
            </w:rPr>
          </w:rPrChange>
        </w:rPr>
        <w:t>using</w:t>
      </w:r>
      <w:r w:rsidR="00EF609D" w:rsidRPr="003D36FB">
        <w:rPr>
          <w:rFonts w:ascii="Consolas" w:hAnsi="Consolas" w:cs="Consolas"/>
          <w:sz w:val="16"/>
          <w:szCs w:val="19"/>
          <w:rPrChange w:id="1470" w:author="Author">
            <w:rPr>
              <w:rFonts w:ascii="Consolas" w:hAnsi="Consolas" w:cs="Consolas"/>
              <w:sz w:val="19"/>
              <w:szCs w:val="19"/>
            </w:rPr>
          </w:rPrChange>
        </w:rPr>
        <w:t xml:space="preserve"> (</w:t>
      </w:r>
      <w:proofErr w:type="spellStart"/>
      <w:r w:rsidR="00EF609D" w:rsidRPr="003D36FB">
        <w:rPr>
          <w:rFonts w:ascii="Consolas" w:hAnsi="Consolas" w:cs="Consolas"/>
          <w:sz w:val="16"/>
          <w:szCs w:val="19"/>
          <w:rPrChange w:id="1471" w:author="Author">
            <w:rPr>
              <w:rFonts w:ascii="Consolas" w:hAnsi="Consolas" w:cs="Consolas"/>
              <w:sz w:val="19"/>
              <w:szCs w:val="19"/>
            </w:rPr>
          </w:rPrChange>
        </w:rPr>
        <w:t>moves.Subscribe</w:t>
      </w:r>
      <w:proofErr w:type="spellEnd"/>
      <w:r w:rsidR="00EF609D" w:rsidRPr="003D36FB">
        <w:rPr>
          <w:rFonts w:ascii="Consolas" w:hAnsi="Consolas" w:cs="Consolas"/>
          <w:sz w:val="16"/>
          <w:szCs w:val="19"/>
          <w:rPrChange w:id="1472" w:author="Author">
            <w:rPr>
              <w:rFonts w:ascii="Consolas" w:hAnsi="Consolas" w:cs="Consolas"/>
              <w:sz w:val="19"/>
              <w:szCs w:val="19"/>
            </w:rPr>
          </w:rPrChange>
        </w:rPr>
        <w:t>(</w:t>
      </w:r>
      <w:proofErr w:type="spellStart"/>
      <w:r w:rsidR="00EF609D" w:rsidRPr="003D36FB">
        <w:rPr>
          <w:rFonts w:ascii="Consolas" w:hAnsi="Consolas" w:cs="Consolas"/>
          <w:sz w:val="16"/>
          <w:szCs w:val="19"/>
          <w:rPrChange w:id="1473" w:author="Author">
            <w:rPr>
              <w:rFonts w:ascii="Consolas" w:hAnsi="Consolas" w:cs="Consolas"/>
              <w:sz w:val="19"/>
              <w:szCs w:val="19"/>
            </w:rPr>
          </w:rPrChange>
        </w:rPr>
        <w:t>evt</w:t>
      </w:r>
      <w:proofErr w:type="spellEnd"/>
      <w:r w:rsidR="00EF609D" w:rsidRPr="003D36FB">
        <w:rPr>
          <w:rFonts w:ascii="Consolas" w:hAnsi="Consolas" w:cs="Consolas"/>
          <w:sz w:val="16"/>
          <w:szCs w:val="19"/>
          <w:rPrChange w:id="1474" w:author="Author">
            <w:rPr>
              <w:rFonts w:ascii="Consolas" w:hAnsi="Consolas" w:cs="Consolas"/>
              <w:sz w:val="19"/>
              <w:szCs w:val="19"/>
            </w:rPr>
          </w:rPrChange>
        </w:rPr>
        <w:t xml:space="preserve"> =&gt;</w:t>
      </w:r>
      <w:r w:rsidR="00A96EB1" w:rsidRPr="003D36FB">
        <w:rPr>
          <w:rFonts w:ascii="Consolas" w:hAnsi="Consolas" w:cs="Consolas"/>
          <w:sz w:val="16"/>
          <w:szCs w:val="19"/>
          <w:rPrChange w:id="1475" w:author="Author">
            <w:rPr>
              <w:rFonts w:ascii="Consolas" w:hAnsi="Consolas" w:cs="Consolas"/>
              <w:sz w:val="19"/>
              <w:szCs w:val="19"/>
            </w:rPr>
          </w:rPrChange>
        </w:rPr>
        <w:t xml:space="preserve"> </w:t>
      </w:r>
      <w:del w:id="1476" w:author="Author">
        <w:r w:rsidR="00EF609D" w:rsidRPr="003D36FB" w:rsidDel="00E14EF1">
          <w:rPr>
            <w:rFonts w:ascii="Consolas" w:hAnsi="Consolas" w:cs="Consolas"/>
            <w:sz w:val="16"/>
            <w:szCs w:val="19"/>
            <w:rPrChange w:id="1477" w:author="Author">
              <w:rPr>
                <w:rFonts w:ascii="Consolas" w:hAnsi="Consolas" w:cs="Consolas"/>
                <w:sz w:val="19"/>
                <w:szCs w:val="19"/>
              </w:rPr>
            </w:rPrChange>
          </w:rPr>
          <w:delText>{</w:delText>
        </w:r>
        <w:r w:rsidR="00EF609D" w:rsidRPr="003D36FB" w:rsidDel="00E14EF1">
          <w:rPr>
            <w:rFonts w:ascii="Consolas" w:hAnsi="Consolas" w:cs="Consolas"/>
            <w:sz w:val="16"/>
            <w:szCs w:val="19"/>
            <w:rPrChange w:id="1478" w:author="Author">
              <w:rPr>
                <w:rFonts w:ascii="Consolas" w:hAnsi="Consolas" w:cs="Consolas"/>
                <w:sz w:val="19"/>
                <w:szCs w:val="19"/>
              </w:rPr>
            </w:rPrChange>
          </w:rPr>
          <w:br/>
          <w:delText xml:space="preserve">               </w:delText>
        </w:r>
      </w:del>
      <w:proofErr w:type="spellStart"/>
      <w:r w:rsidR="00A96EB1" w:rsidRPr="003D36FB">
        <w:rPr>
          <w:rFonts w:ascii="Consolas" w:hAnsi="Consolas" w:cs="Consolas"/>
          <w:sz w:val="16"/>
          <w:szCs w:val="19"/>
          <w:rPrChange w:id="1479" w:author="Author">
            <w:rPr>
              <w:rFonts w:ascii="Consolas" w:hAnsi="Consolas" w:cs="Consolas"/>
              <w:sz w:val="19"/>
              <w:szCs w:val="19"/>
            </w:rPr>
          </w:rPrChange>
        </w:rPr>
        <w:t>lbl</w:t>
      </w:r>
      <w:r w:rsidR="00453AFB" w:rsidRPr="003D36FB">
        <w:rPr>
          <w:rFonts w:ascii="Consolas" w:hAnsi="Consolas" w:cs="Consolas"/>
          <w:sz w:val="16"/>
          <w:szCs w:val="19"/>
          <w:rPrChange w:id="1480" w:author="Author">
            <w:rPr>
              <w:rFonts w:ascii="Consolas" w:hAnsi="Consolas" w:cs="Consolas"/>
              <w:sz w:val="19"/>
              <w:szCs w:val="19"/>
            </w:rPr>
          </w:rPrChange>
        </w:rPr>
        <w:t>.Text</w:t>
      </w:r>
      <w:proofErr w:type="spellEnd"/>
      <w:r w:rsidR="00453AFB" w:rsidRPr="003D36FB">
        <w:rPr>
          <w:rFonts w:ascii="Consolas" w:hAnsi="Consolas" w:cs="Consolas"/>
          <w:sz w:val="16"/>
          <w:szCs w:val="19"/>
          <w:rPrChange w:id="1481" w:author="Author">
            <w:rPr>
              <w:rFonts w:ascii="Consolas" w:hAnsi="Consolas" w:cs="Consolas"/>
              <w:sz w:val="19"/>
              <w:szCs w:val="19"/>
            </w:rPr>
          </w:rPrChange>
        </w:rPr>
        <w:t xml:space="preserve"> = </w:t>
      </w:r>
      <w:proofErr w:type="spellStart"/>
      <w:r w:rsidR="00EF609D" w:rsidRPr="003D36FB">
        <w:rPr>
          <w:rFonts w:ascii="Consolas" w:hAnsi="Consolas" w:cs="Consolas"/>
          <w:sz w:val="16"/>
          <w:szCs w:val="19"/>
          <w:rPrChange w:id="1482" w:author="Author">
            <w:rPr>
              <w:rFonts w:ascii="Consolas" w:hAnsi="Consolas" w:cs="Consolas"/>
              <w:sz w:val="19"/>
              <w:szCs w:val="19"/>
            </w:rPr>
          </w:rPrChange>
        </w:rPr>
        <w:t>evt.EventArgs.Location</w:t>
      </w:r>
      <w:r w:rsidR="00453AFB" w:rsidRPr="003D36FB">
        <w:rPr>
          <w:rFonts w:ascii="Consolas" w:hAnsi="Consolas" w:cs="Consolas"/>
          <w:sz w:val="16"/>
          <w:szCs w:val="19"/>
          <w:rPrChange w:id="1483" w:author="Author">
            <w:rPr>
              <w:rFonts w:ascii="Consolas" w:hAnsi="Consolas" w:cs="Consolas"/>
              <w:sz w:val="19"/>
              <w:szCs w:val="19"/>
            </w:rPr>
          </w:rPrChange>
        </w:rPr>
        <w:t>.ToString</w:t>
      </w:r>
      <w:proofErr w:type="spellEnd"/>
      <w:r w:rsidR="00453AFB" w:rsidRPr="003D36FB">
        <w:rPr>
          <w:rFonts w:ascii="Consolas" w:hAnsi="Consolas" w:cs="Consolas"/>
          <w:sz w:val="16"/>
          <w:szCs w:val="19"/>
          <w:rPrChange w:id="1484" w:author="Author">
            <w:rPr>
              <w:rFonts w:ascii="Consolas" w:hAnsi="Consolas" w:cs="Consolas"/>
              <w:sz w:val="19"/>
              <w:szCs w:val="19"/>
            </w:rPr>
          </w:rPrChange>
        </w:rPr>
        <w:t>(</w:t>
      </w:r>
      <w:r w:rsidR="00EF609D" w:rsidRPr="003D36FB">
        <w:rPr>
          <w:rFonts w:ascii="Consolas" w:hAnsi="Consolas" w:cs="Consolas"/>
          <w:sz w:val="16"/>
          <w:szCs w:val="19"/>
          <w:rPrChange w:id="1485" w:author="Author">
            <w:rPr>
              <w:rFonts w:ascii="Consolas" w:hAnsi="Consolas" w:cs="Consolas"/>
              <w:sz w:val="19"/>
              <w:szCs w:val="19"/>
            </w:rPr>
          </w:rPrChange>
        </w:rPr>
        <w:t>)</w:t>
      </w:r>
      <w:ins w:id="1486" w:author="Author">
        <w:r w:rsidR="00E14EF1" w:rsidRPr="003D36FB">
          <w:rPr>
            <w:rFonts w:ascii="Consolas" w:hAnsi="Consolas" w:cs="Consolas"/>
            <w:sz w:val="16"/>
            <w:szCs w:val="19"/>
            <w:rPrChange w:id="1487" w:author="Author">
              <w:rPr>
                <w:rFonts w:ascii="Consolas" w:hAnsi="Consolas" w:cs="Consolas"/>
                <w:sz w:val="19"/>
                <w:szCs w:val="19"/>
              </w:rPr>
            </w:rPrChange>
          </w:rPr>
          <w:t>)</w:t>
        </w:r>
        <w:r w:rsidR="00D63F8A" w:rsidRPr="003D36FB">
          <w:rPr>
            <w:rFonts w:ascii="Consolas" w:hAnsi="Consolas" w:cs="Consolas"/>
            <w:sz w:val="16"/>
            <w:szCs w:val="19"/>
            <w:rPrChange w:id="1488" w:author="Author">
              <w:rPr>
                <w:rFonts w:ascii="Consolas" w:hAnsi="Consolas" w:cs="Consolas"/>
                <w:sz w:val="19"/>
                <w:szCs w:val="19"/>
              </w:rPr>
            </w:rPrChange>
          </w:rPr>
          <w:t>)</w:t>
        </w:r>
      </w:ins>
      <w:del w:id="1489" w:author="Author">
        <w:r w:rsidR="00EF609D" w:rsidRPr="003D36FB" w:rsidDel="00E14EF1">
          <w:rPr>
            <w:rFonts w:ascii="Consolas" w:hAnsi="Consolas" w:cs="Consolas"/>
            <w:sz w:val="16"/>
            <w:szCs w:val="19"/>
            <w:rPrChange w:id="1490" w:author="Author">
              <w:rPr>
                <w:rFonts w:ascii="Consolas" w:hAnsi="Consolas" w:cs="Consolas"/>
                <w:sz w:val="19"/>
                <w:szCs w:val="19"/>
              </w:rPr>
            </w:rPrChange>
          </w:rPr>
          <w:delText>;</w:delText>
        </w:r>
        <w:r w:rsidR="00EF609D" w:rsidRPr="003D36FB" w:rsidDel="00E14EF1">
          <w:rPr>
            <w:rFonts w:ascii="Consolas" w:hAnsi="Consolas" w:cs="Consolas"/>
            <w:sz w:val="16"/>
            <w:szCs w:val="19"/>
            <w:rPrChange w:id="1491" w:author="Author">
              <w:rPr>
                <w:rFonts w:ascii="Consolas" w:hAnsi="Consolas" w:cs="Consolas"/>
                <w:sz w:val="19"/>
                <w:szCs w:val="19"/>
              </w:rPr>
            </w:rPrChange>
          </w:rPr>
          <w:br/>
          <w:delText xml:space="preserve">           }))</w:delText>
        </w:r>
      </w:del>
      <w:r w:rsidR="00EF609D" w:rsidRPr="003D36FB">
        <w:rPr>
          <w:rFonts w:ascii="Consolas" w:hAnsi="Consolas" w:cs="Consolas"/>
          <w:sz w:val="16"/>
          <w:szCs w:val="19"/>
          <w:rPrChange w:id="1492" w:author="Author">
            <w:rPr>
              <w:rFonts w:ascii="Consolas" w:hAnsi="Consolas" w:cs="Consolas"/>
              <w:sz w:val="19"/>
              <w:szCs w:val="19"/>
            </w:rPr>
          </w:rPrChange>
        </w:rPr>
        <w:br/>
        <w:t xml:space="preserve">    {</w:t>
      </w:r>
      <w:r w:rsidR="00EF609D" w:rsidRPr="003D36FB">
        <w:rPr>
          <w:rFonts w:ascii="Consolas" w:hAnsi="Consolas" w:cs="Consolas"/>
          <w:sz w:val="16"/>
          <w:szCs w:val="19"/>
          <w:rPrChange w:id="1493" w:author="Author">
            <w:rPr>
              <w:rFonts w:ascii="Consolas" w:hAnsi="Consolas" w:cs="Consolas"/>
              <w:sz w:val="19"/>
              <w:szCs w:val="19"/>
            </w:rPr>
          </w:rPrChange>
        </w:rPr>
        <w:br/>
        <w:t xml:space="preserve">        </w:t>
      </w:r>
      <w:proofErr w:type="spellStart"/>
      <w:r w:rsidR="00EF609D" w:rsidRPr="003D36FB">
        <w:rPr>
          <w:rFonts w:ascii="Consolas" w:hAnsi="Consolas" w:cs="Consolas"/>
          <w:color w:val="2B91AF"/>
          <w:sz w:val="16"/>
          <w:szCs w:val="19"/>
          <w:rPrChange w:id="1494" w:author="Author">
            <w:rPr>
              <w:rFonts w:ascii="Consolas" w:hAnsi="Consolas" w:cs="Consolas"/>
              <w:color w:val="2B91AF"/>
              <w:sz w:val="19"/>
              <w:szCs w:val="19"/>
            </w:rPr>
          </w:rPrChange>
        </w:rPr>
        <w:t>Application</w:t>
      </w:r>
      <w:r w:rsidR="00EF609D" w:rsidRPr="003D36FB">
        <w:rPr>
          <w:rFonts w:ascii="Consolas" w:hAnsi="Consolas" w:cs="Consolas"/>
          <w:sz w:val="16"/>
          <w:szCs w:val="19"/>
          <w:rPrChange w:id="1495" w:author="Author">
            <w:rPr>
              <w:rFonts w:ascii="Consolas" w:hAnsi="Consolas" w:cs="Consolas"/>
              <w:sz w:val="19"/>
              <w:szCs w:val="19"/>
            </w:rPr>
          </w:rPrChange>
        </w:rPr>
        <w:t>.Run</w:t>
      </w:r>
      <w:proofErr w:type="spellEnd"/>
      <w:r w:rsidR="00EF609D" w:rsidRPr="003D36FB">
        <w:rPr>
          <w:rFonts w:ascii="Consolas" w:hAnsi="Consolas" w:cs="Consolas"/>
          <w:sz w:val="16"/>
          <w:szCs w:val="19"/>
          <w:rPrChange w:id="1496" w:author="Author">
            <w:rPr>
              <w:rFonts w:ascii="Consolas" w:hAnsi="Consolas" w:cs="Consolas"/>
              <w:sz w:val="19"/>
              <w:szCs w:val="19"/>
            </w:rPr>
          </w:rPrChange>
        </w:rPr>
        <w:t>(</w:t>
      </w:r>
      <w:proofErr w:type="spellStart"/>
      <w:r w:rsidR="00EF609D" w:rsidRPr="003D36FB">
        <w:rPr>
          <w:rFonts w:ascii="Consolas" w:hAnsi="Consolas" w:cs="Consolas"/>
          <w:sz w:val="16"/>
          <w:szCs w:val="19"/>
          <w:rPrChange w:id="1497" w:author="Author">
            <w:rPr>
              <w:rFonts w:ascii="Consolas" w:hAnsi="Consolas" w:cs="Consolas"/>
              <w:sz w:val="19"/>
              <w:szCs w:val="19"/>
            </w:rPr>
          </w:rPrChange>
        </w:rPr>
        <w:t>frm</w:t>
      </w:r>
      <w:proofErr w:type="spellEnd"/>
      <w:r w:rsidR="00EF609D" w:rsidRPr="003D36FB">
        <w:rPr>
          <w:rFonts w:ascii="Consolas" w:hAnsi="Consolas" w:cs="Consolas"/>
          <w:sz w:val="16"/>
          <w:szCs w:val="19"/>
          <w:rPrChange w:id="1498" w:author="Author">
            <w:rPr>
              <w:rFonts w:ascii="Consolas" w:hAnsi="Consolas" w:cs="Consolas"/>
              <w:sz w:val="19"/>
              <w:szCs w:val="19"/>
            </w:rPr>
          </w:rPrChange>
        </w:rPr>
        <w:t>);</w:t>
      </w:r>
      <w:r w:rsidR="00EF609D" w:rsidRPr="003D36FB">
        <w:rPr>
          <w:rFonts w:ascii="Consolas" w:hAnsi="Consolas" w:cs="Consolas"/>
          <w:sz w:val="16"/>
          <w:szCs w:val="19"/>
          <w:rPrChange w:id="1499" w:author="Author">
            <w:rPr>
              <w:rFonts w:ascii="Consolas" w:hAnsi="Consolas" w:cs="Consolas"/>
              <w:sz w:val="19"/>
              <w:szCs w:val="19"/>
            </w:rPr>
          </w:rPrChange>
        </w:rPr>
        <w:br/>
        <w:t xml:space="preserve">    }</w:t>
      </w:r>
      <w:r w:rsidR="00EF609D" w:rsidRPr="003D36FB">
        <w:rPr>
          <w:rFonts w:ascii="Consolas" w:hAnsi="Consolas" w:cs="Consolas"/>
          <w:sz w:val="16"/>
          <w:szCs w:val="19"/>
          <w:rPrChange w:id="1500" w:author="Author">
            <w:rPr>
              <w:rFonts w:ascii="Consolas" w:hAnsi="Consolas" w:cs="Consolas"/>
              <w:sz w:val="19"/>
              <w:szCs w:val="19"/>
            </w:rPr>
          </w:rPrChange>
        </w:rPr>
        <w:br/>
      </w:r>
      <w:r w:rsidR="00EF609D" w:rsidRPr="003D36FB">
        <w:rPr>
          <w:rFonts w:ascii="Consolas" w:hAnsi="Consolas" w:cs="Consolas"/>
          <w:sz w:val="16"/>
          <w:szCs w:val="19"/>
          <w:rPrChange w:id="1501" w:author="Author">
            <w:rPr>
              <w:rFonts w:ascii="Consolas" w:hAnsi="Consolas" w:cs="Consolas"/>
              <w:sz w:val="19"/>
              <w:szCs w:val="19"/>
            </w:rPr>
          </w:rPrChange>
        </w:rPr>
        <w:br/>
        <w:t xml:space="preserve">    </w:t>
      </w:r>
      <w:r w:rsidR="00EF609D" w:rsidRPr="003D36FB">
        <w:rPr>
          <w:rFonts w:ascii="Consolas" w:hAnsi="Consolas" w:cs="Consolas"/>
          <w:color w:val="008000"/>
          <w:sz w:val="16"/>
          <w:szCs w:val="19"/>
          <w:rPrChange w:id="1502" w:author="Author">
            <w:rPr>
              <w:rFonts w:ascii="Consolas" w:hAnsi="Consolas" w:cs="Consolas"/>
              <w:color w:val="008000"/>
              <w:sz w:val="19"/>
              <w:szCs w:val="19"/>
            </w:rPr>
          </w:rPrChange>
        </w:rPr>
        <w:t>// Proper clean-up just got a lot easier...</w:t>
      </w:r>
      <w:r w:rsidR="00EF609D" w:rsidRPr="003D36FB">
        <w:rPr>
          <w:rFonts w:ascii="Consolas" w:hAnsi="Consolas" w:cs="Consolas"/>
          <w:color w:val="008000"/>
          <w:sz w:val="16"/>
          <w:szCs w:val="19"/>
          <w:rPrChange w:id="1503" w:author="Author">
            <w:rPr>
              <w:rFonts w:ascii="Consolas" w:hAnsi="Consolas" w:cs="Consolas"/>
              <w:color w:val="008000"/>
              <w:sz w:val="19"/>
              <w:szCs w:val="19"/>
            </w:rPr>
          </w:rPrChange>
        </w:rPr>
        <w:br/>
      </w:r>
      <w:r w:rsidR="00EF609D" w:rsidRPr="003D36FB">
        <w:rPr>
          <w:rFonts w:ascii="Consolas" w:hAnsi="Consolas" w:cs="Consolas"/>
          <w:color w:val="008000"/>
          <w:sz w:val="16"/>
          <w:szCs w:val="19"/>
          <w:rPrChange w:id="1504" w:author="Author">
            <w:rPr>
              <w:rFonts w:ascii="Consolas" w:hAnsi="Consolas" w:cs="Consolas"/>
              <w:color w:val="008000"/>
              <w:sz w:val="19"/>
              <w:szCs w:val="19"/>
            </w:rPr>
          </w:rPrChange>
        </w:rPr>
        <w:br/>
      </w:r>
      <w:r w:rsidR="00C623D4" w:rsidRPr="003D36FB">
        <w:rPr>
          <w:sz w:val="18"/>
          <w:rPrChange w:id="1505" w:author="Author">
            <w:rPr/>
          </w:rPrChange>
        </w:rPr>
        <w:t>We’ll now explain this fragment in depth to drive home the points we made before:</w:t>
      </w:r>
      <w:r w:rsidR="00C623D4" w:rsidRPr="003D36FB">
        <w:rPr>
          <w:sz w:val="18"/>
          <w:rPrChange w:id="1506" w:author="Author">
            <w:rPr/>
          </w:rPrChange>
        </w:rPr>
        <w:br/>
      </w:r>
    </w:p>
    <w:p w:rsidR="00177ACF" w:rsidRPr="003D36FB" w:rsidRDefault="00177ACF">
      <w:pPr>
        <w:pStyle w:val="ListParagraph"/>
        <w:numPr>
          <w:ilvl w:val="1"/>
          <w:numId w:val="5"/>
        </w:numPr>
        <w:autoSpaceDE w:val="0"/>
        <w:autoSpaceDN w:val="0"/>
        <w:adjustRightInd w:val="0"/>
        <w:spacing w:after="0" w:line="240" w:lineRule="auto"/>
        <w:rPr>
          <w:sz w:val="18"/>
          <w:rPrChange w:id="1507" w:author="Author">
            <w:rPr/>
          </w:rPrChange>
        </w:rPr>
      </w:pPr>
      <w:r w:rsidRPr="003D36FB">
        <w:rPr>
          <w:sz w:val="18"/>
          <w:rPrChange w:id="1508" w:author="Author">
            <w:rPr/>
          </w:rPrChange>
        </w:rPr>
        <w:t xml:space="preserve">The </w:t>
      </w:r>
      <w:proofErr w:type="spellStart"/>
      <w:r w:rsidRPr="003D36FB">
        <w:rPr>
          <w:sz w:val="18"/>
          <w:rPrChange w:id="1509" w:author="Author">
            <w:rPr/>
          </w:rPrChange>
        </w:rPr>
        <w:t>FromEvent</w:t>
      </w:r>
      <w:r w:rsidR="00CE4C05" w:rsidRPr="003D36FB">
        <w:rPr>
          <w:sz w:val="18"/>
          <w:rPrChange w:id="1510" w:author="Author">
            <w:rPr/>
          </w:rPrChange>
        </w:rPr>
        <w:t>Pattern</w:t>
      </w:r>
      <w:proofErr w:type="spellEnd"/>
      <w:r w:rsidRPr="003D36FB">
        <w:rPr>
          <w:sz w:val="18"/>
          <w:rPrChange w:id="1511" w:author="Author">
            <w:rPr/>
          </w:rPrChange>
        </w:rPr>
        <w:t xml:space="preserve"> operator turns the given event in an observable sequence with an </w:t>
      </w:r>
      <w:proofErr w:type="spellStart"/>
      <w:r w:rsidRPr="003D36FB">
        <w:rPr>
          <w:sz w:val="18"/>
          <w:rPrChange w:id="1512" w:author="Author">
            <w:rPr/>
          </w:rPrChange>
        </w:rPr>
        <w:t>Event</w:t>
      </w:r>
      <w:r w:rsidR="001E24A3" w:rsidRPr="003D36FB">
        <w:rPr>
          <w:sz w:val="18"/>
          <w:rPrChange w:id="1513" w:author="Author">
            <w:rPr/>
          </w:rPrChange>
        </w:rPr>
        <w:t>Pattern</w:t>
      </w:r>
      <w:proofErr w:type="spellEnd"/>
      <w:r w:rsidR="001E24A3" w:rsidRPr="003D36FB">
        <w:rPr>
          <w:sz w:val="18"/>
          <w:rPrChange w:id="1514" w:author="Author">
            <w:rPr/>
          </w:rPrChange>
        </w:rPr>
        <w:t>&lt;T&gt;</w:t>
      </w:r>
      <w:r w:rsidRPr="003D36FB">
        <w:rPr>
          <w:sz w:val="18"/>
          <w:rPrChange w:id="1515" w:author="Author">
            <w:rPr/>
          </w:rPrChange>
        </w:rPr>
        <w:t xml:space="preserve"> element type that captures both the sender and the event arguments. Hovering over the </w:t>
      </w:r>
      <w:proofErr w:type="spellStart"/>
      <w:r w:rsidRPr="003D36FB">
        <w:rPr>
          <w:sz w:val="18"/>
          <w:rPrChange w:id="1516" w:author="Author">
            <w:rPr/>
          </w:rPrChange>
        </w:rPr>
        <w:t>var</w:t>
      </w:r>
      <w:proofErr w:type="spellEnd"/>
      <w:r w:rsidRPr="003D36FB">
        <w:rPr>
          <w:sz w:val="18"/>
          <w:rPrChange w:id="1517" w:author="Author">
            <w:rPr/>
          </w:rPrChange>
        </w:rPr>
        <w:t xml:space="preserve"> keyword reveals the type inferred for the moves local variable:</w:t>
      </w:r>
      <w:r w:rsidRPr="003D36FB">
        <w:rPr>
          <w:sz w:val="18"/>
          <w:rPrChange w:id="1518" w:author="Author">
            <w:rPr/>
          </w:rPrChange>
        </w:rPr>
        <w:br/>
      </w:r>
      <w:r w:rsidRPr="003D36FB">
        <w:rPr>
          <w:sz w:val="18"/>
          <w:rPrChange w:id="1519" w:author="Author">
            <w:rPr/>
          </w:rPrChange>
        </w:rPr>
        <w:br/>
      </w:r>
      <w:r w:rsidR="00CE4C05" w:rsidRPr="003D36FB">
        <w:rPr>
          <w:noProof/>
          <w:sz w:val="18"/>
          <w:rPrChange w:id="1520" w:author="Author">
            <w:rPr>
              <w:noProof/>
            </w:rPr>
          </w:rPrChange>
        </w:rPr>
        <w:drawing>
          <wp:inline distT="0" distB="0" distL="0" distR="0" wp14:anchorId="448AC079" wp14:editId="1A06CC48">
            <wp:extent cx="5895238" cy="106789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895238" cy="1067898"/>
                    </a:xfrm>
                    <a:prstGeom prst="rect">
                      <a:avLst/>
                    </a:prstGeom>
                  </pic:spPr>
                </pic:pic>
              </a:graphicData>
            </a:graphic>
          </wp:inline>
        </w:drawing>
      </w:r>
      <w:r w:rsidR="00CE4C05" w:rsidRPr="003D36FB">
        <w:rPr>
          <w:noProof/>
          <w:sz w:val="18"/>
          <w:rPrChange w:id="1521" w:author="Author">
            <w:rPr>
              <w:noProof/>
            </w:rPr>
          </w:rPrChange>
        </w:rPr>
        <w:t xml:space="preserve"> </w:t>
      </w:r>
      <w:r w:rsidRPr="003D36FB">
        <w:rPr>
          <w:sz w:val="18"/>
          <w:rPrChange w:id="1522" w:author="Author">
            <w:rPr/>
          </w:rPrChange>
        </w:rPr>
        <w:br/>
      </w:r>
      <w:ins w:id="1523" w:author="Author">
        <w:r w:rsidR="002F0DBE" w:rsidRPr="003D36FB">
          <w:rPr>
            <w:sz w:val="18"/>
            <w:rPrChange w:id="1524" w:author="Author">
              <w:rPr/>
            </w:rPrChange>
          </w:rPr>
          <w:lastRenderedPageBreak/>
          <w:br/>
        </w:r>
      </w:ins>
      <w:r w:rsidRPr="003D36FB">
        <w:rPr>
          <w:sz w:val="18"/>
          <w:rPrChange w:id="1525" w:author="Author">
            <w:rPr/>
          </w:rPrChange>
        </w:rPr>
        <w:t xml:space="preserve">When calling Subscribe, a handler is attached to the underlying event. For every time the event gets raised, the sender and arguments are stowed away in an </w:t>
      </w:r>
      <w:proofErr w:type="spellStart"/>
      <w:r w:rsidRPr="003D36FB">
        <w:rPr>
          <w:sz w:val="18"/>
          <w:rPrChange w:id="1526" w:author="Author">
            <w:rPr/>
          </w:rPrChange>
        </w:rPr>
        <w:t>Event</w:t>
      </w:r>
      <w:r w:rsidR="001E24A3" w:rsidRPr="003D36FB">
        <w:rPr>
          <w:sz w:val="18"/>
          <w:rPrChange w:id="1527" w:author="Author">
            <w:rPr/>
          </w:rPrChange>
        </w:rPr>
        <w:t>Pattern</w:t>
      </w:r>
      <w:proofErr w:type="spellEnd"/>
      <w:r w:rsidRPr="003D36FB">
        <w:rPr>
          <w:sz w:val="18"/>
          <w:rPrChange w:id="1528" w:author="Author">
            <w:rPr/>
          </w:rPrChange>
        </w:rPr>
        <w:t>&lt;</w:t>
      </w:r>
      <w:proofErr w:type="spellStart"/>
      <w:r w:rsidRPr="003D36FB">
        <w:rPr>
          <w:sz w:val="18"/>
          <w:rPrChange w:id="1529" w:author="Author">
            <w:rPr/>
          </w:rPrChange>
        </w:rPr>
        <w:t>MouseEventArgs</w:t>
      </w:r>
      <w:proofErr w:type="spellEnd"/>
      <w:r w:rsidRPr="003D36FB">
        <w:rPr>
          <w:sz w:val="18"/>
          <w:rPrChange w:id="1530" w:author="Author">
            <w:rPr/>
          </w:rPrChange>
        </w:rPr>
        <w:t>&gt; object that’s sent to all of the observable’s subscribers.</w:t>
      </w:r>
      <w:r w:rsidRPr="003D36FB">
        <w:rPr>
          <w:sz w:val="18"/>
          <w:rPrChange w:id="1531" w:author="Author">
            <w:rPr/>
          </w:rPrChange>
        </w:rPr>
        <w:br/>
      </w:r>
    </w:p>
    <w:p w:rsidR="00EF609D" w:rsidRPr="003D36FB" w:rsidRDefault="00177ACF" w:rsidP="00C623D4">
      <w:pPr>
        <w:pStyle w:val="ListParagraph"/>
        <w:numPr>
          <w:ilvl w:val="1"/>
          <w:numId w:val="5"/>
        </w:numPr>
        <w:autoSpaceDE w:val="0"/>
        <w:autoSpaceDN w:val="0"/>
        <w:adjustRightInd w:val="0"/>
        <w:spacing w:after="0" w:line="240" w:lineRule="auto"/>
        <w:rPr>
          <w:sz w:val="18"/>
          <w:rPrChange w:id="1532" w:author="Author">
            <w:rPr/>
          </w:rPrChange>
        </w:rPr>
      </w:pPr>
      <w:r w:rsidRPr="003D36FB">
        <w:rPr>
          <w:sz w:val="18"/>
          <w:rPrChange w:id="1533" w:author="Author">
            <w:rPr/>
          </w:rPrChange>
        </w:rPr>
        <w:t xml:space="preserve">Inside our </w:t>
      </w:r>
      <w:proofErr w:type="spellStart"/>
      <w:r w:rsidRPr="003D36FB">
        <w:rPr>
          <w:sz w:val="18"/>
          <w:rPrChange w:id="1534" w:author="Author">
            <w:rPr/>
          </w:rPrChange>
        </w:rPr>
        <w:t>OnNext</w:t>
      </w:r>
      <w:proofErr w:type="spellEnd"/>
      <w:r w:rsidRPr="003D36FB">
        <w:rPr>
          <w:sz w:val="18"/>
          <w:rPrChange w:id="1535" w:author="Author">
            <w:rPr/>
          </w:rPrChange>
        </w:rPr>
        <w:t xml:space="preserve"> handler, due to the strong typing provided by generics, we can “dot into” the event arguments’ Location property. We’ll see later how we can leverage built-in operators to shake off the need to traverse this object graph in the handler.</w:t>
      </w:r>
      <w:r w:rsidR="00EF609D" w:rsidRPr="003D36FB">
        <w:rPr>
          <w:sz w:val="18"/>
          <w:rPrChange w:id="1536" w:author="Author">
            <w:rPr/>
          </w:rPrChange>
        </w:rPr>
        <w:br/>
      </w:r>
    </w:p>
    <w:p w:rsidR="00177ACF" w:rsidRPr="003D36FB" w:rsidRDefault="00177ACF" w:rsidP="00C623D4">
      <w:pPr>
        <w:pStyle w:val="ListParagraph"/>
        <w:numPr>
          <w:ilvl w:val="1"/>
          <w:numId w:val="5"/>
        </w:numPr>
        <w:autoSpaceDE w:val="0"/>
        <w:autoSpaceDN w:val="0"/>
        <w:adjustRightInd w:val="0"/>
        <w:spacing w:after="0" w:line="240" w:lineRule="auto"/>
        <w:rPr>
          <w:sz w:val="18"/>
          <w:rPrChange w:id="1537" w:author="Author">
            <w:rPr/>
          </w:rPrChange>
        </w:rPr>
      </w:pPr>
      <w:r w:rsidRPr="003D36FB">
        <w:rPr>
          <w:sz w:val="18"/>
          <w:rPrChange w:id="1538" w:author="Author">
            <w:rPr/>
          </w:rPrChange>
        </w:rPr>
        <w:t xml:space="preserve">Clean-up of the event handler is taken care of by the </w:t>
      </w:r>
      <w:proofErr w:type="spellStart"/>
      <w:r w:rsidRPr="003D36FB">
        <w:rPr>
          <w:sz w:val="18"/>
          <w:rPrChange w:id="1539" w:author="Author">
            <w:rPr/>
          </w:rPrChange>
        </w:rPr>
        <w:t>IDisposable</w:t>
      </w:r>
      <w:proofErr w:type="spellEnd"/>
      <w:r w:rsidRPr="003D36FB">
        <w:rPr>
          <w:sz w:val="18"/>
          <w:rPrChange w:id="1540" w:author="Author">
            <w:rPr/>
          </w:rPrChange>
        </w:rPr>
        <w:t xml:space="preserve"> object returned by the </w:t>
      </w:r>
      <w:proofErr w:type="spellStart"/>
      <w:r w:rsidRPr="003D36FB">
        <w:rPr>
          <w:sz w:val="18"/>
          <w:rPrChange w:id="1541" w:author="Author">
            <w:rPr/>
          </w:rPrChange>
        </w:rPr>
        <w:t>FromEvent</w:t>
      </w:r>
      <w:r w:rsidR="001E24A3" w:rsidRPr="003D36FB">
        <w:rPr>
          <w:sz w:val="18"/>
          <w:rPrChange w:id="1542" w:author="Author">
            <w:rPr/>
          </w:rPrChange>
        </w:rPr>
        <w:t>Pattern</w:t>
      </w:r>
      <w:proofErr w:type="spellEnd"/>
      <w:r w:rsidRPr="003D36FB">
        <w:rPr>
          <w:sz w:val="18"/>
          <w:rPrChange w:id="1543" w:author="Author">
            <w:rPr/>
          </w:rPrChange>
        </w:rPr>
        <w:t xml:space="preserve"> operator. Calling Dispose – here achieved by reaching the end of the using-block – will automatically get rid of the underlying event handler.</w:t>
      </w:r>
      <w:r w:rsidRPr="003D36FB">
        <w:rPr>
          <w:sz w:val="18"/>
          <w:rPrChange w:id="1544" w:author="Author">
            <w:rPr/>
          </w:rPrChange>
        </w:rPr>
        <w:br/>
      </w:r>
    </w:p>
    <w:p w:rsidR="001E6A88" w:rsidRPr="003D36FB" w:rsidRDefault="00FE1860" w:rsidP="001E6A88">
      <w:pPr>
        <w:pStyle w:val="ListParagraph"/>
        <w:numPr>
          <w:ilvl w:val="0"/>
          <w:numId w:val="5"/>
        </w:numPr>
        <w:autoSpaceDE w:val="0"/>
        <w:autoSpaceDN w:val="0"/>
        <w:adjustRightInd w:val="0"/>
        <w:spacing w:after="0" w:line="240" w:lineRule="auto"/>
        <w:rPr>
          <w:rFonts w:ascii="Consolas" w:hAnsi="Consolas" w:cs="Consolas"/>
          <w:sz w:val="16"/>
          <w:szCs w:val="19"/>
          <w:rPrChange w:id="1545" w:author="Author">
            <w:rPr>
              <w:rFonts w:ascii="Consolas" w:hAnsi="Consolas" w:cs="Consolas"/>
              <w:sz w:val="19"/>
              <w:szCs w:val="19"/>
            </w:rPr>
          </w:rPrChange>
        </w:rPr>
      </w:pPr>
      <w:r w:rsidRPr="003D36FB">
        <w:rPr>
          <w:b/>
          <w:noProof/>
          <w:sz w:val="18"/>
          <w:rPrChange w:id="1546" w:author="Author">
            <w:rPr>
              <w:b/>
              <w:noProof/>
            </w:rPr>
          </w:rPrChange>
        </w:rPr>
        <w:drawing>
          <wp:anchor distT="0" distB="0" distL="114300" distR="114300" simplePos="0" relativeHeight="251676672" behindDoc="0" locked="0" layoutInCell="1" allowOverlap="1" wp14:anchorId="5BDA4E77" wp14:editId="61010CAC">
            <wp:simplePos x="0" y="0"/>
            <wp:positionH relativeFrom="column">
              <wp:posOffset>-182880</wp:posOffset>
            </wp:positionH>
            <wp:positionV relativeFrom="paragraph">
              <wp:posOffset>1529080</wp:posOffset>
            </wp:positionV>
            <wp:extent cx="603504" cy="539496"/>
            <wp:effectExtent l="0" t="0" r="6350" b="0"/>
            <wp:wrapNone/>
            <wp:docPr id="52" name="Picture 52"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3504" cy="539496"/>
                    </a:xfrm>
                    <a:prstGeom prst="rect">
                      <a:avLst/>
                    </a:prstGeom>
                    <a:noFill/>
                    <a:ln>
                      <a:noFill/>
                    </a:ln>
                  </pic:spPr>
                </pic:pic>
              </a:graphicData>
            </a:graphic>
            <wp14:sizeRelH relativeFrom="page">
              <wp14:pctWidth>0</wp14:pctWidth>
            </wp14:sizeRelH>
            <wp14:sizeRelV relativeFrom="page">
              <wp14:pctHeight>0</wp14:pctHeight>
            </wp14:sizeRelV>
          </wp:anchor>
        </w:drawing>
      </w:r>
      <w:r w:rsidR="001E6A88" w:rsidRPr="003D36FB">
        <w:rPr>
          <w:sz w:val="18"/>
          <w:rPrChange w:id="1547" w:author="Author">
            <w:rPr/>
          </w:rPrChange>
        </w:rPr>
        <w:t xml:space="preserve">To master the technique a bit further, let’s have a look at another Windows Forms event. First add a </w:t>
      </w:r>
      <w:proofErr w:type="spellStart"/>
      <w:r w:rsidR="001E6A88" w:rsidRPr="003D36FB">
        <w:rPr>
          <w:sz w:val="18"/>
          <w:rPrChange w:id="1548" w:author="Author">
            <w:rPr/>
          </w:rPrChange>
        </w:rPr>
        <w:t>TextBox</w:t>
      </w:r>
      <w:proofErr w:type="spellEnd"/>
      <w:r w:rsidR="001E6A88" w:rsidRPr="003D36FB">
        <w:rPr>
          <w:sz w:val="18"/>
          <w:rPrChange w:id="1549" w:author="Author">
            <w:rPr/>
          </w:rPrChange>
        </w:rPr>
        <w:t xml:space="preserve"> control to the form, which we can conveniently do using C# 3.0 object initializer syntax:</w:t>
      </w:r>
      <w:r w:rsidR="001E6A88" w:rsidRPr="003D36FB">
        <w:rPr>
          <w:sz w:val="18"/>
          <w:rPrChange w:id="1550" w:author="Author">
            <w:rPr/>
          </w:rPrChange>
        </w:rPr>
        <w:br/>
      </w:r>
      <w:r w:rsidR="001E6A88" w:rsidRPr="003D36FB">
        <w:rPr>
          <w:sz w:val="18"/>
          <w:rPrChange w:id="1551" w:author="Author">
            <w:rPr/>
          </w:rPrChange>
        </w:rPr>
        <w:br/>
      </w:r>
      <w:r w:rsidR="001E6A88" w:rsidRPr="003D36FB">
        <w:rPr>
          <w:rFonts w:ascii="Consolas" w:hAnsi="Consolas" w:cs="Consolas"/>
          <w:sz w:val="16"/>
          <w:szCs w:val="19"/>
          <w:rPrChange w:id="1552" w:author="Author">
            <w:rPr>
              <w:rFonts w:ascii="Consolas" w:hAnsi="Consolas" w:cs="Consolas"/>
              <w:sz w:val="19"/>
              <w:szCs w:val="19"/>
            </w:rPr>
          </w:rPrChange>
        </w:rPr>
        <w:t xml:space="preserve">    </w:t>
      </w:r>
      <w:proofErr w:type="spellStart"/>
      <w:r w:rsidR="001E6A88" w:rsidRPr="003D36FB">
        <w:rPr>
          <w:rFonts w:ascii="Consolas" w:hAnsi="Consolas" w:cs="Consolas"/>
          <w:color w:val="0000FF"/>
          <w:sz w:val="16"/>
          <w:szCs w:val="19"/>
          <w:rPrChange w:id="1553" w:author="Author">
            <w:rPr>
              <w:rFonts w:ascii="Consolas" w:hAnsi="Consolas" w:cs="Consolas"/>
              <w:color w:val="0000FF"/>
              <w:sz w:val="19"/>
              <w:szCs w:val="19"/>
            </w:rPr>
          </w:rPrChange>
        </w:rPr>
        <w:t>var</w:t>
      </w:r>
      <w:proofErr w:type="spellEnd"/>
      <w:r w:rsidR="001E6A88" w:rsidRPr="003D36FB">
        <w:rPr>
          <w:rFonts w:ascii="Consolas" w:hAnsi="Consolas" w:cs="Consolas"/>
          <w:sz w:val="16"/>
          <w:szCs w:val="19"/>
          <w:rPrChange w:id="1554" w:author="Author">
            <w:rPr>
              <w:rFonts w:ascii="Consolas" w:hAnsi="Consolas" w:cs="Consolas"/>
              <w:sz w:val="19"/>
              <w:szCs w:val="19"/>
            </w:rPr>
          </w:rPrChange>
        </w:rPr>
        <w:t xml:space="preserve"> txt = </w:t>
      </w:r>
      <w:r w:rsidR="001E6A88" w:rsidRPr="003D36FB">
        <w:rPr>
          <w:rFonts w:ascii="Consolas" w:hAnsi="Consolas" w:cs="Consolas"/>
          <w:color w:val="0000FF"/>
          <w:sz w:val="16"/>
          <w:szCs w:val="19"/>
          <w:rPrChange w:id="1555" w:author="Author">
            <w:rPr>
              <w:rFonts w:ascii="Consolas" w:hAnsi="Consolas" w:cs="Consolas"/>
              <w:color w:val="0000FF"/>
              <w:sz w:val="19"/>
              <w:szCs w:val="19"/>
            </w:rPr>
          </w:rPrChange>
        </w:rPr>
        <w:t>new</w:t>
      </w:r>
      <w:r w:rsidR="001E6A88" w:rsidRPr="003D36FB">
        <w:rPr>
          <w:rFonts w:ascii="Consolas" w:hAnsi="Consolas" w:cs="Consolas"/>
          <w:sz w:val="16"/>
          <w:szCs w:val="19"/>
          <w:rPrChange w:id="1556" w:author="Author">
            <w:rPr>
              <w:rFonts w:ascii="Consolas" w:hAnsi="Consolas" w:cs="Consolas"/>
              <w:sz w:val="19"/>
              <w:szCs w:val="19"/>
            </w:rPr>
          </w:rPrChange>
        </w:rPr>
        <w:t xml:space="preserve"> </w:t>
      </w:r>
      <w:proofErr w:type="spellStart"/>
      <w:r w:rsidR="001E6A88" w:rsidRPr="003D36FB">
        <w:rPr>
          <w:rFonts w:ascii="Consolas" w:hAnsi="Consolas" w:cs="Consolas"/>
          <w:color w:val="2B91AF"/>
          <w:sz w:val="16"/>
          <w:szCs w:val="19"/>
          <w:rPrChange w:id="1557" w:author="Author">
            <w:rPr>
              <w:rFonts w:ascii="Consolas" w:hAnsi="Consolas" w:cs="Consolas"/>
              <w:color w:val="2B91AF"/>
              <w:sz w:val="19"/>
              <w:szCs w:val="19"/>
            </w:rPr>
          </w:rPrChange>
        </w:rPr>
        <w:t>TextBox</w:t>
      </w:r>
      <w:proofErr w:type="spellEnd"/>
      <w:r w:rsidR="001E6A88" w:rsidRPr="003D36FB">
        <w:rPr>
          <w:rFonts w:ascii="Consolas" w:hAnsi="Consolas" w:cs="Consolas"/>
          <w:sz w:val="16"/>
          <w:szCs w:val="19"/>
          <w:rPrChange w:id="1558" w:author="Author">
            <w:rPr>
              <w:rFonts w:ascii="Consolas" w:hAnsi="Consolas" w:cs="Consolas"/>
              <w:sz w:val="19"/>
              <w:szCs w:val="19"/>
            </w:rPr>
          </w:rPrChange>
        </w:rPr>
        <w:t>();</w:t>
      </w:r>
      <w:r w:rsidR="003175E3" w:rsidRPr="003D36FB">
        <w:rPr>
          <w:rFonts w:ascii="Consolas" w:hAnsi="Consolas" w:cs="Consolas"/>
          <w:sz w:val="16"/>
          <w:szCs w:val="19"/>
          <w:rPrChange w:id="1559" w:author="Author">
            <w:rPr>
              <w:rFonts w:ascii="Consolas" w:hAnsi="Consolas" w:cs="Consolas"/>
              <w:sz w:val="19"/>
              <w:szCs w:val="19"/>
            </w:rPr>
          </w:rPrChange>
        </w:rPr>
        <w:br/>
      </w:r>
      <w:r w:rsidR="001E6A88" w:rsidRPr="003D36FB">
        <w:rPr>
          <w:rFonts w:ascii="Consolas" w:hAnsi="Consolas" w:cs="Consolas"/>
          <w:sz w:val="16"/>
          <w:szCs w:val="19"/>
          <w:rPrChange w:id="1560" w:author="Author">
            <w:rPr>
              <w:rFonts w:ascii="Consolas" w:hAnsi="Consolas" w:cs="Consolas"/>
              <w:sz w:val="19"/>
              <w:szCs w:val="19"/>
            </w:rPr>
          </w:rPrChange>
        </w:rPr>
        <w:br/>
        <w:t xml:space="preserve">    </w:t>
      </w:r>
      <w:proofErr w:type="spellStart"/>
      <w:r w:rsidR="001E6A88" w:rsidRPr="003D36FB">
        <w:rPr>
          <w:rFonts w:ascii="Consolas" w:hAnsi="Consolas" w:cs="Consolas"/>
          <w:color w:val="0000FF"/>
          <w:sz w:val="16"/>
          <w:szCs w:val="19"/>
          <w:rPrChange w:id="1561" w:author="Author">
            <w:rPr>
              <w:rFonts w:ascii="Consolas" w:hAnsi="Consolas" w:cs="Consolas"/>
              <w:color w:val="0000FF"/>
              <w:sz w:val="19"/>
              <w:szCs w:val="19"/>
            </w:rPr>
          </w:rPrChange>
        </w:rPr>
        <w:t>var</w:t>
      </w:r>
      <w:proofErr w:type="spellEnd"/>
      <w:r w:rsidR="001E6A88" w:rsidRPr="003D36FB">
        <w:rPr>
          <w:rFonts w:ascii="Consolas" w:hAnsi="Consolas" w:cs="Consolas"/>
          <w:sz w:val="16"/>
          <w:szCs w:val="19"/>
          <w:rPrChange w:id="1562" w:author="Author">
            <w:rPr>
              <w:rFonts w:ascii="Consolas" w:hAnsi="Consolas" w:cs="Consolas"/>
              <w:sz w:val="19"/>
              <w:szCs w:val="19"/>
            </w:rPr>
          </w:rPrChange>
        </w:rPr>
        <w:t xml:space="preserve"> </w:t>
      </w:r>
      <w:proofErr w:type="spellStart"/>
      <w:r w:rsidR="001E6A88" w:rsidRPr="003D36FB">
        <w:rPr>
          <w:rFonts w:ascii="Consolas" w:hAnsi="Consolas" w:cs="Consolas"/>
          <w:sz w:val="16"/>
          <w:szCs w:val="19"/>
          <w:rPrChange w:id="1563" w:author="Author">
            <w:rPr>
              <w:rFonts w:ascii="Consolas" w:hAnsi="Consolas" w:cs="Consolas"/>
              <w:sz w:val="19"/>
              <w:szCs w:val="19"/>
            </w:rPr>
          </w:rPrChange>
        </w:rPr>
        <w:t>frm</w:t>
      </w:r>
      <w:proofErr w:type="spellEnd"/>
      <w:r w:rsidR="001E6A88" w:rsidRPr="003D36FB">
        <w:rPr>
          <w:rFonts w:ascii="Consolas" w:hAnsi="Consolas" w:cs="Consolas"/>
          <w:sz w:val="16"/>
          <w:szCs w:val="19"/>
          <w:rPrChange w:id="1564" w:author="Author">
            <w:rPr>
              <w:rFonts w:ascii="Consolas" w:hAnsi="Consolas" w:cs="Consolas"/>
              <w:sz w:val="19"/>
              <w:szCs w:val="19"/>
            </w:rPr>
          </w:rPrChange>
        </w:rPr>
        <w:t xml:space="preserve"> = </w:t>
      </w:r>
      <w:r w:rsidR="001E6A88" w:rsidRPr="003D36FB">
        <w:rPr>
          <w:rFonts w:ascii="Consolas" w:hAnsi="Consolas" w:cs="Consolas"/>
          <w:color w:val="0000FF"/>
          <w:sz w:val="16"/>
          <w:szCs w:val="19"/>
          <w:rPrChange w:id="1565" w:author="Author">
            <w:rPr>
              <w:rFonts w:ascii="Consolas" w:hAnsi="Consolas" w:cs="Consolas"/>
              <w:color w:val="0000FF"/>
              <w:sz w:val="19"/>
              <w:szCs w:val="19"/>
            </w:rPr>
          </w:rPrChange>
        </w:rPr>
        <w:t>new</w:t>
      </w:r>
      <w:r w:rsidR="001E6A88" w:rsidRPr="003D36FB">
        <w:rPr>
          <w:rFonts w:ascii="Consolas" w:hAnsi="Consolas" w:cs="Consolas"/>
          <w:sz w:val="16"/>
          <w:szCs w:val="19"/>
          <w:rPrChange w:id="1566" w:author="Author">
            <w:rPr>
              <w:rFonts w:ascii="Consolas" w:hAnsi="Consolas" w:cs="Consolas"/>
              <w:sz w:val="19"/>
              <w:szCs w:val="19"/>
            </w:rPr>
          </w:rPrChange>
        </w:rPr>
        <w:t xml:space="preserve"> </w:t>
      </w:r>
      <w:r w:rsidR="001E6A88" w:rsidRPr="003D36FB">
        <w:rPr>
          <w:rFonts w:ascii="Consolas" w:hAnsi="Consolas" w:cs="Consolas"/>
          <w:color w:val="2B91AF"/>
          <w:sz w:val="16"/>
          <w:szCs w:val="19"/>
          <w:rPrChange w:id="1567" w:author="Author">
            <w:rPr>
              <w:rFonts w:ascii="Consolas" w:hAnsi="Consolas" w:cs="Consolas"/>
              <w:color w:val="2B91AF"/>
              <w:sz w:val="19"/>
              <w:szCs w:val="19"/>
            </w:rPr>
          </w:rPrChange>
        </w:rPr>
        <w:t>Form</w:t>
      </w:r>
      <w:r w:rsidR="00251819" w:rsidRPr="003D36FB">
        <w:rPr>
          <w:rFonts w:ascii="Consolas" w:hAnsi="Consolas" w:cs="Consolas"/>
          <w:color w:val="2B91AF"/>
          <w:sz w:val="16"/>
          <w:szCs w:val="19"/>
          <w:rPrChange w:id="1568" w:author="Author">
            <w:rPr>
              <w:rFonts w:ascii="Consolas" w:hAnsi="Consolas" w:cs="Consolas"/>
              <w:color w:val="2B91AF"/>
              <w:sz w:val="19"/>
              <w:szCs w:val="19"/>
            </w:rPr>
          </w:rPrChange>
        </w:rPr>
        <w:br/>
        <w:t xml:space="preserve">    </w:t>
      </w:r>
      <w:r w:rsidR="001E6A88" w:rsidRPr="003D36FB">
        <w:rPr>
          <w:rFonts w:ascii="Consolas" w:hAnsi="Consolas" w:cs="Consolas"/>
          <w:sz w:val="16"/>
          <w:szCs w:val="19"/>
          <w:rPrChange w:id="1569" w:author="Author">
            <w:rPr>
              <w:rFonts w:ascii="Consolas" w:hAnsi="Consolas" w:cs="Consolas"/>
              <w:sz w:val="19"/>
              <w:szCs w:val="19"/>
            </w:rPr>
          </w:rPrChange>
        </w:rPr>
        <w:t>{</w:t>
      </w:r>
      <w:r w:rsidR="001E6A88" w:rsidRPr="003D36FB">
        <w:rPr>
          <w:rFonts w:ascii="Consolas" w:hAnsi="Consolas" w:cs="Consolas"/>
          <w:sz w:val="16"/>
          <w:szCs w:val="19"/>
          <w:rPrChange w:id="1570" w:author="Author">
            <w:rPr>
              <w:rFonts w:ascii="Consolas" w:hAnsi="Consolas" w:cs="Consolas"/>
              <w:sz w:val="19"/>
              <w:szCs w:val="19"/>
            </w:rPr>
          </w:rPrChange>
        </w:rPr>
        <w:br/>
        <w:t xml:space="preserve">        Controls = {</w:t>
      </w:r>
      <w:r w:rsidR="003175E3" w:rsidRPr="003D36FB">
        <w:rPr>
          <w:rFonts w:ascii="Consolas" w:hAnsi="Consolas" w:cs="Consolas"/>
          <w:sz w:val="16"/>
          <w:szCs w:val="19"/>
          <w:rPrChange w:id="1571" w:author="Author">
            <w:rPr>
              <w:rFonts w:ascii="Consolas" w:hAnsi="Consolas" w:cs="Consolas"/>
              <w:sz w:val="19"/>
              <w:szCs w:val="19"/>
            </w:rPr>
          </w:rPrChange>
        </w:rPr>
        <w:t xml:space="preserve"> </w:t>
      </w:r>
      <w:r w:rsidR="001E6A88" w:rsidRPr="003D36FB">
        <w:rPr>
          <w:rFonts w:ascii="Consolas" w:hAnsi="Consolas" w:cs="Consolas"/>
          <w:sz w:val="16"/>
          <w:szCs w:val="19"/>
          <w:rPrChange w:id="1572" w:author="Author">
            <w:rPr>
              <w:rFonts w:ascii="Consolas" w:hAnsi="Consolas" w:cs="Consolas"/>
              <w:sz w:val="19"/>
              <w:szCs w:val="19"/>
            </w:rPr>
          </w:rPrChange>
        </w:rPr>
        <w:t>txt</w:t>
      </w:r>
      <w:r w:rsidR="003175E3" w:rsidRPr="003D36FB">
        <w:rPr>
          <w:rFonts w:ascii="Consolas" w:hAnsi="Consolas" w:cs="Consolas"/>
          <w:sz w:val="16"/>
          <w:szCs w:val="19"/>
          <w:rPrChange w:id="1573" w:author="Author">
            <w:rPr>
              <w:rFonts w:ascii="Consolas" w:hAnsi="Consolas" w:cs="Consolas"/>
              <w:sz w:val="19"/>
              <w:szCs w:val="19"/>
            </w:rPr>
          </w:rPrChange>
        </w:rPr>
        <w:t xml:space="preserve"> </w:t>
      </w:r>
      <w:r w:rsidR="001E6A88" w:rsidRPr="003D36FB">
        <w:rPr>
          <w:rFonts w:ascii="Consolas" w:hAnsi="Consolas" w:cs="Consolas"/>
          <w:sz w:val="16"/>
          <w:szCs w:val="19"/>
          <w:rPrChange w:id="1574" w:author="Author">
            <w:rPr>
              <w:rFonts w:ascii="Consolas" w:hAnsi="Consolas" w:cs="Consolas"/>
              <w:sz w:val="19"/>
              <w:szCs w:val="19"/>
            </w:rPr>
          </w:rPrChange>
        </w:rPr>
        <w:t>}</w:t>
      </w:r>
      <w:r w:rsidR="001E6A88" w:rsidRPr="003D36FB">
        <w:rPr>
          <w:rFonts w:ascii="Consolas" w:hAnsi="Consolas" w:cs="Consolas"/>
          <w:sz w:val="16"/>
          <w:szCs w:val="19"/>
          <w:rPrChange w:id="1575" w:author="Author">
            <w:rPr>
              <w:rFonts w:ascii="Consolas" w:hAnsi="Consolas" w:cs="Consolas"/>
              <w:sz w:val="19"/>
              <w:szCs w:val="19"/>
            </w:rPr>
          </w:rPrChange>
        </w:rPr>
        <w:br/>
        <w:t xml:space="preserve">    };</w:t>
      </w:r>
      <w:r w:rsidR="001E6A88" w:rsidRPr="003D36FB">
        <w:rPr>
          <w:rFonts w:ascii="Consolas" w:hAnsi="Consolas" w:cs="Consolas"/>
          <w:sz w:val="16"/>
          <w:szCs w:val="19"/>
          <w:rPrChange w:id="1576" w:author="Author">
            <w:rPr>
              <w:rFonts w:ascii="Consolas" w:hAnsi="Consolas" w:cs="Consolas"/>
              <w:sz w:val="19"/>
              <w:szCs w:val="19"/>
            </w:rPr>
          </w:rPrChange>
        </w:rPr>
        <w:br/>
      </w:r>
      <w:r w:rsidR="001E6A88" w:rsidRPr="003D36FB">
        <w:rPr>
          <w:rFonts w:ascii="Consolas" w:hAnsi="Consolas" w:cs="Consolas"/>
          <w:sz w:val="16"/>
          <w:szCs w:val="19"/>
          <w:rPrChange w:id="1577" w:author="Author">
            <w:rPr>
              <w:rFonts w:ascii="Consolas" w:hAnsi="Consolas" w:cs="Consolas"/>
              <w:sz w:val="19"/>
              <w:szCs w:val="19"/>
            </w:rPr>
          </w:rPrChange>
        </w:rPr>
        <w:br/>
      </w:r>
      <w:r w:rsidR="001E6A88" w:rsidRPr="003D36FB">
        <w:rPr>
          <w:b/>
          <w:sz w:val="18"/>
          <w:rPrChange w:id="1578" w:author="Author">
            <w:rPr>
              <w:b/>
            </w:rPr>
          </w:rPrChange>
        </w:rPr>
        <w:t>Note:</w:t>
      </w:r>
      <w:r w:rsidR="001E6A88" w:rsidRPr="003D36FB">
        <w:rPr>
          <w:sz w:val="18"/>
          <w:rPrChange w:id="1579" w:author="Author">
            <w:rPr/>
          </w:rPrChange>
        </w:rPr>
        <w:t xml:space="preserve">  Alternatively, feel free to use the proper Windows Forms designer </w:t>
      </w:r>
      <w:r w:rsidR="00251819" w:rsidRPr="003D36FB">
        <w:rPr>
          <w:sz w:val="18"/>
          <w:rPrChange w:id="1580" w:author="Author">
            <w:rPr/>
          </w:rPrChange>
        </w:rPr>
        <w:t xml:space="preserve">to build the UI </w:t>
      </w:r>
      <w:r w:rsidR="001E6A88" w:rsidRPr="003D36FB">
        <w:rPr>
          <w:sz w:val="18"/>
          <w:rPrChange w:id="1581" w:author="Author">
            <w:rPr/>
          </w:rPrChange>
        </w:rPr>
        <w:t xml:space="preserve">and set up observable sequences from the </w:t>
      </w:r>
      <w:proofErr w:type="spellStart"/>
      <w:r w:rsidR="001E6A88" w:rsidRPr="003D36FB">
        <w:rPr>
          <w:sz w:val="18"/>
          <w:rPrChange w:id="1582" w:author="Author">
            <w:rPr/>
          </w:rPrChange>
        </w:rPr>
        <w:t>Form_Load</w:t>
      </w:r>
      <w:proofErr w:type="spellEnd"/>
      <w:r w:rsidR="001E6A88" w:rsidRPr="003D36FB">
        <w:rPr>
          <w:sz w:val="18"/>
          <w:rPrChange w:id="1583" w:author="Author">
            <w:rPr/>
          </w:rPrChange>
        </w:rPr>
        <w:t xml:space="preserve"> event.</w:t>
      </w:r>
      <w:r w:rsidR="00251819" w:rsidRPr="003D36FB">
        <w:rPr>
          <w:rFonts w:ascii="Consolas" w:hAnsi="Consolas" w:cs="Consolas"/>
          <w:sz w:val="16"/>
          <w:szCs w:val="19"/>
          <w:rPrChange w:id="1584" w:author="Author">
            <w:rPr>
              <w:rFonts w:ascii="Consolas" w:hAnsi="Consolas" w:cs="Consolas"/>
              <w:sz w:val="19"/>
              <w:szCs w:val="19"/>
            </w:rPr>
          </w:rPrChange>
        </w:rPr>
        <w:t xml:space="preserve"> </w:t>
      </w:r>
      <w:r w:rsidR="001E6A88" w:rsidRPr="003D36FB">
        <w:rPr>
          <w:rFonts w:ascii="Consolas" w:hAnsi="Consolas" w:cs="Consolas"/>
          <w:sz w:val="16"/>
          <w:szCs w:val="19"/>
          <w:rPrChange w:id="1585" w:author="Author">
            <w:rPr>
              <w:rFonts w:ascii="Consolas" w:hAnsi="Consolas" w:cs="Consolas"/>
              <w:sz w:val="19"/>
              <w:szCs w:val="19"/>
            </w:rPr>
          </w:rPrChange>
        </w:rPr>
        <w:br/>
      </w:r>
    </w:p>
    <w:p w:rsidR="001E6A88" w:rsidRPr="003D36FB" w:rsidRDefault="001E6A88" w:rsidP="001E6A88">
      <w:pPr>
        <w:pStyle w:val="ListParagraph"/>
        <w:numPr>
          <w:ilvl w:val="0"/>
          <w:numId w:val="5"/>
        </w:numPr>
        <w:autoSpaceDE w:val="0"/>
        <w:autoSpaceDN w:val="0"/>
        <w:adjustRightInd w:val="0"/>
        <w:spacing w:after="0" w:line="240" w:lineRule="auto"/>
        <w:rPr>
          <w:sz w:val="18"/>
          <w:rPrChange w:id="1586" w:author="Author">
            <w:rPr/>
          </w:rPrChange>
        </w:rPr>
      </w:pPr>
      <w:r w:rsidRPr="003D36FB">
        <w:rPr>
          <w:sz w:val="18"/>
          <w:rPrChange w:id="1587" w:author="Author">
            <w:rPr/>
          </w:rPrChange>
        </w:rPr>
        <w:t xml:space="preserve">Restructure the code to look as follows in order to have both the Form’s </w:t>
      </w:r>
      <w:proofErr w:type="spellStart"/>
      <w:r w:rsidRPr="003D36FB">
        <w:rPr>
          <w:sz w:val="18"/>
          <w:rPrChange w:id="1588" w:author="Author">
            <w:rPr/>
          </w:rPrChange>
        </w:rPr>
        <w:t>MouseMove</w:t>
      </w:r>
      <w:proofErr w:type="spellEnd"/>
      <w:r w:rsidRPr="003D36FB">
        <w:rPr>
          <w:sz w:val="18"/>
          <w:rPrChange w:id="1589" w:author="Author">
            <w:rPr/>
          </w:rPrChange>
        </w:rPr>
        <w:t xml:space="preserve"> and the </w:t>
      </w:r>
      <w:proofErr w:type="spellStart"/>
      <w:r w:rsidRPr="003D36FB">
        <w:rPr>
          <w:sz w:val="18"/>
          <w:rPrChange w:id="1590" w:author="Author">
            <w:rPr/>
          </w:rPrChange>
        </w:rPr>
        <w:t>TextBox’s</w:t>
      </w:r>
      <w:proofErr w:type="spellEnd"/>
      <w:r w:rsidRPr="003D36FB">
        <w:rPr>
          <w:sz w:val="18"/>
          <w:rPrChange w:id="1591" w:author="Author">
            <w:rPr/>
          </w:rPrChange>
        </w:rPr>
        <w:t xml:space="preserve"> </w:t>
      </w:r>
      <w:proofErr w:type="spellStart"/>
      <w:r w:rsidRPr="003D36FB">
        <w:rPr>
          <w:sz w:val="18"/>
          <w:rPrChange w:id="1592" w:author="Author">
            <w:rPr/>
          </w:rPrChange>
        </w:rPr>
        <w:t>TextChanged</w:t>
      </w:r>
      <w:proofErr w:type="spellEnd"/>
      <w:r w:rsidRPr="003D36FB">
        <w:rPr>
          <w:sz w:val="18"/>
          <w:rPrChange w:id="1593" w:author="Author">
            <w:rPr/>
          </w:rPrChange>
        </w:rPr>
        <w:t xml:space="preserve"> event</w:t>
      </w:r>
      <w:r w:rsidR="00BD04DD" w:rsidRPr="003D36FB">
        <w:rPr>
          <w:sz w:val="18"/>
          <w:rPrChange w:id="1594" w:author="Author">
            <w:rPr/>
          </w:rPrChange>
        </w:rPr>
        <w:t>. This time, we’ll print to the console as a means to do logging. In Exercise 5 we’ll learn about a specialized operator (called Do) that can be used for this purpose.</w:t>
      </w:r>
      <w:r w:rsidRPr="003D36FB">
        <w:rPr>
          <w:sz w:val="18"/>
          <w:rPrChange w:id="1595" w:author="Author">
            <w:rPr/>
          </w:rPrChange>
        </w:rPr>
        <w:br/>
      </w:r>
      <w:del w:id="1596" w:author="Author">
        <w:r w:rsidRPr="003D36FB" w:rsidDel="00430A84">
          <w:rPr>
            <w:sz w:val="18"/>
            <w:rPrChange w:id="1597" w:author="Author">
              <w:rPr/>
            </w:rPrChange>
          </w:rPr>
          <w:br/>
        </w:r>
        <w:r w:rsidRPr="003D36FB" w:rsidDel="00430A84">
          <w:rPr>
            <w:rFonts w:ascii="Consolas" w:hAnsi="Consolas" w:cs="Consolas"/>
            <w:sz w:val="16"/>
            <w:szCs w:val="19"/>
            <w:rPrChange w:id="1598" w:author="Author">
              <w:rPr>
                <w:rFonts w:ascii="Consolas" w:hAnsi="Consolas" w:cs="Consolas"/>
                <w:sz w:val="19"/>
                <w:szCs w:val="19"/>
              </w:rPr>
            </w:rPrChange>
          </w:rPr>
          <w:delText xml:space="preserve">    </w:delText>
        </w:r>
      </w:del>
      <w:ins w:id="1599" w:author="Author">
        <w:del w:id="1600" w:author="Author">
          <w:r w:rsidR="0008627E" w:rsidRPr="003D36FB" w:rsidDel="00430A84">
            <w:rPr>
              <w:rFonts w:ascii="Consolas" w:hAnsi="Consolas" w:cs="Consolas"/>
              <w:color w:val="0000FF"/>
              <w:sz w:val="16"/>
              <w:szCs w:val="19"/>
              <w:rPrChange w:id="1601" w:author="Author">
                <w:rPr>
                  <w:rFonts w:ascii="Consolas" w:hAnsi="Consolas" w:cs="Consolas"/>
                  <w:color w:val="0000FF"/>
                  <w:sz w:val="19"/>
                  <w:szCs w:val="19"/>
                </w:rPr>
              </w:rPrChange>
            </w:rPr>
            <w:delText>using</w:delText>
          </w:r>
          <w:r w:rsidR="0008627E" w:rsidRPr="003D36FB" w:rsidDel="00430A84">
            <w:rPr>
              <w:rFonts w:ascii="Consolas" w:hAnsi="Consolas" w:cs="Consolas"/>
              <w:sz w:val="16"/>
              <w:szCs w:val="19"/>
              <w:rPrChange w:id="1602" w:author="Author">
                <w:rPr>
                  <w:rFonts w:ascii="Consolas" w:hAnsi="Consolas" w:cs="Consolas"/>
                  <w:sz w:val="19"/>
                  <w:szCs w:val="19"/>
                </w:rPr>
              </w:rPrChange>
            </w:rPr>
            <w:delText xml:space="preserve"> System.Reactive.Disposables;</w:delText>
          </w:r>
          <w:r w:rsidR="0008627E" w:rsidRPr="003D36FB" w:rsidDel="00430A84">
            <w:rPr>
              <w:rFonts w:ascii="Consolas" w:hAnsi="Consolas" w:cs="Consolas"/>
              <w:sz w:val="16"/>
              <w:szCs w:val="19"/>
              <w:rPrChange w:id="1603" w:author="Author">
                <w:rPr>
                  <w:rFonts w:ascii="Consolas" w:hAnsi="Consolas" w:cs="Consolas"/>
                  <w:sz w:val="19"/>
                  <w:szCs w:val="19"/>
                </w:rPr>
              </w:rPrChange>
            </w:rPr>
            <w:br/>
          </w:r>
        </w:del>
        <w:r w:rsidR="0008627E" w:rsidRPr="003D36FB">
          <w:rPr>
            <w:rFonts w:ascii="Consolas" w:hAnsi="Consolas" w:cs="Consolas"/>
            <w:sz w:val="16"/>
            <w:szCs w:val="19"/>
            <w:rPrChange w:id="1604" w:author="Author">
              <w:rPr>
                <w:rFonts w:ascii="Consolas" w:hAnsi="Consolas" w:cs="Consolas"/>
                <w:sz w:val="19"/>
                <w:szCs w:val="19"/>
              </w:rPr>
            </w:rPrChange>
          </w:rPr>
          <w:br/>
          <w:t xml:space="preserve">    </w:t>
        </w:r>
      </w:ins>
      <w:proofErr w:type="spellStart"/>
      <w:r w:rsidRPr="003D36FB">
        <w:rPr>
          <w:rFonts w:ascii="Consolas" w:hAnsi="Consolas" w:cs="Consolas"/>
          <w:color w:val="0000FF"/>
          <w:sz w:val="16"/>
          <w:szCs w:val="19"/>
          <w:rPrChange w:id="1605" w:author="Author">
            <w:rPr>
              <w:rFonts w:ascii="Consolas" w:hAnsi="Consolas" w:cs="Consolas"/>
              <w:color w:val="0000FF"/>
              <w:sz w:val="19"/>
              <w:szCs w:val="19"/>
            </w:rPr>
          </w:rPrChange>
        </w:rPr>
        <w:t>var</w:t>
      </w:r>
      <w:proofErr w:type="spellEnd"/>
      <w:r w:rsidRPr="003D36FB">
        <w:rPr>
          <w:rFonts w:ascii="Consolas" w:hAnsi="Consolas" w:cs="Consolas"/>
          <w:sz w:val="16"/>
          <w:szCs w:val="19"/>
          <w:rPrChange w:id="1606" w:author="Author">
            <w:rPr>
              <w:rFonts w:ascii="Consolas" w:hAnsi="Consolas" w:cs="Consolas"/>
              <w:sz w:val="19"/>
              <w:szCs w:val="19"/>
            </w:rPr>
          </w:rPrChange>
        </w:rPr>
        <w:t xml:space="preserve"> moves = </w:t>
      </w:r>
      <w:proofErr w:type="spellStart"/>
      <w:r w:rsidRPr="003D36FB">
        <w:rPr>
          <w:rFonts w:ascii="Consolas" w:hAnsi="Consolas" w:cs="Consolas"/>
          <w:color w:val="2B91AF"/>
          <w:sz w:val="16"/>
          <w:szCs w:val="19"/>
          <w:rPrChange w:id="1607" w:author="Author">
            <w:rPr>
              <w:rFonts w:ascii="Consolas" w:hAnsi="Consolas" w:cs="Consolas"/>
              <w:color w:val="2B91AF"/>
              <w:sz w:val="19"/>
              <w:szCs w:val="19"/>
            </w:rPr>
          </w:rPrChange>
        </w:rPr>
        <w:t>Observable</w:t>
      </w:r>
      <w:r w:rsidRPr="003D36FB">
        <w:rPr>
          <w:rFonts w:ascii="Consolas" w:hAnsi="Consolas" w:cs="Consolas"/>
          <w:sz w:val="16"/>
          <w:szCs w:val="19"/>
          <w:rPrChange w:id="1608" w:author="Author">
            <w:rPr>
              <w:rFonts w:ascii="Consolas" w:hAnsi="Consolas" w:cs="Consolas"/>
              <w:sz w:val="19"/>
              <w:szCs w:val="19"/>
            </w:rPr>
          </w:rPrChange>
        </w:rPr>
        <w:t>.FromEvent</w:t>
      </w:r>
      <w:r w:rsidR="00E1480C" w:rsidRPr="003D36FB">
        <w:rPr>
          <w:rFonts w:ascii="Consolas" w:hAnsi="Consolas" w:cs="Consolas"/>
          <w:sz w:val="16"/>
          <w:szCs w:val="19"/>
          <w:rPrChange w:id="1609" w:author="Author">
            <w:rPr>
              <w:rFonts w:ascii="Consolas" w:hAnsi="Consolas" w:cs="Consolas"/>
              <w:sz w:val="19"/>
              <w:szCs w:val="19"/>
            </w:rPr>
          </w:rPrChange>
        </w:rPr>
        <w:t>Pattern</w:t>
      </w:r>
      <w:proofErr w:type="spellEnd"/>
      <w:r w:rsidRPr="003D36FB">
        <w:rPr>
          <w:rFonts w:ascii="Consolas" w:hAnsi="Consolas" w:cs="Consolas"/>
          <w:sz w:val="16"/>
          <w:szCs w:val="19"/>
          <w:rPrChange w:id="1610" w:author="Author">
            <w:rPr>
              <w:rFonts w:ascii="Consolas" w:hAnsi="Consolas" w:cs="Consolas"/>
              <w:sz w:val="19"/>
              <w:szCs w:val="19"/>
            </w:rPr>
          </w:rPrChange>
        </w:rPr>
        <w:t>&lt;</w:t>
      </w:r>
      <w:proofErr w:type="spellStart"/>
      <w:r w:rsidRPr="003D36FB">
        <w:rPr>
          <w:rFonts w:ascii="Consolas" w:hAnsi="Consolas" w:cs="Consolas"/>
          <w:color w:val="2B91AF"/>
          <w:sz w:val="16"/>
          <w:szCs w:val="19"/>
          <w:rPrChange w:id="1611" w:author="Author">
            <w:rPr>
              <w:rFonts w:ascii="Consolas" w:hAnsi="Consolas" w:cs="Consolas"/>
              <w:color w:val="2B91AF"/>
              <w:sz w:val="19"/>
              <w:szCs w:val="19"/>
            </w:rPr>
          </w:rPrChange>
        </w:rPr>
        <w:t>MouseEventArgs</w:t>
      </w:r>
      <w:proofErr w:type="spellEnd"/>
      <w:r w:rsidRPr="003D36FB">
        <w:rPr>
          <w:rFonts w:ascii="Consolas" w:hAnsi="Consolas" w:cs="Consolas"/>
          <w:sz w:val="16"/>
          <w:szCs w:val="19"/>
          <w:rPrChange w:id="1612" w:author="Author">
            <w:rPr>
              <w:rFonts w:ascii="Consolas" w:hAnsi="Consolas" w:cs="Consolas"/>
              <w:sz w:val="19"/>
              <w:szCs w:val="19"/>
            </w:rPr>
          </w:rPrChange>
        </w:rPr>
        <w:t>&gt;(</w:t>
      </w:r>
      <w:proofErr w:type="spellStart"/>
      <w:r w:rsidRPr="003D36FB">
        <w:rPr>
          <w:rFonts w:ascii="Consolas" w:hAnsi="Consolas" w:cs="Consolas"/>
          <w:sz w:val="16"/>
          <w:szCs w:val="19"/>
          <w:rPrChange w:id="1613" w:author="Author">
            <w:rPr>
              <w:rFonts w:ascii="Consolas" w:hAnsi="Consolas" w:cs="Consolas"/>
              <w:sz w:val="19"/>
              <w:szCs w:val="19"/>
            </w:rPr>
          </w:rPrChange>
        </w:rPr>
        <w:t>frm</w:t>
      </w:r>
      <w:proofErr w:type="spellEnd"/>
      <w:r w:rsidRPr="003D36FB">
        <w:rPr>
          <w:rFonts w:ascii="Consolas" w:hAnsi="Consolas" w:cs="Consolas"/>
          <w:sz w:val="16"/>
          <w:szCs w:val="19"/>
          <w:rPrChange w:id="1614" w:author="Author">
            <w:rPr>
              <w:rFonts w:ascii="Consolas" w:hAnsi="Consolas" w:cs="Consolas"/>
              <w:sz w:val="19"/>
              <w:szCs w:val="19"/>
            </w:rPr>
          </w:rPrChange>
        </w:rPr>
        <w:t xml:space="preserve">, </w:t>
      </w:r>
      <w:r w:rsidRPr="003D36FB">
        <w:rPr>
          <w:rFonts w:ascii="Consolas" w:hAnsi="Consolas" w:cs="Consolas"/>
          <w:color w:val="A31515"/>
          <w:sz w:val="16"/>
          <w:szCs w:val="19"/>
          <w:rPrChange w:id="1615" w:author="Author">
            <w:rPr>
              <w:rFonts w:ascii="Consolas" w:hAnsi="Consolas" w:cs="Consolas"/>
              <w:color w:val="A31515"/>
              <w:sz w:val="19"/>
              <w:szCs w:val="19"/>
            </w:rPr>
          </w:rPrChange>
        </w:rPr>
        <w:t>"</w:t>
      </w:r>
      <w:proofErr w:type="spellStart"/>
      <w:r w:rsidRPr="003D36FB">
        <w:rPr>
          <w:rFonts w:ascii="Consolas" w:hAnsi="Consolas" w:cs="Consolas"/>
          <w:color w:val="A31515"/>
          <w:sz w:val="16"/>
          <w:szCs w:val="19"/>
          <w:rPrChange w:id="1616" w:author="Author">
            <w:rPr>
              <w:rFonts w:ascii="Consolas" w:hAnsi="Consolas" w:cs="Consolas"/>
              <w:color w:val="A31515"/>
              <w:sz w:val="19"/>
              <w:szCs w:val="19"/>
            </w:rPr>
          </w:rPrChange>
        </w:rPr>
        <w:t>MouseMove</w:t>
      </w:r>
      <w:proofErr w:type="spellEnd"/>
      <w:r w:rsidRPr="003D36FB">
        <w:rPr>
          <w:rFonts w:ascii="Consolas" w:hAnsi="Consolas" w:cs="Consolas"/>
          <w:color w:val="A31515"/>
          <w:sz w:val="16"/>
          <w:szCs w:val="19"/>
          <w:rPrChange w:id="1617" w:author="Author">
            <w:rPr>
              <w:rFonts w:ascii="Consolas" w:hAnsi="Consolas" w:cs="Consolas"/>
              <w:color w:val="A31515"/>
              <w:sz w:val="19"/>
              <w:szCs w:val="19"/>
            </w:rPr>
          </w:rPrChange>
        </w:rPr>
        <w:t>"</w:t>
      </w:r>
      <w:r w:rsidRPr="003D36FB">
        <w:rPr>
          <w:rFonts w:ascii="Consolas" w:hAnsi="Consolas" w:cs="Consolas"/>
          <w:sz w:val="16"/>
          <w:szCs w:val="19"/>
          <w:rPrChange w:id="1618" w:author="Author">
            <w:rPr>
              <w:rFonts w:ascii="Consolas" w:hAnsi="Consolas" w:cs="Consolas"/>
              <w:sz w:val="19"/>
              <w:szCs w:val="19"/>
            </w:rPr>
          </w:rPrChange>
        </w:rPr>
        <w:t>);</w:t>
      </w:r>
      <w:r w:rsidRPr="003D36FB">
        <w:rPr>
          <w:rFonts w:ascii="Consolas" w:hAnsi="Consolas" w:cs="Consolas"/>
          <w:sz w:val="16"/>
          <w:szCs w:val="19"/>
          <w:rPrChange w:id="1619" w:author="Author">
            <w:rPr>
              <w:rFonts w:ascii="Consolas" w:hAnsi="Consolas" w:cs="Consolas"/>
              <w:sz w:val="19"/>
              <w:szCs w:val="19"/>
            </w:rPr>
          </w:rPrChange>
        </w:rPr>
        <w:br/>
        <w:t xml:space="preserve">    </w:t>
      </w:r>
      <w:proofErr w:type="spellStart"/>
      <w:r w:rsidRPr="003D36FB">
        <w:rPr>
          <w:rFonts w:ascii="Consolas" w:hAnsi="Consolas" w:cs="Consolas"/>
          <w:color w:val="0000FF"/>
          <w:sz w:val="16"/>
          <w:szCs w:val="19"/>
          <w:rPrChange w:id="1620" w:author="Author">
            <w:rPr>
              <w:rFonts w:ascii="Consolas" w:hAnsi="Consolas" w:cs="Consolas"/>
              <w:color w:val="0000FF"/>
              <w:sz w:val="19"/>
              <w:szCs w:val="19"/>
            </w:rPr>
          </w:rPrChange>
        </w:rPr>
        <w:t>var</w:t>
      </w:r>
      <w:proofErr w:type="spellEnd"/>
      <w:r w:rsidRPr="003D36FB">
        <w:rPr>
          <w:rFonts w:ascii="Consolas" w:hAnsi="Consolas" w:cs="Consolas"/>
          <w:sz w:val="16"/>
          <w:szCs w:val="19"/>
          <w:rPrChange w:id="1621" w:author="Author">
            <w:rPr>
              <w:rFonts w:ascii="Consolas" w:hAnsi="Consolas" w:cs="Consolas"/>
              <w:sz w:val="19"/>
              <w:szCs w:val="19"/>
            </w:rPr>
          </w:rPrChange>
        </w:rPr>
        <w:t xml:space="preserve"> input = </w:t>
      </w:r>
      <w:proofErr w:type="spellStart"/>
      <w:r w:rsidRPr="003D36FB">
        <w:rPr>
          <w:rFonts w:ascii="Consolas" w:hAnsi="Consolas" w:cs="Consolas"/>
          <w:color w:val="2B91AF"/>
          <w:sz w:val="16"/>
          <w:szCs w:val="19"/>
          <w:rPrChange w:id="1622" w:author="Author">
            <w:rPr>
              <w:rFonts w:ascii="Consolas" w:hAnsi="Consolas" w:cs="Consolas"/>
              <w:color w:val="2B91AF"/>
              <w:sz w:val="19"/>
              <w:szCs w:val="19"/>
            </w:rPr>
          </w:rPrChange>
        </w:rPr>
        <w:t>Observable</w:t>
      </w:r>
      <w:r w:rsidRPr="003D36FB">
        <w:rPr>
          <w:rFonts w:ascii="Consolas" w:hAnsi="Consolas" w:cs="Consolas"/>
          <w:sz w:val="16"/>
          <w:szCs w:val="19"/>
          <w:rPrChange w:id="1623" w:author="Author">
            <w:rPr>
              <w:rFonts w:ascii="Consolas" w:hAnsi="Consolas" w:cs="Consolas"/>
              <w:sz w:val="19"/>
              <w:szCs w:val="19"/>
            </w:rPr>
          </w:rPrChange>
        </w:rPr>
        <w:t>.FromEvent</w:t>
      </w:r>
      <w:r w:rsidR="00E1480C" w:rsidRPr="003D36FB">
        <w:rPr>
          <w:rFonts w:ascii="Consolas" w:hAnsi="Consolas" w:cs="Consolas"/>
          <w:sz w:val="16"/>
          <w:szCs w:val="19"/>
          <w:rPrChange w:id="1624" w:author="Author">
            <w:rPr>
              <w:rFonts w:ascii="Consolas" w:hAnsi="Consolas" w:cs="Consolas"/>
              <w:sz w:val="19"/>
              <w:szCs w:val="19"/>
            </w:rPr>
          </w:rPrChange>
        </w:rPr>
        <w:t>Pattern</w:t>
      </w:r>
      <w:proofErr w:type="spellEnd"/>
      <w:r w:rsidRPr="003D36FB">
        <w:rPr>
          <w:rFonts w:ascii="Consolas" w:hAnsi="Consolas" w:cs="Consolas"/>
          <w:sz w:val="16"/>
          <w:szCs w:val="19"/>
          <w:rPrChange w:id="1625" w:author="Author">
            <w:rPr>
              <w:rFonts w:ascii="Consolas" w:hAnsi="Consolas" w:cs="Consolas"/>
              <w:sz w:val="19"/>
              <w:szCs w:val="19"/>
            </w:rPr>
          </w:rPrChange>
        </w:rPr>
        <w:t xml:space="preserve">(txt, </w:t>
      </w:r>
      <w:r w:rsidRPr="003D36FB">
        <w:rPr>
          <w:rFonts w:ascii="Consolas" w:hAnsi="Consolas" w:cs="Consolas"/>
          <w:color w:val="A31515"/>
          <w:sz w:val="16"/>
          <w:szCs w:val="19"/>
          <w:rPrChange w:id="1626" w:author="Author">
            <w:rPr>
              <w:rFonts w:ascii="Consolas" w:hAnsi="Consolas" w:cs="Consolas"/>
              <w:color w:val="A31515"/>
              <w:sz w:val="19"/>
              <w:szCs w:val="19"/>
            </w:rPr>
          </w:rPrChange>
        </w:rPr>
        <w:t>"</w:t>
      </w:r>
      <w:proofErr w:type="spellStart"/>
      <w:r w:rsidRPr="003D36FB">
        <w:rPr>
          <w:rFonts w:ascii="Consolas" w:hAnsi="Consolas" w:cs="Consolas"/>
          <w:color w:val="A31515"/>
          <w:sz w:val="16"/>
          <w:szCs w:val="19"/>
          <w:rPrChange w:id="1627" w:author="Author">
            <w:rPr>
              <w:rFonts w:ascii="Consolas" w:hAnsi="Consolas" w:cs="Consolas"/>
              <w:color w:val="A31515"/>
              <w:sz w:val="19"/>
              <w:szCs w:val="19"/>
            </w:rPr>
          </w:rPrChange>
        </w:rPr>
        <w:t>TextChanged</w:t>
      </w:r>
      <w:proofErr w:type="spellEnd"/>
      <w:r w:rsidRPr="003D36FB">
        <w:rPr>
          <w:rFonts w:ascii="Consolas" w:hAnsi="Consolas" w:cs="Consolas"/>
          <w:color w:val="A31515"/>
          <w:sz w:val="16"/>
          <w:szCs w:val="19"/>
          <w:rPrChange w:id="1628" w:author="Author">
            <w:rPr>
              <w:rFonts w:ascii="Consolas" w:hAnsi="Consolas" w:cs="Consolas"/>
              <w:color w:val="A31515"/>
              <w:sz w:val="19"/>
              <w:szCs w:val="19"/>
            </w:rPr>
          </w:rPrChange>
        </w:rPr>
        <w:t>"</w:t>
      </w:r>
      <w:r w:rsidRPr="003D36FB">
        <w:rPr>
          <w:rFonts w:ascii="Consolas" w:hAnsi="Consolas" w:cs="Consolas"/>
          <w:sz w:val="16"/>
          <w:szCs w:val="19"/>
          <w:rPrChange w:id="1629" w:author="Author">
            <w:rPr>
              <w:rFonts w:ascii="Consolas" w:hAnsi="Consolas" w:cs="Consolas"/>
              <w:sz w:val="19"/>
              <w:szCs w:val="19"/>
            </w:rPr>
          </w:rPrChange>
        </w:rPr>
        <w:t>);</w:t>
      </w:r>
      <w:r w:rsidRPr="003D36FB">
        <w:rPr>
          <w:rFonts w:ascii="Consolas" w:hAnsi="Consolas" w:cs="Consolas"/>
          <w:sz w:val="16"/>
          <w:szCs w:val="19"/>
          <w:rPrChange w:id="1630" w:author="Author">
            <w:rPr>
              <w:rFonts w:ascii="Consolas" w:hAnsi="Consolas" w:cs="Consolas"/>
              <w:sz w:val="19"/>
              <w:szCs w:val="19"/>
            </w:rPr>
          </w:rPrChange>
        </w:rPr>
        <w:br/>
      </w:r>
      <w:r w:rsidRPr="003D36FB">
        <w:rPr>
          <w:rFonts w:ascii="Consolas" w:hAnsi="Consolas" w:cs="Consolas"/>
          <w:sz w:val="16"/>
          <w:szCs w:val="19"/>
          <w:rPrChange w:id="1631" w:author="Author">
            <w:rPr>
              <w:rFonts w:ascii="Consolas" w:hAnsi="Consolas" w:cs="Consolas"/>
              <w:sz w:val="19"/>
              <w:szCs w:val="19"/>
            </w:rPr>
          </w:rPrChange>
        </w:rPr>
        <w:br/>
        <w:t xml:space="preserve">    </w:t>
      </w:r>
      <w:proofErr w:type="spellStart"/>
      <w:r w:rsidRPr="003D36FB">
        <w:rPr>
          <w:rFonts w:ascii="Consolas" w:hAnsi="Consolas" w:cs="Consolas"/>
          <w:color w:val="0000FF"/>
          <w:sz w:val="16"/>
          <w:szCs w:val="19"/>
          <w:rPrChange w:id="1632" w:author="Author">
            <w:rPr>
              <w:rFonts w:ascii="Consolas" w:hAnsi="Consolas" w:cs="Consolas"/>
              <w:color w:val="0000FF"/>
              <w:sz w:val="19"/>
              <w:szCs w:val="19"/>
            </w:rPr>
          </w:rPrChange>
        </w:rPr>
        <w:t>var</w:t>
      </w:r>
      <w:proofErr w:type="spellEnd"/>
      <w:r w:rsidRPr="003D36FB">
        <w:rPr>
          <w:rFonts w:ascii="Consolas" w:hAnsi="Consolas" w:cs="Consolas"/>
          <w:sz w:val="16"/>
          <w:szCs w:val="19"/>
          <w:rPrChange w:id="1633" w:author="Author">
            <w:rPr>
              <w:rFonts w:ascii="Consolas" w:hAnsi="Consolas" w:cs="Consolas"/>
              <w:sz w:val="19"/>
              <w:szCs w:val="19"/>
            </w:rPr>
          </w:rPrChange>
        </w:rPr>
        <w:t xml:space="preserve"> </w:t>
      </w:r>
      <w:proofErr w:type="spellStart"/>
      <w:r w:rsidRPr="003D36FB">
        <w:rPr>
          <w:rFonts w:ascii="Consolas" w:hAnsi="Consolas" w:cs="Consolas"/>
          <w:sz w:val="16"/>
          <w:szCs w:val="19"/>
          <w:rPrChange w:id="1634" w:author="Author">
            <w:rPr>
              <w:rFonts w:ascii="Consolas" w:hAnsi="Consolas" w:cs="Consolas"/>
              <w:sz w:val="19"/>
              <w:szCs w:val="19"/>
            </w:rPr>
          </w:rPrChange>
        </w:rPr>
        <w:t>movesSubscription</w:t>
      </w:r>
      <w:proofErr w:type="spellEnd"/>
      <w:r w:rsidRPr="003D36FB">
        <w:rPr>
          <w:rFonts w:ascii="Consolas" w:hAnsi="Consolas" w:cs="Consolas"/>
          <w:sz w:val="16"/>
          <w:szCs w:val="19"/>
          <w:rPrChange w:id="1635" w:author="Author">
            <w:rPr>
              <w:rFonts w:ascii="Consolas" w:hAnsi="Consolas" w:cs="Consolas"/>
              <w:sz w:val="19"/>
              <w:szCs w:val="19"/>
            </w:rPr>
          </w:rPrChange>
        </w:rPr>
        <w:t xml:space="preserve"> = </w:t>
      </w:r>
      <w:proofErr w:type="spellStart"/>
      <w:r w:rsidRPr="003D36FB">
        <w:rPr>
          <w:rFonts w:ascii="Consolas" w:hAnsi="Consolas" w:cs="Consolas"/>
          <w:sz w:val="16"/>
          <w:szCs w:val="19"/>
          <w:rPrChange w:id="1636" w:author="Author">
            <w:rPr>
              <w:rFonts w:ascii="Consolas" w:hAnsi="Consolas" w:cs="Consolas"/>
              <w:sz w:val="19"/>
              <w:szCs w:val="19"/>
            </w:rPr>
          </w:rPrChange>
        </w:rPr>
        <w:t>moves.Subscribe</w:t>
      </w:r>
      <w:proofErr w:type="spellEnd"/>
      <w:r w:rsidRPr="003D36FB">
        <w:rPr>
          <w:rFonts w:ascii="Consolas" w:hAnsi="Consolas" w:cs="Consolas"/>
          <w:sz w:val="16"/>
          <w:szCs w:val="19"/>
          <w:rPrChange w:id="1637" w:author="Author">
            <w:rPr>
              <w:rFonts w:ascii="Consolas" w:hAnsi="Consolas" w:cs="Consolas"/>
              <w:sz w:val="19"/>
              <w:szCs w:val="19"/>
            </w:rPr>
          </w:rPrChange>
        </w:rPr>
        <w:t>(</w:t>
      </w:r>
      <w:proofErr w:type="spellStart"/>
      <w:r w:rsidRPr="003D36FB">
        <w:rPr>
          <w:rFonts w:ascii="Consolas" w:hAnsi="Consolas" w:cs="Consolas"/>
          <w:sz w:val="16"/>
          <w:szCs w:val="19"/>
          <w:rPrChange w:id="1638" w:author="Author">
            <w:rPr>
              <w:rFonts w:ascii="Consolas" w:hAnsi="Consolas" w:cs="Consolas"/>
              <w:sz w:val="19"/>
              <w:szCs w:val="19"/>
            </w:rPr>
          </w:rPrChange>
        </w:rPr>
        <w:t>evt</w:t>
      </w:r>
      <w:proofErr w:type="spellEnd"/>
      <w:r w:rsidRPr="003D36FB">
        <w:rPr>
          <w:rFonts w:ascii="Consolas" w:hAnsi="Consolas" w:cs="Consolas"/>
          <w:sz w:val="16"/>
          <w:szCs w:val="19"/>
          <w:rPrChange w:id="1639" w:author="Author">
            <w:rPr>
              <w:rFonts w:ascii="Consolas" w:hAnsi="Consolas" w:cs="Consolas"/>
              <w:sz w:val="19"/>
              <w:szCs w:val="19"/>
            </w:rPr>
          </w:rPrChange>
        </w:rPr>
        <w:t xml:space="preserve"> =&gt;</w:t>
      </w:r>
      <w:r w:rsidRPr="003D36FB">
        <w:rPr>
          <w:rFonts w:ascii="Consolas" w:hAnsi="Consolas" w:cs="Consolas"/>
          <w:sz w:val="16"/>
          <w:szCs w:val="19"/>
          <w:rPrChange w:id="1640" w:author="Author">
            <w:rPr>
              <w:rFonts w:ascii="Consolas" w:hAnsi="Consolas" w:cs="Consolas"/>
              <w:sz w:val="19"/>
              <w:szCs w:val="19"/>
            </w:rPr>
          </w:rPrChange>
        </w:rPr>
        <w:br/>
        <w:t xml:space="preserve">        {</w:t>
      </w:r>
      <w:r w:rsidRPr="003D36FB">
        <w:rPr>
          <w:rFonts w:ascii="Consolas" w:hAnsi="Consolas" w:cs="Consolas"/>
          <w:sz w:val="16"/>
          <w:szCs w:val="19"/>
          <w:rPrChange w:id="1641" w:author="Author">
            <w:rPr>
              <w:rFonts w:ascii="Consolas" w:hAnsi="Consolas" w:cs="Consolas"/>
              <w:sz w:val="19"/>
              <w:szCs w:val="19"/>
            </w:rPr>
          </w:rPrChange>
        </w:rPr>
        <w:br/>
        <w:t xml:space="preserve">            </w:t>
      </w:r>
      <w:proofErr w:type="spellStart"/>
      <w:r w:rsidR="00251819" w:rsidRPr="003D36FB">
        <w:rPr>
          <w:rFonts w:ascii="Consolas" w:hAnsi="Consolas" w:cs="Consolas"/>
          <w:color w:val="2B91AF"/>
          <w:sz w:val="16"/>
          <w:szCs w:val="19"/>
          <w:rPrChange w:id="1642" w:author="Author">
            <w:rPr>
              <w:rFonts w:ascii="Consolas" w:hAnsi="Consolas" w:cs="Consolas"/>
              <w:color w:val="2B91AF"/>
              <w:sz w:val="19"/>
              <w:szCs w:val="19"/>
            </w:rPr>
          </w:rPrChange>
        </w:rPr>
        <w:t>Console</w:t>
      </w:r>
      <w:r w:rsidR="00251819" w:rsidRPr="003D36FB">
        <w:rPr>
          <w:rFonts w:ascii="Consolas" w:hAnsi="Consolas" w:cs="Consolas"/>
          <w:sz w:val="16"/>
          <w:szCs w:val="19"/>
          <w:rPrChange w:id="1643" w:author="Author">
            <w:rPr>
              <w:rFonts w:ascii="Consolas" w:hAnsi="Consolas" w:cs="Consolas"/>
              <w:sz w:val="19"/>
              <w:szCs w:val="19"/>
            </w:rPr>
          </w:rPrChange>
        </w:rPr>
        <w:t>.WriteLine</w:t>
      </w:r>
      <w:proofErr w:type="spellEnd"/>
      <w:r w:rsidR="00251819" w:rsidRPr="003D36FB">
        <w:rPr>
          <w:rFonts w:ascii="Consolas" w:hAnsi="Consolas" w:cs="Consolas"/>
          <w:sz w:val="16"/>
          <w:szCs w:val="19"/>
          <w:rPrChange w:id="1644" w:author="Author">
            <w:rPr>
              <w:rFonts w:ascii="Consolas" w:hAnsi="Consolas" w:cs="Consolas"/>
              <w:sz w:val="19"/>
              <w:szCs w:val="19"/>
            </w:rPr>
          </w:rPrChange>
        </w:rPr>
        <w:t>(</w:t>
      </w:r>
      <w:r w:rsidRPr="003D36FB">
        <w:rPr>
          <w:rFonts w:ascii="Consolas" w:hAnsi="Consolas" w:cs="Consolas"/>
          <w:color w:val="A31515"/>
          <w:sz w:val="16"/>
          <w:szCs w:val="19"/>
          <w:rPrChange w:id="1645" w:author="Author">
            <w:rPr>
              <w:rFonts w:ascii="Consolas" w:hAnsi="Consolas" w:cs="Consolas"/>
              <w:color w:val="A31515"/>
              <w:sz w:val="19"/>
              <w:szCs w:val="19"/>
            </w:rPr>
          </w:rPrChange>
        </w:rPr>
        <w:t>"Mouse at</w:t>
      </w:r>
      <w:ins w:id="1646" w:author="Author">
        <w:r w:rsidR="00A16656" w:rsidRPr="003D36FB">
          <w:rPr>
            <w:rFonts w:ascii="Consolas" w:hAnsi="Consolas" w:cs="Consolas"/>
            <w:color w:val="A31515"/>
            <w:sz w:val="16"/>
            <w:szCs w:val="19"/>
            <w:rPrChange w:id="1647" w:author="Author">
              <w:rPr>
                <w:rFonts w:ascii="Consolas" w:hAnsi="Consolas" w:cs="Consolas"/>
                <w:color w:val="A31515"/>
                <w:sz w:val="19"/>
                <w:szCs w:val="19"/>
              </w:rPr>
            </w:rPrChange>
          </w:rPr>
          <w:t xml:space="preserve">  </w:t>
        </w:r>
      </w:ins>
      <w:r w:rsidRPr="003D36FB">
        <w:rPr>
          <w:rFonts w:ascii="Consolas" w:hAnsi="Consolas" w:cs="Consolas"/>
          <w:color w:val="A31515"/>
          <w:sz w:val="16"/>
          <w:szCs w:val="19"/>
          <w:rPrChange w:id="1648" w:author="Author">
            <w:rPr>
              <w:rFonts w:ascii="Consolas" w:hAnsi="Consolas" w:cs="Consolas"/>
              <w:color w:val="A31515"/>
              <w:sz w:val="19"/>
              <w:szCs w:val="19"/>
            </w:rPr>
          </w:rPrChange>
        </w:rPr>
        <w:t xml:space="preserve">: </w:t>
      </w:r>
      <w:ins w:id="1649" w:author="Author">
        <w:r w:rsidR="00A16656" w:rsidRPr="003D36FB">
          <w:rPr>
            <w:rFonts w:ascii="Consolas" w:hAnsi="Consolas" w:cs="Consolas"/>
            <w:color w:val="A31515"/>
            <w:sz w:val="16"/>
            <w:szCs w:val="19"/>
            <w:rPrChange w:id="1650" w:author="Author">
              <w:rPr>
                <w:rFonts w:ascii="Consolas" w:hAnsi="Consolas" w:cs="Consolas"/>
                <w:color w:val="A31515"/>
                <w:sz w:val="19"/>
                <w:szCs w:val="19"/>
              </w:rPr>
            </w:rPrChange>
          </w:rPr>
          <w:t>{0}</w:t>
        </w:r>
      </w:ins>
      <w:r w:rsidRPr="003D36FB">
        <w:rPr>
          <w:rFonts w:ascii="Consolas" w:hAnsi="Consolas" w:cs="Consolas"/>
          <w:color w:val="A31515"/>
          <w:sz w:val="16"/>
          <w:szCs w:val="19"/>
          <w:rPrChange w:id="1651" w:author="Author">
            <w:rPr>
              <w:rFonts w:ascii="Consolas" w:hAnsi="Consolas" w:cs="Consolas"/>
              <w:color w:val="A31515"/>
              <w:sz w:val="19"/>
              <w:szCs w:val="19"/>
            </w:rPr>
          </w:rPrChange>
        </w:rPr>
        <w:t>"</w:t>
      </w:r>
      <w:ins w:id="1652" w:author="Author">
        <w:r w:rsidR="00A16656" w:rsidRPr="003D36FB">
          <w:rPr>
            <w:rFonts w:ascii="Consolas" w:hAnsi="Consolas" w:cs="Consolas"/>
            <w:color w:val="A31515"/>
            <w:sz w:val="16"/>
            <w:szCs w:val="19"/>
            <w:rPrChange w:id="1653" w:author="Author">
              <w:rPr>
                <w:rFonts w:ascii="Consolas" w:hAnsi="Consolas" w:cs="Consolas"/>
                <w:color w:val="A31515"/>
                <w:sz w:val="19"/>
                <w:szCs w:val="19"/>
              </w:rPr>
            </w:rPrChange>
          </w:rPr>
          <w:t>,</w:t>
        </w:r>
      </w:ins>
      <w:del w:id="1654" w:author="Author">
        <w:r w:rsidR="003175E3" w:rsidRPr="003D36FB" w:rsidDel="00A16656">
          <w:rPr>
            <w:rFonts w:ascii="Consolas" w:hAnsi="Consolas" w:cs="Consolas"/>
            <w:sz w:val="16"/>
            <w:szCs w:val="19"/>
            <w:rPrChange w:id="1655" w:author="Author">
              <w:rPr>
                <w:rFonts w:ascii="Consolas" w:hAnsi="Consolas" w:cs="Consolas"/>
                <w:sz w:val="19"/>
                <w:szCs w:val="19"/>
              </w:rPr>
            </w:rPrChange>
          </w:rPr>
          <w:delText xml:space="preserve"> +</w:delText>
        </w:r>
      </w:del>
      <w:r w:rsidR="003175E3" w:rsidRPr="003D36FB">
        <w:rPr>
          <w:rFonts w:ascii="Consolas" w:hAnsi="Consolas" w:cs="Consolas"/>
          <w:sz w:val="16"/>
          <w:szCs w:val="19"/>
          <w:rPrChange w:id="1656" w:author="Author">
            <w:rPr>
              <w:rFonts w:ascii="Consolas" w:hAnsi="Consolas" w:cs="Consolas"/>
              <w:sz w:val="19"/>
              <w:szCs w:val="19"/>
            </w:rPr>
          </w:rPrChange>
        </w:rPr>
        <w:t xml:space="preserve"> </w:t>
      </w:r>
      <w:proofErr w:type="spellStart"/>
      <w:r w:rsidR="003175E3" w:rsidRPr="003D36FB">
        <w:rPr>
          <w:rFonts w:ascii="Consolas" w:hAnsi="Consolas" w:cs="Consolas"/>
          <w:sz w:val="16"/>
          <w:szCs w:val="19"/>
          <w:rPrChange w:id="1657" w:author="Author">
            <w:rPr>
              <w:rFonts w:ascii="Consolas" w:hAnsi="Consolas" w:cs="Consolas"/>
              <w:sz w:val="19"/>
              <w:szCs w:val="19"/>
            </w:rPr>
          </w:rPrChange>
        </w:rPr>
        <w:t>evt.EventArgs.Location</w:t>
      </w:r>
      <w:proofErr w:type="spellEnd"/>
      <w:r w:rsidR="00251819" w:rsidRPr="003D36FB">
        <w:rPr>
          <w:rFonts w:ascii="Consolas" w:hAnsi="Consolas" w:cs="Consolas"/>
          <w:sz w:val="16"/>
          <w:szCs w:val="19"/>
          <w:rPrChange w:id="1658" w:author="Author">
            <w:rPr>
              <w:rFonts w:ascii="Consolas" w:hAnsi="Consolas" w:cs="Consolas"/>
              <w:sz w:val="19"/>
              <w:szCs w:val="19"/>
            </w:rPr>
          </w:rPrChange>
        </w:rPr>
        <w:t>)</w:t>
      </w:r>
      <w:r w:rsidRPr="003D36FB">
        <w:rPr>
          <w:rFonts w:ascii="Consolas" w:hAnsi="Consolas" w:cs="Consolas"/>
          <w:sz w:val="16"/>
          <w:szCs w:val="19"/>
          <w:rPrChange w:id="1659" w:author="Author">
            <w:rPr>
              <w:rFonts w:ascii="Consolas" w:hAnsi="Consolas" w:cs="Consolas"/>
              <w:sz w:val="19"/>
              <w:szCs w:val="19"/>
            </w:rPr>
          </w:rPrChange>
        </w:rPr>
        <w:t>;</w:t>
      </w:r>
      <w:r w:rsidRPr="003D36FB">
        <w:rPr>
          <w:rFonts w:ascii="Consolas" w:hAnsi="Consolas" w:cs="Consolas"/>
          <w:sz w:val="16"/>
          <w:szCs w:val="19"/>
          <w:rPrChange w:id="1660" w:author="Author">
            <w:rPr>
              <w:rFonts w:ascii="Consolas" w:hAnsi="Consolas" w:cs="Consolas"/>
              <w:sz w:val="19"/>
              <w:szCs w:val="19"/>
            </w:rPr>
          </w:rPrChange>
        </w:rPr>
        <w:br/>
        <w:t xml:space="preserve">        });</w:t>
      </w:r>
      <w:r w:rsidRPr="003D36FB">
        <w:rPr>
          <w:rFonts w:ascii="Consolas" w:hAnsi="Consolas" w:cs="Consolas"/>
          <w:sz w:val="16"/>
          <w:szCs w:val="19"/>
          <w:rPrChange w:id="1661" w:author="Author">
            <w:rPr>
              <w:rFonts w:ascii="Consolas" w:hAnsi="Consolas" w:cs="Consolas"/>
              <w:sz w:val="19"/>
              <w:szCs w:val="19"/>
            </w:rPr>
          </w:rPrChange>
        </w:rPr>
        <w:br/>
        <w:t xml:space="preserve">    </w:t>
      </w:r>
      <w:proofErr w:type="spellStart"/>
      <w:r w:rsidRPr="003D36FB">
        <w:rPr>
          <w:rFonts w:ascii="Consolas" w:hAnsi="Consolas" w:cs="Consolas"/>
          <w:color w:val="0000FF"/>
          <w:sz w:val="16"/>
          <w:szCs w:val="19"/>
          <w:rPrChange w:id="1662" w:author="Author">
            <w:rPr>
              <w:rFonts w:ascii="Consolas" w:hAnsi="Consolas" w:cs="Consolas"/>
              <w:color w:val="0000FF"/>
              <w:sz w:val="19"/>
              <w:szCs w:val="19"/>
            </w:rPr>
          </w:rPrChange>
        </w:rPr>
        <w:t>var</w:t>
      </w:r>
      <w:proofErr w:type="spellEnd"/>
      <w:r w:rsidRPr="003D36FB">
        <w:rPr>
          <w:rFonts w:ascii="Consolas" w:hAnsi="Consolas" w:cs="Consolas"/>
          <w:sz w:val="16"/>
          <w:szCs w:val="19"/>
          <w:rPrChange w:id="1663" w:author="Author">
            <w:rPr>
              <w:rFonts w:ascii="Consolas" w:hAnsi="Consolas" w:cs="Consolas"/>
              <w:sz w:val="19"/>
              <w:szCs w:val="19"/>
            </w:rPr>
          </w:rPrChange>
        </w:rPr>
        <w:t xml:space="preserve"> </w:t>
      </w:r>
      <w:proofErr w:type="spellStart"/>
      <w:r w:rsidRPr="003D36FB">
        <w:rPr>
          <w:rFonts w:ascii="Consolas" w:hAnsi="Consolas" w:cs="Consolas"/>
          <w:sz w:val="16"/>
          <w:szCs w:val="19"/>
          <w:rPrChange w:id="1664" w:author="Author">
            <w:rPr>
              <w:rFonts w:ascii="Consolas" w:hAnsi="Consolas" w:cs="Consolas"/>
              <w:sz w:val="19"/>
              <w:szCs w:val="19"/>
            </w:rPr>
          </w:rPrChange>
        </w:rPr>
        <w:t>inputSubscription</w:t>
      </w:r>
      <w:proofErr w:type="spellEnd"/>
      <w:r w:rsidRPr="003D36FB">
        <w:rPr>
          <w:rFonts w:ascii="Consolas" w:hAnsi="Consolas" w:cs="Consolas"/>
          <w:sz w:val="16"/>
          <w:szCs w:val="19"/>
          <w:rPrChange w:id="1665" w:author="Author">
            <w:rPr>
              <w:rFonts w:ascii="Consolas" w:hAnsi="Consolas" w:cs="Consolas"/>
              <w:sz w:val="19"/>
              <w:szCs w:val="19"/>
            </w:rPr>
          </w:rPrChange>
        </w:rPr>
        <w:t xml:space="preserve"> = </w:t>
      </w:r>
      <w:proofErr w:type="spellStart"/>
      <w:r w:rsidRPr="003D36FB">
        <w:rPr>
          <w:rFonts w:ascii="Consolas" w:hAnsi="Consolas" w:cs="Consolas"/>
          <w:sz w:val="16"/>
          <w:szCs w:val="19"/>
          <w:rPrChange w:id="1666" w:author="Author">
            <w:rPr>
              <w:rFonts w:ascii="Consolas" w:hAnsi="Consolas" w:cs="Consolas"/>
              <w:sz w:val="19"/>
              <w:szCs w:val="19"/>
            </w:rPr>
          </w:rPrChange>
        </w:rPr>
        <w:t>input.Subscribe</w:t>
      </w:r>
      <w:proofErr w:type="spellEnd"/>
      <w:r w:rsidRPr="003D36FB">
        <w:rPr>
          <w:rFonts w:ascii="Consolas" w:hAnsi="Consolas" w:cs="Consolas"/>
          <w:sz w:val="16"/>
          <w:szCs w:val="19"/>
          <w:rPrChange w:id="1667" w:author="Author">
            <w:rPr>
              <w:rFonts w:ascii="Consolas" w:hAnsi="Consolas" w:cs="Consolas"/>
              <w:sz w:val="19"/>
              <w:szCs w:val="19"/>
            </w:rPr>
          </w:rPrChange>
        </w:rPr>
        <w:t>(</w:t>
      </w:r>
      <w:proofErr w:type="spellStart"/>
      <w:r w:rsidRPr="003D36FB">
        <w:rPr>
          <w:rFonts w:ascii="Consolas" w:hAnsi="Consolas" w:cs="Consolas"/>
          <w:sz w:val="16"/>
          <w:szCs w:val="19"/>
          <w:rPrChange w:id="1668" w:author="Author">
            <w:rPr>
              <w:rFonts w:ascii="Consolas" w:hAnsi="Consolas" w:cs="Consolas"/>
              <w:sz w:val="19"/>
              <w:szCs w:val="19"/>
            </w:rPr>
          </w:rPrChange>
        </w:rPr>
        <w:t>evt</w:t>
      </w:r>
      <w:proofErr w:type="spellEnd"/>
      <w:r w:rsidRPr="003D36FB">
        <w:rPr>
          <w:rFonts w:ascii="Consolas" w:hAnsi="Consolas" w:cs="Consolas"/>
          <w:sz w:val="16"/>
          <w:szCs w:val="19"/>
          <w:rPrChange w:id="1669" w:author="Author">
            <w:rPr>
              <w:rFonts w:ascii="Consolas" w:hAnsi="Consolas" w:cs="Consolas"/>
              <w:sz w:val="19"/>
              <w:szCs w:val="19"/>
            </w:rPr>
          </w:rPrChange>
        </w:rPr>
        <w:t xml:space="preserve"> =&gt;</w:t>
      </w:r>
      <w:r w:rsidRPr="003D36FB">
        <w:rPr>
          <w:rFonts w:ascii="Consolas" w:hAnsi="Consolas" w:cs="Consolas"/>
          <w:sz w:val="16"/>
          <w:szCs w:val="19"/>
          <w:rPrChange w:id="1670" w:author="Author">
            <w:rPr>
              <w:rFonts w:ascii="Consolas" w:hAnsi="Consolas" w:cs="Consolas"/>
              <w:sz w:val="19"/>
              <w:szCs w:val="19"/>
            </w:rPr>
          </w:rPrChange>
        </w:rPr>
        <w:br/>
        <w:t xml:space="preserve">        {</w:t>
      </w:r>
      <w:r w:rsidRPr="003D36FB">
        <w:rPr>
          <w:rFonts w:ascii="Consolas" w:hAnsi="Consolas" w:cs="Consolas"/>
          <w:sz w:val="16"/>
          <w:szCs w:val="19"/>
          <w:rPrChange w:id="1671" w:author="Author">
            <w:rPr>
              <w:rFonts w:ascii="Consolas" w:hAnsi="Consolas" w:cs="Consolas"/>
              <w:sz w:val="19"/>
              <w:szCs w:val="19"/>
            </w:rPr>
          </w:rPrChange>
        </w:rPr>
        <w:br/>
        <w:t xml:space="preserve">            </w:t>
      </w:r>
      <w:proofErr w:type="spellStart"/>
      <w:r w:rsidR="00251819" w:rsidRPr="003D36FB">
        <w:rPr>
          <w:rFonts w:ascii="Consolas" w:hAnsi="Consolas" w:cs="Consolas"/>
          <w:color w:val="2B91AF"/>
          <w:sz w:val="16"/>
          <w:szCs w:val="19"/>
          <w:rPrChange w:id="1672" w:author="Author">
            <w:rPr>
              <w:rFonts w:ascii="Consolas" w:hAnsi="Consolas" w:cs="Consolas"/>
              <w:color w:val="2B91AF"/>
              <w:sz w:val="19"/>
              <w:szCs w:val="19"/>
            </w:rPr>
          </w:rPrChange>
        </w:rPr>
        <w:t>Console</w:t>
      </w:r>
      <w:r w:rsidR="00251819" w:rsidRPr="003D36FB">
        <w:rPr>
          <w:rFonts w:ascii="Consolas" w:hAnsi="Consolas" w:cs="Consolas"/>
          <w:sz w:val="16"/>
          <w:szCs w:val="19"/>
          <w:rPrChange w:id="1673" w:author="Author">
            <w:rPr>
              <w:rFonts w:ascii="Consolas" w:hAnsi="Consolas" w:cs="Consolas"/>
              <w:sz w:val="19"/>
              <w:szCs w:val="19"/>
            </w:rPr>
          </w:rPrChange>
        </w:rPr>
        <w:t>.WriteLine</w:t>
      </w:r>
      <w:proofErr w:type="spellEnd"/>
      <w:r w:rsidR="00251819" w:rsidRPr="003D36FB">
        <w:rPr>
          <w:rFonts w:ascii="Consolas" w:hAnsi="Consolas" w:cs="Consolas"/>
          <w:sz w:val="16"/>
          <w:szCs w:val="19"/>
          <w:rPrChange w:id="1674" w:author="Author">
            <w:rPr>
              <w:rFonts w:ascii="Consolas" w:hAnsi="Consolas" w:cs="Consolas"/>
              <w:sz w:val="19"/>
              <w:szCs w:val="19"/>
            </w:rPr>
          </w:rPrChange>
        </w:rPr>
        <w:t>(</w:t>
      </w:r>
      <w:r w:rsidR="00251819" w:rsidRPr="003D36FB">
        <w:rPr>
          <w:rFonts w:ascii="Consolas" w:hAnsi="Consolas" w:cs="Consolas"/>
          <w:color w:val="A31515"/>
          <w:sz w:val="16"/>
          <w:szCs w:val="19"/>
          <w:rPrChange w:id="1675" w:author="Author">
            <w:rPr>
              <w:rFonts w:ascii="Consolas" w:hAnsi="Consolas" w:cs="Consolas"/>
              <w:color w:val="A31515"/>
              <w:sz w:val="19"/>
              <w:szCs w:val="19"/>
            </w:rPr>
          </w:rPrChange>
        </w:rPr>
        <w:t>"</w:t>
      </w:r>
      <w:r w:rsidRPr="003D36FB">
        <w:rPr>
          <w:rFonts w:ascii="Consolas" w:hAnsi="Consolas" w:cs="Consolas"/>
          <w:color w:val="A31515"/>
          <w:sz w:val="16"/>
          <w:szCs w:val="19"/>
          <w:rPrChange w:id="1676" w:author="Author">
            <w:rPr>
              <w:rFonts w:ascii="Consolas" w:hAnsi="Consolas" w:cs="Consolas"/>
              <w:color w:val="A31515"/>
              <w:sz w:val="19"/>
              <w:szCs w:val="19"/>
            </w:rPr>
          </w:rPrChange>
        </w:rPr>
        <w:t xml:space="preserve">User wrote: </w:t>
      </w:r>
      <w:ins w:id="1677" w:author="Author">
        <w:r w:rsidR="00A16656" w:rsidRPr="003D36FB">
          <w:rPr>
            <w:rFonts w:ascii="Consolas" w:hAnsi="Consolas" w:cs="Consolas"/>
            <w:color w:val="A31515"/>
            <w:sz w:val="16"/>
            <w:szCs w:val="19"/>
            <w:rPrChange w:id="1678" w:author="Author">
              <w:rPr>
                <w:rFonts w:ascii="Consolas" w:hAnsi="Consolas" w:cs="Consolas"/>
                <w:color w:val="A31515"/>
                <w:sz w:val="19"/>
                <w:szCs w:val="19"/>
              </w:rPr>
            </w:rPrChange>
          </w:rPr>
          <w:t>{0}</w:t>
        </w:r>
      </w:ins>
      <w:r w:rsidRPr="003D36FB">
        <w:rPr>
          <w:rFonts w:ascii="Consolas" w:hAnsi="Consolas" w:cs="Consolas"/>
          <w:color w:val="A31515"/>
          <w:sz w:val="16"/>
          <w:szCs w:val="19"/>
          <w:rPrChange w:id="1679" w:author="Author">
            <w:rPr>
              <w:rFonts w:ascii="Consolas" w:hAnsi="Consolas" w:cs="Consolas"/>
              <w:color w:val="A31515"/>
              <w:sz w:val="19"/>
              <w:szCs w:val="19"/>
            </w:rPr>
          </w:rPrChange>
        </w:rPr>
        <w:t>"</w:t>
      </w:r>
      <w:ins w:id="1680" w:author="Author">
        <w:r w:rsidR="00A16656" w:rsidRPr="003D36FB">
          <w:rPr>
            <w:rFonts w:ascii="Consolas" w:hAnsi="Consolas" w:cs="Consolas"/>
            <w:color w:val="A31515"/>
            <w:sz w:val="16"/>
            <w:szCs w:val="19"/>
            <w:rPrChange w:id="1681" w:author="Author">
              <w:rPr>
                <w:rFonts w:ascii="Consolas" w:hAnsi="Consolas" w:cs="Consolas"/>
                <w:color w:val="A31515"/>
                <w:sz w:val="19"/>
                <w:szCs w:val="19"/>
              </w:rPr>
            </w:rPrChange>
          </w:rPr>
          <w:t>,</w:t>
        </w:r>
      </w:ins>
      <w:del w:id="1682" w:author="Author">
        <w:r w:rsidRPr="003D36FB" w:rsidDel="00A16656">
          <w:rPr>
            <w:rFonts w:ascii="Consolas" w:hAnsi="Consolas" w:cs="Consolas"/>
            <w:sz w:val="16"/>
            <w:szCs w:val="19"/>
            <w:rPrChange w:id="1683" w:author="Author">
              <w:rPr>
                <w:rFonts w:ascii="Consolas" w:hAnsi="Consolas" w:cs="Consolas"/>
                <w:sz w:val="19"/>
                <w:szCs w:val="19"/>
              </w:rPr>
            </w:rPrChange>
          </w:rPr>
          <w:delText xml:space="preserve"> +</w:delText>
        </w:r>
      </w:del>
      <w:r w:rsidRPr="003D36FB">
        <w:rPr>
          <w:rFonts w:ascii="Consolas" w:hAnsi="Consolas" w:cs="Consolas"/>
          <w:sz w:val="16"/>
          <w:szCs w:val="19"/>
          <w:rPrChange w:id="1684" w:author="Author">
            <w:rPr>
              <w:rFonts w:ascii="Consolas" w:hAnsi="Consolas" w:cs="Consolas"/>
              <w:sz w:val="19"/>
              <w:szCs w:val="19"/>
            </w:rPr>
          </w:rPrChange>
        </w:rPr>
        <w:t xml:space="preserve"> ((</w:t>
      </w:r>
      <w:proofErr w:type="spellStart"/>
      <w:r w:rsidRPr="003D36FB">
        <w:rPr>
          <w:rFonts w:ascii="Consolas" w:hAnsi="Consolas" w:cs="Consolas"/>
          <w:color w:val="2B91AF"/>
          <w:sz w:val="16"/>
          <w:szCs w:val="19"/>
          <w:rPrChange w:id="1685" w:author="Author">
            <w:rPr>
              <w:rFonts w:ascii="Consolas" w:hAnsi="Consolas" w:cs="Consolas"/>
              <w:color w:val="2B91AF"/>
              <w:sz w:val="19"/>
              <w:szCs w:val="19"/>
            </w:rPr>
          </w:rPrChange>
        </w:rPr>
        <w:t>TextBox</w:t>
      </w:r>
      <w:proofErr w:type="spellEnd"/>
      <w:r w:rsidRPr="003D36FB">
        <w:rPr>
          <w:rFonts w:ascii="Consolas" w:hAnsi="Consolas" w:cs="Consolas"/>
          <w:sz w:val="16"/>
          <w:szCs w:val="19"/>
          <w:rPrChange w:id="1686" w:author="Author">
            <w:rPr>
              <w:rFonts w:ascii="Consolas" w:hAnsi="Consolas" w:cs="Consolas"/>
              <w:sz w:val="19"/>
              <w:szCs w:val="19"/>
            </w:rPr>
          </w:rPrChange>
        </w:rPr>
        <w:t>)</w:t>
      </w:r>
      <w:proofErr w:type="spellStart"/>
      <w:r w:rsidRPr="003D36FB">
        <w:rPr>
          <w:rFonts w:ascii="Consolas" w:hAnsi="Consolas" w:cs="Consolas"/>
          <w:sz w:val="16"/>
          <w:szCs w:val="19"/>
          <w:rPrChange w:id="1687" w:author="Author">
            <w:rPr>
              <w:rFonts w:ascii="Consolas" w:hAnsi="Consolas" w:cs="Consolas"/>
              <w:sz w:val="19"/>
              <w:szCs w:val="19"/>
            </w:rPr>
          </w:rPrChange>
        </w:rPr>
        <w:t>evt.Sender</w:t>
      </w:r>
      <w:proofErr w:type="spellEnd"/>
      <w:r w:rsidRPr="003D36FB">
        <w:rPr>
          <w:rFonts w:ascii="Consolas" w:hAnsi="Consolas" w:cs="Consolas"/>
          <w:sz w:val="16"/>
          <w:szCs w:val="19"/>
          <w:rPrChange w:id="1688" w:author="Author">
            <w:rPr>
              <w:rFonts w:ascii="Consolas" w:hAnsi="Consolas" w:cs="Consolas"/>
              <w:sz w:val="19"/>
              <w:szCs w:val="19"/>
            </w:rPr>
          </w:rPrChange>
        </w:rPr>
        <w:t>).Text</w:t>
      </w:r>
      <w:r w:rsidR="00251819" w:rsidRPr="003D36FB">
        <w:rPr>
          <w:rFonts w:ascii="Consolas" w:hAnsi="Consolas" w:cs="Consolas"/>
          <w:sz w:val="16"/>
          <w:szCs w:val="19"/>
          <w:rPrChange w:id="1689" w:author="Author">
            <w:rPr>
              <w:rFonts w:ascii="Consolas" w:hAnsi="Consolas" w:cs="Consolas"/>
              <w:sz w:val="19"/>
              <w:szCs w:val="19"/>
            </w:rPr>
          </w:rPrChange>
        </w:rPr>
        <w:t>)</w:t>
      </w:r>
      <w:r w:rsidRPr="003D36FB">
        <w:rPr>
          <w:rFonts w:ascii="Consolas" w:hAnsi="Consolas" w:cs="Consolas"/>
          <w:sz w:val="16"/>
          <w:szCs w:val="19"/>
          <w:rPrChange w:id="1690" w:author="Author">
            <w:rPr>
              <w:rFonts w:ascii="Consolas" w:hAnsi="Consolas" w:cs="Consolas"/>
              <w:sz w:val="19"/>
              <w:szCs w:val="19"/>
            </w:rPr>
          </w:rPrChange>
        </w:rPr>
        <w:t>;</w:t>
      </w:r>
      <w:r w:rsidRPr="003D36FB">
        <w:rPr>
          <w:rFonts w:ascii="Consolas" w:hAnsi="Consolas" w:cs="Consolas"/>
          <w:sz w:val="16"/>
          <w:szCs w:val="19"/>
          <w:rPrChange w:id="1691" w:author="Author">
            <w:rPr>
              <w:rFonts w:ascii="Consolas" w:hAnsi="Consolas" w:cs="Consolas"/>
              <w:sz w:val="19"/>
              <w:szCs w:val="19"/>
            </w:rPr>
          </w:rPrChange>
        </w:rPr>
        <w:br/>
        <w:t xml:space="preserve">        });</w:t>
      </w:r>
      <w:r w:rsidRPr="003D36FB">
        <w:rPr>
          <w:rFonts w:ascii="Consolas" w:hAnsi="Consolas" w:cs="Consolas"/>
          <w:sz w:val="16"/>
          <w:szCs w:val="19"/>
          <w:rPrChange w:id="1692" w:author="Author">
            <w:rPr>
              <w:rFonts w:ascii="Consolas" w:hAnsi="Consolas" w:cs="Consolas"/>
              <w:sz w:val="19"/>
              <w:szCs w:val="19"/>
            </w:rPr>
          </w:rPrChange>
        </w:rPr>
        <w:br/>
      </w:r>
      <w:r w:rsidRPr="003D36FB">
        <w:rPr>
          <w:rFonts w:ascii="Consolas" w:hAnsi="Consolas" w:cs="Consolas"/>
          <w:sz w:val="16"/>
          <w:szCs w:val="19"/>
          <w:rPrChange w:id="1693" w:author="Author">
            <w:rPr>
              <w:rFonts w:ascii="Consolas" w:hAnsi="Consolas" w:cs="Consolas"/>
              <w:sz w:val="19"/>
              <w:szCs w:val="19"/>
            </w:rPr>
          </w:rPrChange>
        </w:rPr>
        <w:br/>
        <w:t xml:space="preserve">    </w:t>
      </w:r>
      <w:r w:rsidRPr="003D36FB">
        <w:rPr>
          <w:rFonts w:ascii="Consolas" w:hAnsi="Consolas" w:cs="Consolas"/>
          <w:color w:val="0000FF"/>
          <w:sz w:val="16"/>
          <w:szCs w:val="19"/>
          <w:rPrChange w:id="1694" w:author="Author">
            <w:rPr>
              <w:rFonts w:ascii="Consolas" w:hAnsi="Consolas" w:cs="Consolas"/>
              <w:color w:val="0000FF"/>
              <w:sz w:val="19"/>
              <w:szCs w:val="19"/>
            </w:rPr>
          </w:rPrChange>
        </w:rPr>
        <w:t>using</w:t>
      </w:r>
      <w:r w:rsidRPr="003D36FB">
        <w:rPr>
          <w:rFonts w:ascii="Consolas" w:hAnsi="Consolas" w:cs="Consolas"/>
          <w:sz w:val="16"/>
          <w:szCs w:val="19"/>
          <w:rPrChange w:id="1695" w:author="Author">
            <w:rPr>
              <w:rFonts w:ascii="Consolas" w:hAnsi="Consolas" w:cs="Consolas"/>
              <w:sz w:val="19"/>
              <w:szCs w:val="19"/>
            </w:rPr>
          </w:rPrChange>
        </w:rPr>
        <w:t xml:space="preserve"> (</w:t>
      </w:r>
      <w:r w:rsidRPr="003D36FB">
        <w:rPr>
          <w:rFonts w:ascii="Consolas" w:hAnsi="Consolas" w:cs="Consolas"/>
          <w:color w:val="0000FF"/>
          <w:sz w:val="16"/>
          <w:szCs w:val="19"/>
          <w:rPrChange w:id="1696" w:author="Author">
            <w:rPr>
              <w:rFonts w:ascii="Consolas" w:hAnsi="Consolas" w:cs="Consolas"/>
              <w:color w:val="0000FF"/>
              <w:sz w:val="19"/>
              <w:szCs w:val="19"/>
            </w:rPr>
          </w:rPrChange>
        </w:rPr>
        <w:t>new</w:t>
      </w:r>
      <w:r w:rsidRPr="003D36FB">
        <w:rPr>
          <w:rFonts w:ascii="Consolas" w:hAnsi="Consolas" w:cs="Consolas"/>
          <w:sz w:val="16"/>
          <w:szCs w:val="19"/>
          <w:rPrChange w:id="1697" w:author="Author">
            <w:rPr>
              <w:rFonts w:ascii="Consolas" w:hAnsi="Consolas" w:cs="Consolas"/>
              <w:sz w:val="19"/>
              <w:szCs w:val="19"/>
            </w:rPr>
          </w:rPrChange>
        </w:rPr>
        <w:t xml:space="preserve"> </w:t>
      </w:r>
      <w:proofErr w:type="spellStart"/>
      <w:r w:rsidRPr="003D36FB">
        <w:rPr>
          <w:rFonts w:ascii="Consolas" w:hAnsi="Consolas" w:cs="Consolas"/>
          <w:color w:val="2B91AF"/>
          <w:sz w:val="16"/>
          <w:szCs w:val="19"/>
          <w:rPrChange w:id="1698" w:author="Author">
            <w:rPr>
              <w:rFonts w:ascii="Consolas" w:hAnsi="Consolas" w:cs="Consolas"/>
              <w:color w:val="2B91AF"/>
              <w:sz w:val="19"/>
              <w:szCs w:val="19"/>
            </w:rPr>
          </w:rPrChange>
        </w:rPr>
        <w:t>CompositeDisposable</w:t>
      </w:r>
      <w:proofErr w:type="spellEnd"/>
      <w:r w:rsidRPr="003D36FB">
        <w:rPr>
          <w:rFonts w:ascii="Consolas" w:hAnsi="Consolas" w:cs="Consolas"/>
          <w:sz w:val="16"/>
          <w:szCs w:val="19"/>
          <w:rPrChange w:id="1699" w:author="Author">
            <w:rPr>
              <w:rFonts w:ascii="Consolas" w:hAnsi="Consolas" w:cs="Consolas"/>
              <w:sz w:val="19"/>
              <w:szCs w:val="19"/>
            </w:rPr>
          </w:rPrChange>
        </w:rPr>
        <w:t>(</w:t>
      </w:r>
      <w:proofErr w:type="spellStart"/>
      <w:r w:rsidRPr="003D36FB">
        <w:rPr>
          <w:rFonts w:ascii="Consolas" w:hAnsi="Consolas" w:cs="Consolas"/>
          <w:sz w:val="16"/>
          <w:szCs w:val="19"/>
          <w:rPrChange w:id="1700" w:author="Author">
            <w:rPr>
              <w:rFonts w:ascii="Consolas" w:hAnsi="Consolas" w:cs="Consolas"/>
              <w:sz w:val="19"/>
              <w:szCs w:val="19"/>
            </w:rPr>
          </w:rPrChange>
        </w:rPr>
        <w:t>movesSubscription</w:t>
      </w:r>
      <w:proofErr w:type="spellEnd"/>
      <w:r w:rsidRPr="003D36FB">
        <w:rPr>
          <w:rFonts w:ascii="Consolas" w:hAnsi="Consolas" w:cs="Consolas"/>
          <w:sz w:val="16"/>
          <w:szCs w:val="19"/>
          <w:rPrChange w:id="1701" w:author="Author">
            <w:rPr>
              <w:rFonts w:ascii="Consolas" w:hAnsi="Consolas" w:cs="Consolas"/>
              <w:sz w:val="19"/>
              <w:szCs w:val="19"/>
            </w:rPr>
          </w:rPrChange>
        </w:rPr>
        <w:t xml:space="preserve">, </w:t>
      </w:r>
      <w:proofErr w:type="spellStart"/>
      <w:r w:rsidRPr="003D36FB">
        <w:rPr>
          <w:rFonts w:ascii="Consolas" w:hAnsi="Consolas" w:cs="Consolas"/>
          <w:sz w:val="16"/>
          <w:szCs w:val="19"/>
          <w:rPrChange w:id="1702" w:author="Author">
            <w:rPr>
              <w:rFonts w:ascii="Consolas" w:hAnsi="Consolas" w:cs="Consolas"/>
              <w:sz w:val="19"/>
              <w:szCs w:val="19"/>
            </w:rPr>
          </w:rPrChange>
        </w:rPr>
        <w:t>inputSubscription</w:t>
      </w:r>
      <w:proofErr w:type="spellEnd"/>
      <w:r w:rsidRPr="003D36FB">
        <w:rPr>
          <w:rFonts w:ascii="Consolas" w:hAnsi="Consolas" w:cs="Consolas"/>
          <w:sz w:val="16"/>
          <w:szCs w:val="19"/>
          <w:rPrChange w:id="1703" w:author="Author">
            <w:rPr>
              <w:rFonts w:ascii="Consolas" w:hAnsi="Consolas" w:cs="Consolas"/>
              <w:sz w:val="19"/>
              <w:szCs w:val="19"/>
            </w:rPr>
          </w:rPrChange>
        </w:rPr>
        <w:t>))</w:t>
      </w:r>
      <w:r w:rsidR="00BD04DD" w:rsidRPr="003D36FB">
        <w:rPr>
          <w:rFonts w:ascii="Consolas" w:hAnsi="Consolas" w:cs="Consolas"/>
          <w:sz w:val="16"/>
          <w:szCs w:val="19"/>
          <w:rPrChange w:id="1704" w:author="Author">
            <w:rPr>
              <w:rFonts w:ascii="Consolas" w:hAnsi="Consolas" w:cs="Consolas"/>
              <w:sz w:val="19"/>
              <w:szCs w:val="19"/>
            </w:rPr>
          </w:rPrChange>
        </w:rPr>
        <w:br/>
        <w:t xml:space="preserve">    {</w:t>
      </w:r>
      <w:r w:rsidRPr="003D36FB">
        <w:rPr>
          <w:rFonts w:ascii="Consolas" w:hAnsi="Consolas" w:cs="Consolas"/>
          <w:sz w:val="16"/>
          <w:szCs w:val="19"/>
          <w:rPrChange w:id="1705" w:author="Author">
            <w:rPr>
              <w:rFonts w:ascii="Consolas" w:hAnsi="Consolas" w:cs="Consolas"/>
              <w:sz w:val="19"/>
              <w:szCs w:val="19"/>
            </w:rPr>
          </w:rPrChange>
        </w:rPr>
        <w:br/>
        <w:t xml:space="preserve">        </w:t>
      </w:r>
      <w:proofErr w:type="spellStart"/>
      <w:r w:rsidRPr="003D36FB">
        <w:rPr>
          <w:rFonts w:ascii="Consolas" w:hAnsi="Consolas" w:cs="Consolas"/>
          <w:color w:val="2B91AF"/>
          <w:sz w:val="16"/>
          <w:szCs w:val="19"/>
          <w:rPrChange w:id="1706" w:author="Author">
            <w:rPr>
              <w:rFonts w:ascii="Consolas" w:hAnsi="Consolas" w:cs="Consolas"/>
              <w:color w:val="2B91AF"/>
              <w:sz w:val="19"/>
              <w:szCs w:val="19"/>
            </w:rPr>
          </w:rPrChange>
        </w:rPr>
        <w:t>Application</w:t>
      </w:r>
      <w:r w:rsidRPr="003D36FB">
        <w:rPr>
          <w:rFonts w:ascii="Consolas" w:hAnsi="Consolas" w:cs="Consolas"/>
          <w:sz w:val="16"/>
          <w:szCs w:val="19"/>
          <w:rPrChange w:id="1707" w:author="Author">
            <w:rPr>
              <w:rFonts w:ascii="Consolas" w:hAnsi="Consolas" w:cs="Consolas"/>
              <w:sz w:val="19"/>
              <w:szCs w:val="19"/>
            </w:rPr>
          </w:rPrChange>
        </w:rPr>
        <w:t>.Run</w:t>
      </w:r>
      <w:proofErr w:type="spellEnd"/>
      <w:r w:rsidRPr="003D36FB">
        <w:rPr>
          <w:rFonts w:ascii="Consolas" w:hAnsi="Consolas" w:cs="Consolas"/>
          <w:sz w:val="16"/>
          <w:szCs w:val="19"/>
          <w:rPrChange w:id="1708" w:author="Author">
            <w:rPr>
              <w:rFonts w:ascii="Consolas" w:hAnsi="Consolas" w:cs="Consolas"/>
              <w:sz w:val="19"/>
              <w:szCs w:val="19"/>
            </w:rPr>
          </w:rPrChange>
        </w:rPr>
        <w:t>(</w:t>
      </w:r>
      <w:proofErr w:type="spellStart"/>
      <w:r w:rsidRPr="003D36FB">
        <w:rPr>
          <w:rFonts w:ascii="Consolas" w:hAnsi="Consolas" w:cs="Consolas"/>
          <w:sz w:val="16"/>
          <w:szCs w:val="19"/>
          <w:rPrChange w:id="1709" w:author="Author">
            <w:rPr>
              <w:rFonts w:ascii="Consolas" w:hAnsi="Consolas" w:cs="Consolas"/>
              <w:sz w:val="19"/>
              <w:szCs w:val="19"/>
            </w:rPr>
          </w:rPrChange>
        </w:rPr>
        <w:t>frm</w:t>
      </w:r>
      <w:proofErr w:type="spellEnd"/>
      <w:r w:rsidRPr="003D36FB">
        <w:rPr>
          <w:rFonts w:ascii="Consolas" w:hAnsi="Consolas" w:cs="Consolas"/>
          <w:sz w:val="16"/>
          <w:szCs w:val="19"/>
          <w:rPrChange w:id="1710" w:author="Author">
            <w:rPr>
              <w:rFonts w:ascii="Consolas" w:hAnsi="Consolas" w:cs="Consolas"/>
              <w:sz w:val="19"/>
              <w:szCs w:val="19"/>
            </w:rPr>
          </w:rPrChange>
        </w:rPr>
        <w:t>);</w:t>
      </w:r>
      <w:r w:rsidR="00BD04DD" w:rsidRPr="003D36FB">
        <w:rPr>
          <w:rFonts w:ascii="Consolas" w:hAnsi="Consolas" w:cs="Consolas"/>
          <w:sz w:val="16"/>
          <w:szCs w:val="19"/>
          <w:rPrChange w:id="1711" w:author="Author">
            <w:rPr>
              <w:rFonts w:ascii="Consolas" w:hAnsi="Consolas" w:cs="Consolas"/>
              <w:sz w:val="19"/>
              <w:szCs w:val="19"/>
            </w:rPr>
          </w:rPrChange>
        </w:rPr>
        <w:br/>
        <w:t xml:space="preserve">    }</w:t>
      </w:r>
      <w:del w:id="1712" w:author="Author">
        <w:r w:rsidRPr="003D36FB" w:rsidDel="00440A56">
          <w:rPr>
            <w:rFonts w:ascii="Consolas" w:hAnsi="Consolas" w:cs="Consolas"/>
            <w:sz w:val="16"/>
            <w:szCs w:val="19"/>
            <w:rPrChange w:id="1713" w:author="Author">
              <w:rPr>
                <w:rFonts w:ascii="Consolas" w:hAnsi="Consolas" w:cs="Consolas"/>
                <w:sz w:val="19"/>
                <w:szCs w:val="19"/>
              </w:rPr>
            </w:rPrChange>
          </w:rPr>
          <w:br/>
        </w:r>
        <w:r w:rsidRPr="003D36FB" w:rsidDel="00440A56">
          <w:rPr>
            <w:sz w:val="18"/>
            <w:rPrChange w:id="1714" w:author="Author">
              <w:rPr/>
            </w:rPrChange>
          </w:rPr>
          <w:br/>
        </w:r>
      </w:del>
      <w:ins w:id="1715" w:author="Author">
        <w:del w:id="1716" w:author="Author">
          <w:r w:rsidR="00D52FF1" w:rsidRPr="003D36FB" w:rsidDel="00440A56">
            <w:rPr>
              <w:sz w:val="18"/>
              <w:rPrChange w:id="1717" w:author="Author">
                <w:rPr/>
              </w:rPrChange>
            </w:rPr>
            <w:delText>Note: You need to add a using directive for System.Reactive.Disposables.</w:delText>
          </w:r>
        </w:del>
        <w:r w:rsidR="00D52FF1" w:rsidRPr="003D36FB">
          <w:rPr>
            <w:sz w:val="18"/>
            <w:rPrChange w:id="1718" w:author="Author">
              <w:rPr/>
            </w:rPrChange>
          </w:rPr>
          <w:br/>
        </w:r>
        <w:r w:rsidR="00D52FF1" w:rsidRPr="003D36FB">
          <w:rPr>
            <w:sz w:val="18"/>
            <w:rPrChange w:id="1719" w:author="Author">
              <w:rPr/>
            </w:rPrChange>
          </w:rPr>
          <w:br/>
        </w:r>
      </w:ins>
      <w:r w:rsidRPr="003D36FB">
        <w:rPr>
          <w:sz w:val="18"/>
          <w:rPrChange w:id="1720" w:author="Author">
            <w:rPr/>
          </w:rPrChange>
        </w:rPr>
        <w:t>At this point it may seem we haven’t gained too much yet. Things are just “different”. What really matters though is that we’ve put us in the world of IObservable&lt;T&gt; sequences, over which a lot of operators are defined that we’ll talk about in a moment.</w:t>
      </w:r>
      <w:r w:rsidRPr="003D36FB">
        <w:rPr>
          <w:sz w:val="18"/>
          <w:rPrChange w:id="1721" w:author="Author">
            <w:rPr/>
          </w:rPrChange>
        </w:rPr>
        <w:br/>
      </w:r>
      <w:r w:rsidRPr="003D36FB">
        <w:rPr>
          <w:sz w:val="18"/>
          <w:rPrChange w:id="1722" w:author="Author">
            <w:rPr/>
          </w:rPrChange>
        </w:rPr>
        <w:br/>
        <w:t xml:space="preserve">For one thing, notice all the hoops one has to go through in order to get the text out of a </w:t>
      </w:r>
      <w:proofErr w:type="spellStart"/>
      <w:r w:rsidRPr="003D36FB">
        <w:rPr>
          <w:sz w:val="18"/>
          <w:rPrChange w:id="1723" w:author="Author">
            <w:rPr/>
          </w:rPrChange>
        </w:rPr>
        <w:t>TextChanged</w:t>
      </w:r>
      <w:proofErr w:type="spellEnd"/>
      <w:r w:rsidRPr="003D36FB">
        <w:rPr>
          <w:sz w:val="18"/>
          <w:rPrChange w:id="1724" w:author="Author">
            <w:rPr/>
          </w:rPrChange>
        </w:rPr>
        <w:t xml:space="preserve"> event. As mentioned before, classic .NET events </w:t>
      </w:r>
      <w:r w:rsidR="0052755B" w:rsidRPr="003D36FB">
        <w:rPr>
          <w:sz w:val="18"/>
          <w:rPrChange w:id="1725" w:author="Author">
            <w:rPr/>
          </w:rPrChange>
        </w:rPr>
        <w:t xml:space="preserve">don’t explicitly exhibit a data-oriented nature. This particular event is a great example of this observation:  from the event handler of a </w:t>
      </w:r>
      <w:proofErr w:type="spellStart"/>
      <w:r w:rsidR="0052755B" w:rsidRPr="003D36FB">
        <w:rPr>
          <w:sz w:val="18"/>
          <w:rPrChange w:id="1726" w:author="Author">
            <w:rPr/>
          </w:rPrChange>
        </w:rPr>
        <w:t>TextChanged</w:t>
      </w:r>
      <w:proofErr w:type="spellEnd"/>
      <w:r w:rsidR="0052755B" w:rsidRPr="003D36FB">
        <w:rPr>
          <w:sz w:val="18"/>
          <w:rPrChange w:id="1727" w:author="Author">
            <w:rPr/>
          </w:rPrChange>
        </w:rPr>
        <w:t xml:space="preserve"> event one doesn’t immediately get the text after the change has occurred, even though that’s what 99% of uses of the event are about (the other 1% may be justified by “state invalidation handling”, e.g. to enable “Do you want to save changes?” behavior).</w:t>
      </w:r>
      <w:r w:rsidR="0052755B" w:rsidRPr="003D36FB">
        <w:rPr>
          <w:sz w:val="18"/>
          <w:rPrChange w:id="1728" w:author="Author">
            <w:rPr/>
          </w:rPrChange>
        </w:rPr>
        <w:br/>
      </w:r>
      <w:r w:rsidR="0052755B" w:rsidRPr="003D36FB">
        <w:rPr>
          <w:sz w:val="18"/>
          <w:rPrChange w:id="1729" w:author="Author">
            <w:rPr/>
          </w:rPrChange>
        </w:rPr>
        <w:br/>
        <w:t xml:space="preserve">Finally, notice the way we can group the </w:t>
      </w:r>
      <w:proofErr w:type="spellStart"/>
      <w:r w:rsidR="0052755B" w:rsidRPr="003D36FB">
        <w:rPr>
          <w:sz w:val="18"/>
          <w:rPrChange w:id="1730" w:author="Author">
            <w:rPr/>
          </w:rPrChange>
        </w:rPr>
        <w:t>IDisposable</w:t>
      </w:r>
      <w:proofErr w:type="spellEnd"/>
      <w:r w:rsidR="0052755B" w:rsidRPr="003D36FB">
        <w:rPr>
          <w:sz w:val="18"/>
          <w:rPrChange w:id="1731" w:author="Author">
            <w:rPr/>
          </w:rPrChange>
        </w:rPr>
        <w:t xml:space="preserve"> subscription handlers together using one of the types in the </w:t>
      </w:r>
      <w:proofErr w:type="spellStart"/>
      <w:r w:rsidR="0052755B" w:rsidRPr="003D36FB">
        <w:rPr>
          <w:sz w:val="18"/>
          <w:rPrChange w:id="1732" w:author="Author">
            <w:rPr/>
          </w:rPrChange>
        </w:rPr>
        <w:t>System.</w:t>
      </w:r>
      <w:r w:rsidR="00E1480C" w:rsidRPr="003D36FB">
        <w:rPr>
          <w:sz w:val="18"/>
          <w:rPrChange w:id="1733" w:author="Author">
            <w:rPr/>
          </w:rPrChange>
        </w:rPr>
        <w:t>Reactive.</w:t>
      </w:r>
      <w:r w:rsidR="0052755B" w:rsidRPr="003D36FB">
        <w:rPr>
          <w:sz w:val="18"/>
          <w:rPrChange w:id="1734" w:author="Author">
            <w:rPr/>
          </w:rPrChange>
        </w:rPr>
        <w:t>Disposables</w:t>
      </w:r>
      <w:proofErr w:type="spellEnd"/>
      <w:r w:rsidR="0052755B" w:rsidRPr="003D36FB">
        <w:rPr>
          <w:sz w:val="18"/>
          <w:rPrChange w:id="1735" w:author="Author">
            <w:rPr/>
          </w:rPrChange>
        </w:rPr>
        <w:t xml:space="preserve"> namespace. </w:t>
      </w:r>
      <w:proofErr w:type="spellStart"/>
      <w:r w:rsidR="0052755B" w:rsidRPr="003D36FB">
        <w:rPr>
          <w:sz w:val="18"/>
          <w:rPrChange w:id="1736" w:author="Author">
            <w:rPr/>
          </w:rPrChange>
        </w:rPr>
        <w:t>CompositeDisposable</w:t>
      </w:r>
      <w:proofErr w:type="spellEnd"/>
      <w:r w:rsidR="0052755B" w:rsidRPr="003D36FB">
        <w:rPr>
          <w:sz w:val="18"/>
          <w:rPrChange w:id="1737" w:author="Author">
            <w:rPr/>
          </w:rPrChange>
        </w:rPr>
        <w:t xml:space="preserve"> simply creates an </w:t>
      </w:r>
      <w:proofErr w:type="spellStart"/>
      <w:r w:rsidR="0052755B" w:rsidRPr="003D36FB">
        <w:rPr>
          <w:sz w:val="18"/>
          <w:rPrChange w:id="1738" w:author="Author">
            <w:rPr/>
          </w:rPrChange>
        </w:rPr>
        <w:t>IDisposable</w:t>
      </w:r>
      <w:proofErr w:type="spellEnd"/>
      <w:r w:rsidR="0052755B" w:rsidRPr="003D36FB">
        <w:rPr>
          <w:sz w:val="18"/>
          <w:rPrChange w:id="1739" w:author="Author">
            <w:rPr/>
          </w:rPrChange>
        </w:rPr>
        <w:t xml:space="preserve"> object that will dispose all of its contained </w:t>
      </w:r>
      <w:proofErr w:type="spellStart"/>
      <w:r w:rsidR="0052755B" w:rsidRPr="003D36FB">
        <w:rPr>
          <w:sz w:val="18"/>
          <w:rPrChange w:id="1740" w:author="Author">
            <w:rPr/>
          </w:rPrChange>
        </w:rPr>
        <w:t>IDisposable</w:t>
      </w:r>
      <w:proofErr w:type="spellEnd"/>
      <w:r w:rsidR="0052755B" w:rsidRPr="003D36FB">
        <w:rPr>
          <w:sz w:val="18"/>
          <w:rPrChange w:id="1741" w:author="Author">
            <w:rPr/>
          </w:rPrChange>
        </w:rPr>
        <w:t xml:space="preserve"> objects upon calling Dispose. We’ll omit further exploration of this namespace in this hands-on lab.</w:t>
      </w:r>
      <w:r w:rsidR="00E1480C" w:rsidRPr="003D36FB">
        <w:rPr>
          <w:sz w:val="18"/>
          <w:rPrChange w:id="1742" w:author="Author">
            <w:rPr/>
          </w:rPrChange>
        </w:rPr>
        <w:br/>
      </w:r>
      <w:r w:rsidR="00E1480C" w:rsidRPr="003D36FB">
        <w:rPr>
          <w:sz w:val="18"/>
          <w:rPrChange w:id="1743" w:author="Author">
            <w:rPr/>
          </w:rPrChange>
        </w:rPr>
        <w:br/>
      </w:r>
      <w:r w:rsidR="00E1480C" w:rsidRPr="003D36FB">
        <w:rPr>
          <w:noProof/>
          <w:sz w:val="18"/>
          <w:rPrChange w:id="1744" w:author="Author">
            <w:rPr>
              <w:noProof/>
            </w:rPr>
          </w:rPrChange>
        </w:rPr>
        <w:drawing>
          <wp:inline distT="0" distB="0" distL="0" distR="0" wp14:anchorId="1B8CB21E" wp14:editId="7F99F15A">
            <wp:extent cx="3520800" cy="1033200"/>
            <wp:effectExtent l="0" t="0" r="381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520800" cy="1033200"/>
                    </a:xfrm>
                    <a:prstGeom prst="rect">
                      <a:avLst/>
                    </a:prstGeom>
                  </pic:spPr>
                </pic:pic>
              </a:graphicData>
            </a:graphic>
          </wp:inline>
        </w:drawing>
      </w:r>
      <w:r w:rsidR="0052755B" w:rsidRPr="003D36FB">
        <w:rPr>
          <w:sz w:val="18"/>
          <w:rPrChange w:id="1745" w:author="Author">
            <w:rPr/>
          </w:rPrChange>
        </w:rPr>
        <w:br/>
      </w:r>
      <w:r w:rsidR="0052755B" w:rsidRPr="003D36FB">
        <w:rPr>
          <w:sz w:val="18"/>
          <w:rPrChange w:id="1746" w:author="Author">
            <w:rPr/>
          </w:rPrChange>
        </w:rPr>
        <w:lastRenderedPageBreak/>
        <w:br/>
      </w:r>
    </w:p>
    <w:p w:rsidR="00FF3AE2" w:rsidRPr="003D36FB" w:rsidRDefault="0052755B" w:rsidP="00B15E0A">
      <w:pPr>
        <w:pStyle w:val="ListParagraph"/>
        <w:numPr>
          <w:ilvl w:val="0"/>
          <w:numId w:val="5"/>
        </w:numPr>
        <w:rPr>
          <w:sz w:val="18"/>
          <w:rPrChange w:id="1747" w:author="Author">
            <w:rPr/>
          </w:rPrChange>
        </w:rPr>
      </w:pPr>
      <w:r w:rsidRPr="003D36FB">
        <w:rPr>
          <w:sz w:val="18"/>
          <w:rPrChange w:id="1748" w:author="Author">
            <w:rPr/>
          </w:rPrChange>
        </w:rPr>
        <w:t>A fragment of sample output is shown below:</w:t>
      </w:r>
      <w:r w:rsidRPr="003D36FB">
        <w:rPr>
          <w:sz w:val="18"/>
          <w:rPrChange w:id="1749" w:author="Author">
            <w:rPr/>
          </w:rPrChange>
        </w:rPr>
        <w:br/>
      </w:r>
      <w:r w:rsidRPr="003D36FB">
        <w:rPr>
          <w:sz w:val="18"/>
          <w:rPrChange w:id="1750" w:author="Author">
            <w:rPr/>
          </w:rPrChange>
        </w:rPr>
        <w:br/>
      </w:r>
      <w:r w:rsidR="00841DA1" w:rsidRPr="003D36FB">
        <w:rPr>
          <w:noProof/>
          <w:sz w:val="18"/>
          <w:rPrChange w:id="1751" w:author="Author">
            <w:rPr>
              <w:noProof/>
            </w:rPr>
          </w:rPrChange>
        </w:rPr>
        <w:drawing>
          <wp:inline distT="0" distB="0" distL="0" distR="0" wp14:anchorId="5C554816" wp14:editId="4EBB679B">
            <wp:extent cx="2041810" cy="130210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57062" cy="1311832"/>
                    </a:xfrm>
                    <a:prstGeom prst="rect">
                      <a:avLst/>
                    </a:prstGeom>
                    <a:noFill/>
                    <a:ln>
                      <a:noFill/>
                    </a:ln>
                  </pic:spPr>
                </pic:pic>
              </a:graphicData>
            </a:graphic>
          </wp:inline>
        </w:drawing>
      </w:r>
    </w:p>
    <w:p w:rsidR="003D36FB" w:rsidRDefault="00841DA1" w:rsidP="003D36FB">
      <w:pPr>
        <w:rPr>
          <w:ins w:id="1752" w:author="Author"/>
          <w:sz w:val="18"/>
        </w:rPr>
        <w:pPrChange w:id="1753" w:author="Author">
          <w:pPr>
            <w:pStyle w:val="Heading1"/>
          </w:pPr>
        </w:pPrChange>
      </w:pPr>
      <w:r w:rsidRPr="003D36FB">
        <w:rPr>
          <w:b/>
          <w:sz w:val="18"/>
          <w:rPrChange w:id="1754" w:author="Author">
            <w:rPr/>
          </w:rPrChange>
        </w:rPr>
        <w:t>Conclusion:</w:t>
      </w:r>
      <w:r w:rsidRPr="003D36FB">
        <w:rPr>
          <w:sz w:val="18"/>
          <w:rPrChange w:id="1755" w:author="Author">
            <w:rPr/>
          </w:rPrChange>
        </w:rPr>
        <w:t xml:space="preserve">  .NET events are just one form of asynchronous data sources. In order to use them as observable collections, Rx provides the </w:t>
      </w:r>
      <w:proofErr w:type="spellStart"/>
      <w:r w:rsidRPr="003D36FB">
        <w:rPr>
          <w:sz w:val="18"/>
          <w:rPrChange w:id="1756" w:author="Author">
            <w:rPr/>
          </w:rPrChange>
        </w:rPr>
        <w:t>FromEvent</w:t>
      </w:r>
      <w:r w:rsidR="00E1480C" w:rsidRPr="003D36FB">
        <w:rPr>
          <w:sz w:val="18"/>
          <w:rPrChange w:id="1757" w:author="Author">
            <w:rPr/>
          </w:rPrChange>
        </w:rPr>
        <w:t>Pattern</w:t>
      </w:r>
      <w:proofErr w:type="spellEnd"/>
      <w:r w:rsidRPr="003D36FB">
        <w:rPr>
          <w:sz w:val="18"/>
          <w:rPrChange w:id="1758" w:author="Author">
            <w:rPr/>
          </w:rPrChange>
        </w:rPr>
        <w:t xml:space="preserve"> operator. In return one gets </w:t>
      </w:r>
      <w:proofErr w:type="spellStart"/>
      <w:r w:rsidRPr="003D36FB">
        <w:rPr>
          <w:sz w:val="18"/>
          <w:rPrChange w:id="1759" w:author="Author">
            <w:rPr/>
          </w:rPrChange>
        </w:rPr>
        <w:t>Event</w:t>
      </w:r>
      <w:r w:rsidR="00E1480C" w:rsidRPr="003D36FB">
        <w:rPr>
          <w:sz w:val="18"/>
          <w:rPrChange w:id="1760" w:author="Author">
            <w:rPr/>
          </w:rPrChange>
        </w:rPr>
        <w:t>Pattern</w:t>
      </w:r>
      <w:proofErr w:type="spellEnd"/>
      <w:r w:rsidRPr="003D36FB">
        <w:rPr>
          <w:sz w:val="18"/>
          <w:rPrChange w:id="1761" w:author="Author">
            <w:rPr/>
          </w:rPrChange>
        </w:rPr>
        <w:t xml:space="preserve"> objects containing the sender and event arguments.</w:t>
      </w:r>
    </w:p>
    <w:p w:rsidR="00A96EB1" w:rsidRPr="003D36FB" w:rsidDel="003D36FB" w:rsidRDefault="00A96EB1" w:rsidP="003D36FB">
      <w:pPr>
        <w:pStyle w:val="Heading1"/>
        <w:rPr>
          <w:del w:id="1762" w:author="Author"/>
          <w:rPrChange w:id="1763" w:author="Author">
            <w:rPr>
              <w:del w:id="1764" w:author="Author"/>
            </w:rPr>
          </w:rPrChange>
        </w:rPr>
        <w:pPrChange w:id="1765" w:author="Author">
          <w:pPr/>
        </w:pPrChange>
      </w:pPr>
      <w:del w:id="1766" w:author="Author">
        <w:r w:rsidRPr="003D36FB" w:rsidDel="003D36FB">
          <w:rPr>
            <w:rPrChange w:id="1767" w:author="Author">
              <w:rPr/>
            </w:rPrChange>
          </w:rPr>
          <w:br w:type="page"/>
        </w:r>
      </w:del>
    </w:p>
    <w:p w:rsidR="00CE24F1" w:rsidRPr="003D36FB" w:rsidRDefault="00CE24F1" w:rsidP="003D36FB">
      <w:pPr>
        <w:pStyle w:val="Heading1"/>
        <w:rPr>
          <w:sz w:val="22"/>
          <w:rPrChange w:id="1768" w:author="Author">
            <w:rPr/>
          </w:rPrChange>
        </w:rPr>
        <w:pPrChange w:id="1769" w:author="Author">
          <w:pPr>
            <w:pStyle w:val="Heading1"/>
          </w:pPr>
        </w:pPrChange>
      </w:pPr>
      <w:r w:rsidRPr="003D36FB">
        <w:rPr>
          <w:sz w:val="22"/>
          <w:rPrChange w:id="1770" w:author="Author">
            <w:rPr/>
          </w:rPrChange>
        </w:rPr>
        <w:t xml:space="preserve">Exercise 4 – </w:t>
      </w:r>
      <w:r w:rsidR="00841DA1" w:rsidRPr="003D36FB">
        <w:rPr>
          <w:sz w:val="22"/>
          <w:rPrChange w:id="1771" w:author="Author">
            <w:rPr/>
          </w:rPrChange>
        </w:rPr>
        <w:t>A first look at some Standard Query Operators</w:t>
      </w:r>
    </w:p>
    <w:p w:rsidR="00841DA1" w:rsidRPr="003D36FB" w:rsidRDefault="00841DA1" w:rsidP="00841DA1">
      <w:pPr>
        <w:rPr>
          <w:sz w:val="18"/>
          <w:rPrChange w:id="1772" w:author="Author">
            <w:rPr/>
          </w:rPrChange>
        </w:rPr>
      </w:pPr>
      <w:r w:rsidRPr="003D36FB">
        <w:rPr>
          <w:b/>
          <w:sz w:val="18"/>
          <w:rPrChange w:id="1773" w:author="Author">
            <w:rPr>
              <w:b/>
            </w:rPr>
          </w:rPrChange>
        </w:rPr>
        <w:t>Objective:</w:t>
      </w:r>
      <w:r w:rsidRPr="003D36FB">
        <w:rPr>
          <w:sz w:val="18"/>
          <w:rPrChange w:id="1774" w:author="Author">
            <w:rPr/>
          </w:rPrChange>
        </w:rPr>
        <w:t xml:space="preserve">  Looking at observable sequences as asynchronous data sources is what enables them to be queried, just like any other data source. Who says querying in the context of C# programming nowadays, immediately thinks LINQ. In this exercise we’ll show how to use the LINQ syntax to write queries over observable collections.</w:t>
      </w:r>
    </w:p>
    <w:p w:rsidR="00841DA1" w:rsidRPr="003D36FB" w:rsidRDefault="007E21F1" w:rsidP="007E21F1">
      <w:pPr>
        <w:pStyle w:val="ListParagraph"/>
        <w:numPr>
          <w:ilvl w:val="0"/>
          <w:numId w:val="8"/>
        </w:numPr>
        <w:rPr>
          <w:sz w:val="18"/>
          <w:rPrChange w:id="1775" w:author="Author">
            <w:rPr/>
          </w:rPrChange>
        </w:rPr>
      </w:pPr>
      <w:r w:rsidRPr="003D36FB">
        <w:rPr>
          <w:sz w:val="18"/>
          <w:rPrChange w:id="1776" w:author="Author">
            <w:rPr/>
          </w:rPrChange>
        </w:rPr>
        <w:t xml:space="preserve">Continuing with the previous exercise’s code, let’s have a look back at the code we wrote to handle various UI-related events brought into Rx using the </w:t>
      </w:r>
      <w:proofErr w:type="spellStart"/>
      <w:r w:rsidRPr="003D36FB">
        <w:rPr>
          <w:sz w:val="18"/>
          <w:rPrChange w:id="1777" w:author="Author">
            <w:rPr/>
          </w:rPrChange>
        </w:rPr>
        <w:t>FromEvent</w:t>
      </w:r>
      <w:r w:rsidR="002D2115" w:rsidRPr="003D36FB">
        <w:rPr>
          <w:sz w:val="18"/>
          <w:rPrChange w:id="1778" w:author="Author">
            <w:rPr/>
          </w:rPrChange>
        </w:rPr>
        <w:t>Pattern</w:t>
      </w:r>
      <w:proofErr w:type="spellEnd"/>
      <w:r w:rsidRPr="003D36FB">
        <w:rPr>
          <w:sz w:val="18"/>
          <w:rPrChange w:id="1779" w:author="Author">
            <w:rPr/>
          </w:rPrChange>
        </w:rPr>
        <w:t xml:space="preserve"> operator:</w:t>
      </w:r>
      <w:r w:rsidRPr="003D36FB">
        <w:rPr>
          <w:sz w:val="18"/>
          <w:rPrChange w:id="1780" w:author="Author">
            <w:rPr/>
          </w:rPrChange>
        </w:rPr>
        <w:br/>
      </w:r>
      <w:r w:rsidRPr="003D36FB">
        <w:rPr>
          <w:sz w:val="18"/>
          <w:rPrChange w:id="1781" w:author="Author">
            <w:rPr/>
          </w:rPrChange>
        </w:rPr>
        <w:br/>
      </w:r>
      <w:r w:rsidRPr="003D36FB">
        <w:rPr>
          <w:rFonts w:ascii="Consolas" w:hAnsi="Consolas" w:cs="Consolas"/>
          <w:sz w:val="16"/>
          <w:szCs w:val="19"/>
          <w:rPrChange w:id="1782" w:author="Author">
            <w:rPr>
              <w:rFonts w:ascii="Consolas" w:hAnsi="Consolas" w:cs="Consolas"/>
              <w:sz w:val="19"/>
              <w:szCs w:val="19"/>
            </w:rPr>
          </w:rPrChange>
        </w:rPr>
        <w:t xml:space="preserve">    </w:t>
      </w:r>
      <w:proofErr w:type="spellStart"/>
      <w:r w:rsidRPr="003D36FB">
        <w:rPr>
          <w:rFonts w:ascii="Consolas" w:hAnsi="Consolas" w:cs="Consolas"/>
          <w:color w:val="0000FF"/>
          <w:sz w:val="16"/>
          <w:szCs w:val="19"/>
          <w:rPrChange w:id="1783" w:author="Author">
            <w:rPr>
              <w:rFonts w:ascii="Consolas" w:hAnsi="Consolas" w:cs="Consolas"/>
              <w:color w:val="0000FF"/>
              <w:sz w:val="19"/>
              <w:szCs w:val="19"/>
            </w:rPr>
          </w:rPrChange>
        </w:rPr>
        <w:t>var</w:t>
      </w:r>
      <w:proofErr w:type="spellEnd"/>
      <w:r w:rsidRPr="003D36FB">
        <w:rPr>
          <w:rFonts w:ascii="Consolas" w:hAnsi="Consolas" w:cs="Consolas"/>
          <w:sz w:val="16"/>
          <w:szCs w:val="19"/>
          <w:rPrChange w:id="1784" w:author="Author">
            <w:rPr>
              <w:rFonts w:ascii="Consolas" w:hAnsi="Consolas" w:cs="Consolas"/>
              <w:sz w:val="19"/>
              <w:szCs w:val="19"/>
            </w:rPr>
          </w:rPrChange>
        </w:rPr>
        <w:t xml:space="preserve"> moves = </w:t>
      </w:r>
      <w:proofErr w:type="spellStart"/>
      <w:r w:rsidRPr="003D36FB">
        <w:rPr>
          <w:rFonts w:ascii="Consolas" w:hAnsi="Consolas" w:cs="Consolas"/>
          <w:color w:val="2B91AF"/>
          <w:sz w:val="16"/>
          <w:szCs w:val="19"/>
          <w:rPrChange w:id="1785" w:author="Author">
            <w:rPr>
              <w:rFonts w:ascii="Consolas" w:hAnsi="Consolas" w:cs="Consolas"/>
              <w:color w:val="2B91AF"/>
              <w:sz w:val="19"/>
              <w:szCs w:val="19"/>
            </w:rPr>
          </w:rPrChange>
        </w:rPr>
        <w:t>Observable</w:t>
      </w:r>
      <w:r w:rsidRPr="003D36FB">
        <w:rPr>
          <w:rFonts w:ascii="Consolas" w:hAnsi="Consolas" w:cs="Consolas"/>
          <w:sz w:val="16"/>
          <w:szCs w:val="19"/>
          <w:rPrChange w:id="1786" w:author="Author">
            <w:rPr>
              <w:rFonts w:ascii="Consolas" w:hAnsi="Consolas" w:cs="Consolas"/>
              <w:sz w:val="19"/>
              <w:szCs w:val="19"/>
            </w:rPr>
          </w:rPrChange>
        </w:rPr>
        <w:t>.FromEvent</w:t>
      </w:r>
      <w:r w:rsidR="002D2115" w:rsidRPr="003D36FB">
        <w:rPr>
          <w:rFonts w:ascii="Consolas" w:hAnsi="Consolas" w:cs="Consolas"/>
          <w:sz w:val="16"/>
          <w:szCs w:val="19"/>
          <w:rPrChange w:id="1787" w:author="Author">
            <w:rPr/>
          </w:rPrChange>
        </w:rPr>
        <w:t>Pattern</w:t>
      </w:r>
      <w:proofErr w:type="spellEnd"/>
      <w:r w:rsidRPr="003D36FB">
        <w:rPr>
          <w:rFonts w:ascii="Consolas" w:hAnsi="Consolas" w:cs="Consolas"/>
          <w:sz w:val="16"/>
          <w:szCs w:val="19"/>
          <w:rPrChange w:id="1788" w:author="Author">
            <w:rPr>
              <w:rFonts w:ascii="Consolas" w:hAnsi="Consolas" w:cs="Consolas"/>
              <w:sz w:val="19"/>
              <w:szCs w:val="19"/>
            </w:rPr>
          </w:rPrChange>
        </w:rPr>
        <w:t>&lt;</w:t>
      </w:r>
      <w:proofErr w:type="spellStart"/>
      <w:r w:rsidRPr="003D36FB">
        <w:rPr>
          <w:rFonts w:ascii="Consolas" w:hAnsi="Consolas" w:cs="Consolas"/>
          <w:color w:val="2B91AF"/>
          <w:sz w:val="16"/>
          <w:szCs w:val="19"/>
          <w:rPrChange w:id="1789" w:author="Author">
            <w:rPr>
              <w:rFonts w:ascii="Consolas" w:hAnsi="Consolas" w:cs="Consolas"/>
              <w:color w:val="2B91AF"/>
              <w:sz w:val="19"/>
              <w:szCs w:val="19"/>
            </w:rPr>
          </w:rPrChange>
        </w:rPr>
        <w:t>MouseEventArgs</w:t>
      </w:r>
      <w:proofErr w:type="spellEnd"/>
      <w:r w:rsidRPr="003D36FB">
        <w:rPr>
          <w:rFonts w:ascii="Consolas" w:hAnsi="Consolas" w:cs="Consolas"/>
          <w:sz w:val="16"/>
          <w:szCs w:val="19"/>
          <w:rPrChange w:id="1790" w:author="Author">
            <w:rPr>
              <w:rFonts w:ascii="Consolas" w:hAnsi="Consolas" w:cs="Consolas"/>
              <w:sz w:val="19"/>
              <w:szCs w:val="19"/>
            </w:rPr>
          </w:rPrChange>
        </w:rPr>
        <w:t>&gt;(</w:t>
      </w:r>
      <w:proofErr w:type="spellStart"/>
      <w:r w:rsidRPr="003D36FB">
        <w:rPr>
          <w:rFonts w:ascii="Consolas" w:hAnsi="Consolas" w:cs="Consolas"/>
          <w:sz w:val="16"/>
          <w:szCs w:val="19"/>
          <w:rPrChange w:id="1791" w:author="Author">
            <w:rPr>
              <w:rFonts w:ascii="Consolas" w:hAnsi="Consolas" w:cs="Consolas"/>
              <w:sz w:val="19"/>
              <w:szCs w:val="19"/>
            </w:rPr>
          </w:rPrChange>
        </w:rPr>
        <w:t>frm</w:t>
      </w:r>
      <w:proofErr w:type="spellEnd"/>
      <w:r w:rsidRPr="003D36FB">
        <w:rPr>
          <w:rFonts w:ascii="Consolas" w:hAnsi="Consolas" w:cs="Consolas"/>
          <w:sz w:val="16"/>
          <w:szCs w:val="19"/>
          <w:rPrChange w:id="1792" w:author="Author">
            <w:rPr>
              <w:rFonts w:ascii="Consolas" w:hAnsi="Consolas" w:cs="Consolas"/>
              <w:sz w:val="19"/>
              <w:szCs w:val="19"/>
            </w:rPr>
          </w:rPrChange>
        </w:rPr>
        <w:t xml:space="preserve">, </w:t>
      </w:r>
      <w:r w:rsidRPr="003D36FB">
        <w:rPr>
          <w:rFonts w:ascii="Consolas" w:hAnsi="Consolas" w:cs="Consolas"/>
          <w:color w:val="A31515"/>
          <w:sz w:val="16"/>
          <w:szCs w:val="19"/>
          <w:rPrChange w:id="1793" w:author="Author">
            <w:rPr>
              <w:rFonts w:ascii="Consolas" w:hAnsi="Consolas" w:cs="Consolas"/>
              <w:color w:val="A31515"/>
              <w:sz w:val="19"/>
              <w:szCs w:val="19"/>
            </w:rPr>
          </w:rPrChange>
        </w:rPr>
        <w:t>"</w:t>
      </w:r>
      <w:proofErr w:type="spellStart"/>
      <w:r w:rsidRPr="003D36FB">
        <w:rPr>
          <w:rFonts w:ascii="Consolas" w:hAnsi="Consolas" w:cs="Consolas"/>
          <w:color w:val="A31515"/>
          <w:sz w:val="16"/>
          <w:szCs w:val="19"/>
          <w:rPrChange w:id="1794" w:author="Author">
            <w:rPr>
              <w:rFonts w:ascii="Consolas" w:hAnsi="Consolas" w:cs="Consolas"/>
              <w:color w:val="A31515"/>
              <w:sz w:val="19"/>
              <w:szCs w:val="19"/>
            </w:rPr>
          </w:rPrChange>
        </w:rPr>
        <w:t>MouseMove</w:t>
      </w:r>
      <w:proofErr w:type="spellEnd"/>
      <w:r w:rsidRPr="003D36FB">
        <w:rPr>
          <w:rFonts w:ascii="Consolas" w:hAnsi="Consolas" w:cs="Consolas"/>
          <w:color w:val="A31515"/>
          <w:sz w:val="16"/>
          <w:szCs w:val="19"/>
          <w:rPrChange w:id="1795" w:author="Author">
            <w:rPr>
              <w:rFonts w:ascii="Consolas" w:hAnsi="Consolas" w:cs="Consolas"/>
              <w:color w:val="A31515"/>
              <w:sz w:val="19"/>
              <w:szCs w:val="19"/>
            </w:rPr>
          </w:rPrChange>
        </w:rPr>
        <w:t>"</w:t>
      </w:r>
      <w:r w:rsidRPr="003D36FB">
        <w:rPr>
          <w:rFonts w:ascii="Consolas" w:hAnsi="Consolas" w:cs="Consolas"/>
          <w:sz w:val="16"/>
          <w:szCs w:val="19"/>
          <w:rPrChange w:id="1796" w:author="Author">
            <w:rPr>
              <w:rFonts w:ascii="Consolas" w:hAnsi="Consolas" w:cs="Consolas"/>
              <w:sz w:val="19"/>
              <w:szCs w:val="19"/>
            </w:rPr>
          </w:rPrChange>
        </w:rPr>
        <w:t>);</w:t>
      </w:r>
      <w:r w:rsidRPr="003D36FB">
        <w:rPr>
          <w:rFonts w:ascii="Consolas" w:hAnsi="Consolas" w:cs="Consolas"/>
          <w:sz w:val="16"/>
          <w:szCs w:val="19"/>
          <w:rPrChange w:id="1797" w:author="Author">
            <w:rPr>
              <w:rFonts w:ascii="Consolas" w:hAnsi="Consolas" w:cs="Consolas"/>
              <w:sz w:val="19"/>
              <w:szCs w:val="19"/>
            </w:rPr>
          </w:rPrChange>
        </w:rPr>
        <w:br/>
        <w:t xml:space="preserve">    </w:t>
      </w:r>
      <w:proofErr w:type="spellStart"/>
      <w:r w:rsidRPr="003D36FB">
        <w:rPr>
          <w:rFonts w:ascii="Consolas" w:hAnsi="Consolas" w:cs="Consolas"/>
          <w:color w:val="0000FF"/>
          <w:sz w:val="16"/>
          <w:szCs w:val="19"/>
          <w:rPrChange w:id="1798" w:author="Author">
            <w:rPr>
              <w:rFonts w:ascii="Consolas" w:hAnsi="Consolas" w:cs="Consolas"/>
              <w:color w:val="0000FF"/>
              <w:sz w:val="19"/>
              <w:szCs w:val="19"/>
            </w:rPr>
          </w:rPrChange>
        </w:rPr>
        <w:t>var</w:t>
      </w:r>
      <w:proofErr w:type="spellEnd"/>
      <w:r w:rsidRPr="003D36FB">
        <w:rPr>
          <w:rFonts w:ascii="Consolas" w:hAnsi="Consolas" w:cs="Consolas"/>
          <w:sz w:val="16"/>
          <w:szCs w:val="19"/>
          <w:rPrChange w:id="1799" w:author="Author">
            <w:rPr>
              <w:rFonts w:ascii="Consolas" w:hAnsi="Consolas" w:cs="Consolas"/>
              <w:sz w:val="19"/>
              <w:szCs w:val="19"/>
            </w:rPr>
          </w:rPrChange>
        </w:rPr>
        <w:t xml:space="preserve"> input = </w:t>
      </w:r>
      <w:proofErr w:type="spellStart"/>
      <w:r w:rsidRPr="003D36FB">
        <w:rPr>
          <w:rFonts w:ascii="Consolas" w:hAnsi="Consolas" w:cs="Consolas"/>
          <w:color w:val="2B91AF"/>
          <w:sz w:val="16"/>
          <w:szCs w:val="19"/>
          <w:rPrChange w:id="1800" w:author="Author">
            <w:rPr>
              <w:rFonts w:ascii="Consolas" w:hAnsi="Consolas" w:cs="Consolas"/>
              <w:color w:val="2B91AF"/>
              <w:sz w:val="19"/>
              <w:szCs w:val="19"/>
            </w:rPr>
          </w:rPrChange>
        </w:rPr>
        <w:t>Observable</w:t>
      </w:r>
      <w:r w:rsidRPr="003D36FB">
        <w:rPr>
          <w:rFonts w:ascii="Consolas" w:hAnsi="Consolas" w:cs="Consolas"/>
          <w:sz w:val="16"/>
          <w:szCs w:val="19"/>
          <w:rPrChange w:id="1801" w:author="Author">
            <w:rPr>
              <w:rFonts w:ascii="Consolas" w:hAnsi="Consolas" w:cs="Consolas"/>
              <w:sz w:val="19"/>
              <w:szCs w:val="19"/>
            </w:rPr>
          </w:rPrChange>
        </w:rPr>
        <w:t>.FromEvent</w:t>
      </w:r>
      <w:r w:rsidR="002D2115" w:rsidRPr="003D36FB">
        <w:rPr>
          <w:rFonts w:ascii="Consolas" w:hAnsi="Consolas" w:cs="Consolas"/>
          <w:sz w:val="16"/>
          <w:szCs w:val="19"/>
          <w:rPrChange w:id="1802" w:author="Author">
            <w:rPr/>
          </w:rPrChange>
        </w:rPr>
        <w:t>Pattern</w:t>
      </w:r>
      <w:proofErr w:type="spellEnd"/>
      <w:r w:rsidRPr="003D36FB">
        <w:rPr>
          <w:rFonts w:ascii="Consolas" w:hAnsi="Consolas" w:cs="Consolas"/>
          <w:sz w:val="16"/>
          <w:szCs w:val="19"/>
          <w:rPrChange w:id="1803" w:author="Author">
            <w:rPr>
              <w:rFonts w:ascii="Consolas" w:hAnsi="Consolas" w:cs="Consolas"/>
              <w:sz w:val="19"/>
              <w:szCs w:val="19"/>
            </w:rPr>
          </w:rPrChange>
        </w:rPr>
        <w:t xml:space="preserve">(txt, </w:t>
      </w:r>
      <w:r w:rsidRPr="003D36FB">
        <w:rPr>
          <w:rFonts w:ascii="Consolas" w:hAnsi="Consolas" w:cs="Consolas"/>
          <w:color w:val="A31515"/>
          <w:sz w:val="16"/>
          <w:szCs w:val="19"/>
          <w:rPrChange w:id="1804" w:author="Author">
            <w:rPr>
              <w:rFonts w:ascii="Consolas" w:hAnsi="Consolas" w:cs="Consolas"/>
              <w:color w:val="A31515"/>
              <w:sz w:val="19"/>
              <w:szCs w:val="19"/>
            </w:rPr>
          </w:rPrChange>
        </w:rPr>
        <w:t>"</w:t>
      </w:r>
      <w:proofErr w:type="spellStart"/>
      <w:r w:rsidRPr="003D36FB">
        <w:rPr>
          <w:rFonts w:ascii="Consolas" w:hAnsi="Consolas" w:cs="Consolas"/>
          <w:color w:val="A31515"/>
          <w:sz w:val="16"/>
          <w:szCs w:val="19"/>
          <w:rPrChange w:id="1805" w:author="Author">
            <w:rPr>
              <w:rFonts w:ascii="Consolas" w:hAnsi="Consolas" w:cs="Consolas"/>
              <w:color w:val="A31515"/>
              <w:sz w:val="19"/>
              <w:szCs w:val="19"/>
            </w:rPr>
          </w:rPrChange>
        </w:rPr>
        <w:t>TextChanged</w:t>
      </w:r>
      <w:proofErr w:type="spellEnd"/>
      <w:r w:rsidRPr="003D36FB">
        <w:rPr>
          <w:rFonts w:ascii="Consolas" w:hAnsi="Consolas" w:cs="Consolas"/>
          <w:color w:val="A31515"/>
          <w:sz w:val="16"/>
          <w:szCs w:val="19"/>
          <w:rPrChange w:id="1806" w:author="Author">
            <w:rPr>
              <w:rFonts w:ascii="Consolas" w:hAnsi="Consolas" w:cs="Consolas"/>
              <w:color w:val="A31515"/>
              <w:sz w:val="19"/>
              <w:szCs w:val="19"/>
            </w:rPr>
          </w:rPrChange>
        </w:rPr>
        <w:t>"</w:t>
      </w:r>
      <w:r w:rsidRPr="003D36FB">
        <w:rPr>
          <w:rFonts w:ascii="Consolas" w:hAnsi="Consolas" w:cs="Consolas"/>
          <w:sz w:val="16"/>
          <w:szCs w:val="19"/>
          <w:rPrChange w:id="1807" w:author="Author">
            <w:rPr>
              <w:rFonts w:ascii="Consolas" w:hAnsi="Consolas" w:cs="Consolas"/>
              <w:sz w:val="19"/>
              <w:szCs w:val="19"/>
            </w:rPr>
          </w:rPrChange>
        </w:rPr>
        <w:t>);</w:t>
      </w:r>
      <w:r w:rsidRPr="003D36FB">
        <w:rPr>
          <w:rFonts w:ascii="Consolas" w:hAnsi="Consolas" w:cs="Consolas"/>
          <w:sz w:val="16"/>
          <w:szCs w:val="19"/>
          <w:rPrChange w:id="1808" w:author="Author">
            <w:rPr>
              <w:rFonts w:ascii="Consolas" w:hAnsi="Consolas" w:cs="Consolas"/>
              <w:sz w:val="19"/>
              <w:szCs w:val="19"/>
            </w:rPr>
          </w:rPrChange>
        </w:rPr>
        <w:br/>
      </w:r>
      <w:r w:rsidRPr="003D36FB">
        <w:rPr>
          <w:rFonts w:ascii="Consolas" w:hAnsi="Consolas" w:cs="Consolas"/>
          <w:sz w:val="16"/>
          <w:szCs w:val="19"/>
          <w:rPrChange w:id="1809" w:author="Author">
            <w:rPr>
              <w:rFonts w:ascii="Consolas" w:hAnsi="Consolas" w:cs="Consolas"/>
              <w:sz w:val="19"/>
              <w:szCs w:val="19"/>
            </w:rPr>
          </w:rPrChange>
        </w:rPr>
        <w:br/>
        <w:t xml:space="preserve">    </w:t>
      </w:r>
      <w:proofErr w:type="spellStart"/>
      <w:r w:rsidRPr="003D36FB">
        <w:rPr>
          <w:rFonts w:ascii="Consolas" w:hAnsi="Consolas" w:cs="Consolas"/>
          <w:color w:val="0000FF"/>
          <w:sz w:val="16"/>
          <w:szCs w:val="19"/>
          <w:rPrChange w:id="1810" w:author="Author">
            <w:rPr>
              <w:rFonts w:ascii="Consolas" w:hAnsi="Consolas" w:cs="Consolas"/>
              <w:color w:val="0000FF"/>
              <w:sz w:val="19"/>
              <w:szCs w:val="19"/>
            </w:rPr>
          </w:rPrChange>
        </w:rPr>
        <w:t>var</w:t>
      </w:r>
      <w:proofErr w:type="spellEnd"/>
      <w:r w:rsidRPr="003D36FB">
        <w:rPr>
          <w:rFonts w:ascii="Consolas" w:hAnsi="Consolas" w:cs="Consolas"/>
          <w:sz w:val="16"/>
          <w:szCs w:val="19"/>
          <w:rPrChange w:id="1811" w:author="Author">
            <w:rPr>
              <w:rFonts w:ascii="Consolas" w:hAnsi="Consolas" w:cs="Consolas"/>
              <w:sz w:val="19"/>
              <w:szCs w:val="19"/>
            </w:rPr>
          </w:rPrChange>
        </w:rPr>
        <w:t xml:space="preserve"> </w:t>
      </w:r>
      <w:proofErr w:type="spellStart"/>
      <w:r w:rsidRPr="003D36FB">
        <w:rPr>
          <w:rFonts w:ascii="Consolas" w:hAnsi="Consolas" w:cs="Consolas"/>
          <w:sz w:val="16"/>
          <w:szCs w:val="19"/>
          <w:rPrChange w:id="1812" w:author="Author">
            <w:rPr>
              <w:rFonts w:ascii="Consolas" w:hAnsi="Consolas" w:cs="Consolas"/>
              <w:sz w:val="19"/>
              <w:szCs w:val="19"/>
            </w:rPr>
          </w:rPrChange>
        </w:rPr>
        <w:t>movesSubscription</w:t>
      </w:r>
      <w:proofErr w:type="spellEnd"/>
      <w:r w:rsidRPr="003D36FB">
        <w:rPr>
          <w:rFonts w:ascii="Consolas" w:hAnsi="Consolas" w:cs="Consolas"/>
          <w:sz w:val="16"/>
          <w:szCs w:val="19"/>
          <w:rPrChange w:id="1813" w:author="Author">
            <w:rPr>
              <w:rFonts w:ascii="Consolas" w:hAnsi="Consolas" w:cs="Consolas"/>
              <w:sz w:val="19"/>
              <w:szCs w:val="19"/>
            </w:rPr>
          </w:rPrChange>
        </w:rPr>
        <w:t xml:space="preserve"> = </w:t>
      </w:r>
      <w:proofErr w:type="spellStart"/>
      <w:r w:rsidRPr="003D36FB">
        <w:rPr>
          <w:rFonts w:ascii="Consolas" w:hAnsi="Consolas" w:cs="Consolas"/>
          <w:sz w:val="16"/>
          <w:szCs w:val="19"/>
          <w:rPrChange w:id="1814" w:author="Author">
            <w:rPr>
              <w:rFonts w:ascii="Consolas" w:hAnsi="Consolas" w:cs="Consolas"/>
              <w:sz w:val="19"/>
              <w:szCs w:val="19"/>
            </w:rPr>
          </w:rPrChange>
        </w:rPr>
        <w:t>moves.Subscribe</w:t>
      </w:r>
      <w:proofErr w:type="spellEnd"/>
      <w:r w:rsidRPr="003D36FB">
        <w:rPr>
          <w:rFonts w:ascii="Consolas" w:hAnsi="Consolas" w:cs="Consolas"/>
          <w:sz w:val="16"/>
          <w:szCs w:val="19"/>
          <w:rPrChange w:id="1815" w:author="Author">
            <w:rPr>
              <w:rFonts w:ascii="Consolas" w:hAnsi="Consolas" w:cs="Consolas"/>
              <w:sz w:val="19"/>
              <w:szCs w:val="19"/>
            </w:rPr>
          </w:rPrChange>
        </w:rPr>
        <w:t>(</w:t>
      </w:r>
      <w:proofErr w:type="spellStart"/>
      <w:r w:rsidRPr="003D36FB">
        <w:rPr>
          <w:rFonts w:ascii="Consolas" w:hAnsi="Consolas" w:cs="Consolas"/>
          <w:sz w:val="16"/>
          <w:szCs w:val="19"/>
          <w:rPrChange w:id="1816" w:author="Author">
            <w:rPr>
              <w:rFonts w:ascii="Consolas" w:hAnsi="Consolas" w:cs="Consolas"/>
              <w:sz w:val="19"/>
              <w:szCs w:val="19"/>
            </w:rPr>
          </w:rPrChange>
        </w:rPr>
        <w:t>evt</w:t>
      </w:r>
      <w:proofErr w:type="spellEnd"/>
      <w:r w:rsidRPr="003D36FB">
        <w:rPr>
          <w:rFonts w:ascii="Consolas" w:hAnsi="Consolas" w:cs="Consolas"/>
          <w:sz w:val="16"/>
          <w:szCs w:val="19"/>
          <w:rPrChange w:id="1817" w:author="Author">
            <w:rPr>
              <w:rFonts w:ascii="Consolas" w:hAnsi="Consolas" w:cs="Consolas"/>
              <w:sz w:val="19"/>
              <w:szCs w:val="19"/>
            </w:rPr>
          </w:rPrChange>
        </w:rPr>
        <w:t xml:space="preserve"> =&gt;</w:t>
      </w:r>
      <w:r w:rsidRPr="003D36FB">
        <w:rPr>
          <w:rFonts w:ascii="Consolas" w:hAnsi="Consolas" w:cs="Consolas"/>
          <w:sz w:val="16"/>
          <w:szCs w:val="19"/>
          <w:rPrChange w:id="1818" w:author="Author">
            <w:rPr>
              <w:rFonts w:ascii="Consolas" w:hAnsi="Consolas" w:cs="Consolas"/>
              <w:sz w:val="19"/>
              <w:szCs w:val="19"/>
            </w:rPr>
          </w:rPrChange>
        </w:rPr>
        <w:br/>
        <w:t xml:space="preserve">        {</w:t>
      </w:r>
      <w:r w:rsidRPr="003D36FB">
        <w:rPr>
          <w:rFonts w:ascii="Consolas" w:hAnsi="Consolas" w:cs="Consolas"/>
          <w:sz w:val="16"/>
          <w:szCs w:val="19"/>
          <w:rPrChange w:id="1819" w:author="Author">
            <w:rPr>
              <w:rFonts w:ascii="Consolas" w:hAnsi="Consolas" w:cs="Consolas"/>
              <w:sz w:val="19"/>
              <w:szCs w:val="19"/>
            </w:rPr>
          </w:rPrChange>
        </w:rPr>
        <w:br/>
        <w:t xml:space="preserve">            </w:t>
      </w:r>
      <w:proofErr w:type="spellStart"/>
      <w:r w:rsidRPr="003D36FB">
        <w:rPr>
          <w:rFonts w:ascii="Consolas" w:hAnsi="Consolas" w:cs="Consolas"/>
          <w:color w:val="2B91AF"/>
          <w:sz w:val="16"/>
          <w:szCs w:val="19"/>
          <w:rPrChange w:id="1820" w:author="Author">
            <w:rPr>
              <w:rFonts w:ascii="Consolas" w:hAnsi="Consolas" w:cs="Consolas"/>
              <w:color w:val="2B91AF"/>
              <w:sz w:val="19"/>
              <w:szCs w:val="19"/>
            </w:rPr>
          </w:rPrChange>
        </w:rPr>
        <w:t>Console</w:t>
      </w:r>
      <w:r w:rsidRPr="003D36FB">
        <w:rPr>
          <w:rFonts w:ascii="Consolas" w:hAnsi="Consolas" w:cs="Consolas"/>
          <w:sz w:val="16"/>
          <w:szCs w:val="19"/>
          <w:rPrChange w:id="1821" w:author="Author">
            <w:rPr>
              <w:rFonts w:ascii="Consolas" w:hAnsi="Consolas" w:cs="Consolas"/>
              <w:sz w:val="19"/>
              <w:szCs w:val="19"/>
            </w:rPr>
          </w:rPrChange>
        </w:rPr>
        <w:t>.WriteLine</w:t>
      </w:r>
      <w:proofErr w:type="spellEnd"/>
      <w:r w:rsidRPr="003D36FB">
        <w:rPr>
          <w:rFonts w:ascii="Consolas" w:hAnsi="Consolas" w:cs="Consolas"/>
          <w:sz w:val="16"/>
          <w:szCs w:val="19"/>
          <w:rPrChange w:id="1822" w:author="Author">
            <w:rPr>
              <w:rFonts w:ascii="Consolas" w:hAnsi="Consolas" w:cs="Consolas"/>
              <w:sz w:val="19"/>
              <w:szCs w:val="19"/>
            </w:rPr>
          </w:rPrChange>
        </w:rPr>
        <w:t>(</w:t>
      </w:r>
      <w:r w:rsidRPr="003D36FB">
        <w:rPr>
          <w:rFonts w:ascii="Consolas" w:hAnsi="Consolas" w:cs="Consolas"/>
          <w:color w:val="A31515"/>
          <w:sz w:val="16"/>
          <w:szCs w:val="19"/>
          <w:rPrChange w:id="1823" w:author="Author">
            <w:rPr>
              <w:rFonts w:ascii="Consolas" w:hAnsi="Consolas" w:cs="Consolas"/>
              <w:color w:val="A31515"/>
              <w:sz w:val="19"/>
              <w:szCs w:val="19"/>
            </w:rPr>
          </w:rPrChange>
        </w:rPr>
        <w:t>"Mouse at</w:t>
      </w:r>
      <w:ins w:id="1824" w:author="Author">
        <w:r w:rsidR="00A16656" w:rsidRPr="003D36FB">
          <w:rPr>
            <w:rFonts w:ascii="Consolas" w:hAnsi="Consolas" w:cs="Consolas"/>
            <w:color w:val="A31515"/>
            <w:sz w:val="16"/>
            <w:szCs w:val="19"/>
            <w:rPrChange w:id="1825" w:author="Author">
              <w:rPr>
                <w:rFonts w:ascii="Consolas" w:hAnsi="Consolas" w:cs="Consolas"/>
                <w:color w:val="A31515"/>
                <w:sz w:val="19"/>
                <w:szCs w:val="19"/>
              </w:rPr>
            </w:rPrChange>
          </w:rPr>
          <w:t xml:space="preserve">  </w:t>
        </w:r>
      </w:ins>
      <w:r w:rsidRPr="003D36FB">
        <w:rPr>
          <w:rFonts w:ascii="Consolas" w:hAnsi="Consolas" w:cs="Consolas"/>
          <w:color w:val="A31515"/>
          <w:sz w:val="16"/>
          <w:szCs w:val="19"/>
          <w:rPrChange w:id="1826" w:author="Author">
            <w:rPr>
              <w:rFonts w:ascii="Consolas" w:hAnsi="Consolas" w:cs="Consolas"/>
              <w:color w:val="A31515"/>
              <w:sz w:val="19"/>
              <w:szCs w:val="19"/>
            </w:rPr>
          </w:rPrChange>
        </w:rPr>
        <w:t xml:space="preserve">: </w:t>
      </w:r>
      <w:ins w:id="1827" w:author="Author">
        <w:r w:rsidR="00A16656" w:rsidRPr="003D36FB">
          <w:rPr>
            <w:rFonts w:ascii="Consolas" w:hAnsi="Consolas" w:cs="Consolas"/>
            <w:color w:val="A31515"/>
            <w:sz w:val="16"/>
            <w:szCs w:val="19"/>
            <w:rPrChange w:id="1828" w:author="Author">
              <w:rPr>
                <w:rFonts w:ascii="Consolas" w:hAnsi="Consolas" w:cs="Consolas"/>
                <w:color w:val="A31515"/>
                <w:sz w:val="19"/>
                <w:szCs w:val="19"/>
              </w:rPr>
            </w:rPrChange>
          </w:rPr>
          <w:t>{0}</w:t>
        </w:r>
      </w:ins>
      <w:r w:rsidRPr="003D36FB">
        <w:rPr>
          <w:rFonts w:ascii="Consolas" w:hAnsi="Consolas" w:cs="Consolas"/>
          <w:color w:val="A31515"/>
          <w:sz w:val="16"/>
          <w:szCs w:val="19"/>
          <w:rPrChange w:id="1829" w:author="Author">
            <w:rPr>
              <w:rFonts w:ascii="Consolas" w:hAnsi="Consolas" w:cs="Consolas"/>
              <w:color w:val="A31515"/>
              <w:sz w:val="19"/>
              <w:szCs w:val="19"/>
            </w:rPr>
          </w:rPrChange>
        </w:rPr>
        <w:t>"</w:t>
      </w:r>
      <w:ins w:id="1830" w:author="Author">
        <w:r w:rsidR="00A16656" w:rsidRPr="003D36FB">
          <w:rPr>
            <w:rFonts w:ascii="Consolas" w:hAnsi="Consolas" w:cs="Consolas"/>
            <w:color w:val="A31515"/>
            <w:sz w:val="16"/>
            <w:szCs w:val="19"/>
            <w:rPrChange w:id="1831" w:author="Author">
              <w:rPr>
                <w:rFonts w:ascii="Consolas" w:hAnsi="Consolas" w:cs="Consolas"/>
                <w:color w:val="A31515"/>
                <w:sz w:val="19"/>
                <w:szCs w:val="19"/>
              </w:rPr>
            </w:rPrChange>
          </w:rPr>
          <w:t>,</w:t>
        </w:r>
      </w:ins>
      <w:del w:id="1832" w:author="Author">
        <w:r w:rsidRPr="003D36FB" w:rsidDel="00A16656">
          <w:rPr>
            <w:rFonts w:ascii="Consolas" w:hAnsi="Consolas" w:cs="Consolas"/>
            <w:sz w:val="16"/>
            <w:szCs w:val="19"/>
            <w:rPrChange w:id="1833" w:author="Author">
              <w:rPr>
                <w:rFonts w:ascii="Consolas" w:hAnsi="Consolas" w:cs="Consolas"/>
                <w:sz w:val="19"/>
                <w:szCs w:val="19"/>
              </w:rPr>
            </w:rPrChange>
          </w:rPr>
          <w:delText xml:space="preserve"> +</w:delText>
        </w:r>
      </w:del>
      <w:r w:rsidRPr="003D36FB">
        <w:rPr>
          <w:rFonts w:ascii="Consolas" w:hAnsi="Consolas" w:cs="Consolas"/>
          <w:sz w:val="16"/>
          <w:szCs w:val="19"/>
          <w:rPrChange w:id="1834" w:author="Author">
            <w:rPr>
              <w:rFonts w:ascii="Consolas" w:hAnsi="Consolas" w:cs="Consolas"/>
              <w:sz w:val="19"/>
              <w:szCs w:val="19"/>
            </w:rPr>
          </w:rPrChange>
        </w:rPr>
        <w:t xml:space="preserve"> </w:t>
      </w:r>
      <w:proofErr w:type="spellStart"/>
      <w:r w:rsidRPr="003D36FB">
        <w:rPr>
          <w:rFonts w:ascii="Consolas" w:hAnsi="Consolas" w:cs="Consolas"/>
          <w:sz w:val="16"/>
          <w:szCs w:val="19"/>
          <w:highlight w:val="yellow"/>
          <w:rPrChange w:id="1835" w:author="Author">
            <w:rPr>
              <w:rFonts w:ascii="Consolas" w:hAnsi="Consolas" w:cs="Consolas"/>
              <w:sz w:val="19"/>
              <w:szCs w:val="19"/>
              <w:highlight w:val="yellow"/>
            </w:rPr>
          </w:rPrChange>
        </w:rPr>
        <w:t>evt.EventArgs.Location</w:t>
      </w:r>
      <w:proofErr w:type="spellEnd"/>
      <w:r w:rsidRPr="003D36FB">
        <w:rPr>
          <w:rFonts w:ascii="Consolas" w:hAnsi="Consolas" w:cs="Consolas"/>
          <w:sz w:val="16"/>
          <w:szCs w:val="19"/>
          <w:rPrChange w:id="1836" w:author="Author">
            <w:rPr>
              <w:rFonts w:ascii="Consolas" w:hAnsi="Consolas" w:cs="Consolas"/>
              <w:sz w:val="19"/>
              <w:szCs w:val="19"/>
            </w:rPr>
          </w:rPrChange>
        </w:rPr>
        <w:t>);</w:t>
      </w:r>
      <w:r w:rsidRPr="003D36FB">
        <w:rPr>
          <w:rFonts w:ascii="Consolas" w:hAnsi="Consolas" w:cs="Consolas"/>
          <w:sz w:val="16"/>
          <w:szCs w:val="19"/>
          <w:rPrChange w:id="1837" w:author="Author">
            <w:rPr>
              <w:rFonts w:ascii="Consolas" w:hAnsi="Consolas" w:cs="Consolas"/>
              <w:sz w:val="19"/>
              <w:szCs w:val="19"/>
            </w:rPr>
          </w:rPrChange>
        </w:rPr>
        <w:br/>
        <w:t xml:space="preserve">        });</w:t>
      </w:r>
      <w:r w:rsidRPr="003D36FB">
        <w:rPr>
          <w:rFonts w:ascii="Consolas" w:hAnsi="Consolas" w:cs="Consolas"/>
          <w:sz w:val="16"/>
          <w:szCs w:val="19"/>
          <w:rPrChange w:id="1838" w:author="Author">
            <w:rPr>
              <w:rFonts w:ascii="Consolas" w:hAnsi="Consolas" w:cs="Consolas"/>
              <w:sz w:val="19"/>
              <w:szCs w:val="19"/>
            </w:rPr>
          </w:rPrChange>
        </w:rPr>
        <w:br/>
        <w:t xml:space="preserve">    </w:t>
      </w:r>
      <w:proofErr w:type="spellStart"/>
      <w:r w:rsidRPr="003D36FB">
        <w:rPr>
          <w:rFonts w:ascii="Consolas" w:hAnsi="Consolas" w:cs="Consolas"/>
          <w:color w:val="0000FF"/>
          <w:sz w:val="16"/>
          <w:szCs w:val="19"/>
          <w:rPrChange w:id="1839" w:author="Author">
            <w:rPr>
              <w:rFonts w:ascii="Consolas" w:hAnsi="Consolas" w:cs="Consolas"/>
              <w:color w:val="0000FF"/>
              <w:sz w:val="19"/>
              <w:szCs w:val="19"/>
            </w:rPr>
          </w:rPrChange>
        </w:rPr>
        <w:t>var</w:t>
      </w:r>
      <w:proofErr w:type="spellEnd"/>
      <w:r w:rsidRPr="003D36FB">
        <w:rPr>
          <w:rFonts w:ascii="Consolas" w:hAnsi="Consolas" w:cs="Consolas"/>
          <w:sz w:val="16"/>
          <w:szCs w:val="19"/>
          <w:rPrChange w:id="1840" w:author="Author">
            <w:rPr>
              <w:rFonts w:ascii="Consolas" w:hAnsi="Consolas" w:cs="Consolas"/>
              <w:sz w:val="19"/>
              <w:szCs w:val="19"/>
            </w:rPr>
          </w:rPrChange>
        </w:rPr>
        <w:t xml:space="preserve"> </w:t>
      </w:r>
      <w:proofErr w:type="spellStart"/>
      <w:r w:rsidRPr="003D36FB">
        <w:rPr>
          <w:rFonts w:ascii="Consolas" w:hAnsi="Consolas" w:cs="Consolas"/>
          <w:sz w:val="16"/>
          <w:szCs w:val="19"/>
          <w:rPrChange w:id="1841" w:author="Author">
            <w:rPr>
              <w:rFonts w:ascii="Consolas" w:hAnsi="Consolas" w:cs="Consolas"/>
              <w:sz w:val="19"/>
              <w:szCs w:val="19"/>
            </w:rPr>
          </w:rPrChange>
        </w:rPr>
        <w:t>inputSubscription</w:t>
      </w:r>
      <w:proofErr w:type="spellEnd"/>
      <w:r w:rsidRPr="003D36FB">
        <w:rPr>
          <w:rFonts w:ascii="Consolas" w:hAnsi="Consolas" w:cs="Consolas"/>
          <w:sz w:val="16"/>
          <w:szCs w:val="19"/>
          <w:rPrChange w:id="1842" w:author="Author">
            <w:rPr>
              <w:rFonts w:ascii="Consolas" w:hAnsi="Consolas" w:cs="Consolas"/>
              <w:sz w:val="19"/>
              <w:szCs w:val="19"/>
            </w:rPr>
          </w:rPrChange>
        </w:rPr>
        <w:t xml:space="preserve"> = </w:t>
      </w:r>
      <w:proofErr w:type="spellStart"/>
      <w:r w:rsidRPr="003D36FB">
        <w:rPr>
          <w:rFonts w:ascii="Consolas" w:hAnsi="Consolas" w:cs="Consolas"/>
          <w:sz w:val="16"/>
          <w:szCs w:val="19"/>
          <w:rPrChange w:id="1843" w:author="Author">
            <w:rPr>
              <w:rFonts w:ascii="Consolas" w:hAnsi="Consolas" w:cs="Consolas"/>
              <w:sz w:val="19"/>
              <w:szCs w:val="19"/>
            </w:rPr>
          </w:rPrChange>
        </w:rPr>
        <w:t>input.Subscribe</w:t>
      </w:r>
      <w:proofErr w:type="spellEnd"/>
      <w:r w:rsidRPr="003D36FB">
        <w:rPr>
          <w:rFonts w:ascii="Consolas" w:hAnsi="Consolas" w:cs="Consolas"/>
          <w:sz w:val="16"/>
          <w:szCs w:val="19"/>
          <w:rPrChange w:id="1844" w:author="Author">
            <w:rPr>
              <w:rFonts w:ascii="Consolas" w:hAnsi="Consolas" w:cs="Consolas"/>
              <w:sz w:val="19"/>
              <w:szCs w:val="19"/>
            </w:rPr>
          </w:rPrChange>
        </w:rPr>
        <w:t>(</w:t>
      </w:r>
      <w:proofErr w:type="spellStart"/>
      <w:r w:rsidRPr="003D36FB">
        <w:rPr>
          <w:rFonts w:ascii="Consolas" w:hAnsi="Consolas" w:cs="Consolas"/>
          <w:sz w:val="16"/>
          <w:szCs w:val="19"/>
          <w:rPrChange w:id="1845" w:author="Author">
            <w:rPr>
              <w:rFonts w:ascii="Consolas" w:hAnsi="Consolas" w:cs="Consolas"/>
              <w:sz w:val="19"/>
              <w:szCs w:val="19"/>
            </w:rPr>
          </w:rPrChange>
        </w:rPr>
        <w:t>evt</w:t>
      </w:r>
      <w:proofErr w:type="spellEnd"/>
      <w:r w:rsidRPr="003D36FB">
        <w:rPr>
          <w:rFonts w:ascii="Consolas" w:hAnsi="Consolas" w:cs="Consolas"/>
          <w:sz w:val="16"/>
          <w:szCs w:val="19"/>
          <w:rPrChange w:id="1846" w:author="Author">
            <w:rPr>
              <w:rFonts w:ascii="Consolas" w:hAnsi="Consolas" w:cs="Consolas"/>
              <w:sz w:val="19"/>
              <w:szCs w:val="19"/>
            </w:rPr>
          </w:rPrChange>
        </w:rPr>
        <w:t xml:space="preserve"> =&gt;</w:t>
      </w:r>
      <w:r w:rsidRPr="003D36FB">
        <w:rPr>
          <w:rFonts w:ascii="Consolas" w:hAnsi="Consolas" w:cs="Consolas"/>
          <w:sz w:val="16"/>
          <w:szCs w:val="19"/>
          <w:rPrChange w:id="1847" w:author="Author">
            <w:rPr>
              <w:rFonts w:ascii="Consolas" w:hAnsi="Consolas" w:cs="Consolas"/>
              <w:sz w:val="19"/>
              <w:szCs w:val="19"/>
            </w:rPr>
          </w:rPrChange>
        </w:rPr>
        <w:br/>
        <w:t xml:space="preserve">        {</w:t>
      </w:r>
      <w:r w:rsidRPr="003D36FB">
        <w:rPr>
          <w:rFonts w:ascii="Consolas" w:hAnsi="Consolas" w:cs="Consolas"/>
          <w:sz w:val="16"/>
          <w:szCs w:val="19"/>
          <w:rPrChange w:id="1848" w:author="Author">
            <w:rPr>
              <w:rFonts w:ascii="Consolas" w:hAnsi="Consolas" w:cs="Consolas"/>
              <w:sz w:val="19"/>
              <w:szCs w:val="19"/>
            </w:rPr>
          </w:rPrChange>
        </w:rPr>
        <w:br/>
        <w:t xml:space="preserve">            </w:t>
      </w:r>
      <w:proofErr w:type="spellStart"/>
      <w:r w:rsidRPr="003D36FB">
        <w:rPr>
          <w:rFonts w:ascii="Consolas" w:hAnsi="Consolas" w:cs="Consolas"/>
          <w:color w:val="2B91AF"/>
          <w:sz w:val="16"/>
          <w:szCs w:val="19"/>
          <w:rPrChange w:id="1849" w:author="Author">
            <w:rPr>
              <w:rFonts w:ascii="Consolas" w:hAnsi="Consolas" w:cs="Consolas"/>
              <w:color w:val="2B91AF"/>
              <w:sz w:val="19"/>
              <w:szCs w:val="19"/>
            </w:rPr>
          </w:rPrChange>
        </w:rPr>
        <w:t>Console</w:t>
      </w:r>
      <w:r w:rsidRPr="003D36FB">
        <w:rPr>
          <w:rFonts w:ascii="Consolas" w:hAnsi="Consolas" w:cs="Consolas"/>
          <w:sz w:val="16"/>
          <w:szCs w:val="19"/>
          <w:rPrChange w:id="1850" w:author="Author">
            <w:rPr>
              <w:rFonts w:ascii="Consolas" w:hAnsi="Consolas" w:cs="Consolas"/>
              <w:sz w:val="19"/>
              <w:szCs w:val="19"/>
            </w:rPr>
          </w:rPrChange>
        </w:rPr>
        <w:t>.WriteLine</w:t>
      </w:r>
      <w:proofErr w:type="spellEnd"/>
      <w:r w:rsidRPr="003D36FB">
        <w:rPr>
          <w:rFonts w:ascii="Consolas" w:hAnsi="Consolas" w:cs="Consolas"/>
          <w:sz w:val="16"/>
          <w:szCs w:val="19"/>
          <w:rPrChange w:id="1851" w:author="Author">
            <w:rPr>
              <w:rFonts w:ascii="Consolas" w:hAnsi="Consolas" w:cs="Consolas"/>
              <w:sz w:val="19"/>
              <w:szCs w:val="19"/>
            </w:rPr>
          </w:rPrChange>
        </w:rPr>
        <w:t>(</w:t>
      </w:r>
      <w:r w:rsidRPr="003D36FB">
        <w:rPr>
          <w:rFonts w:ascii="Consolas" w:hAnsi="Consolas" w:cs="Consolas"/>
          <w:color w:val="A31515"/>
          <w:sz w:val="16"/>
          <w:szCs w:val="19"/>
          <w:rPrChange w:id="1852" w:author="Author">
            <w:rPr>
              <w:rFonts w:ascii="Consolas" w:hAnsi="Consolas" w:cs="Consolas"/>
              <w:color w:val="A31515"/>
              <w:sz w:val="19"/>
              <w:szCs w:val="19"/>
            </w:rPr>
          </w:rPrChange>
        </w:rPr>
        <w:t xml:space="preserve">"User wrote: </w:t>
      </w:r>
      <w:ins w:id="1853" w:author="Author">
        <w:r w:rsidR="00A16656" w:rsidRPr="003D36FB">
          <w:rPr>
            <w:rFonts w:ascii="Consolas" w:hAnsi="Consolas" w:cs="Consolas"/>
            <w:color w:val="A31515"/>
            <w:sz w:val="16"/>
            <w:szCs w:val="19"/>
            <w:rPrChange w:id="1854" w:author="Author">
              <w:rPr>
                <w:rFonts w:ascii="Consolas" w:hAnsi="Consolas" w:cs="Consolas"/>
                <w:color w:val="A31515"/>
                <w:sz w:val="19"/>
                <w:szCs w:val="19"/>
              </w:rPr>
            </w:rPrChange>
          </w:rPr>
          <w:t>{0}</w:t>
        </w:r>
      </w:ins>
      <w:r w:rsidRPr="003D36FB">
        <w:rPr>
          <w:rFonts w:ascii="Consolas" w:hAnsi="Consolas" w:cs="Consolas"/>
          <w:color w:val="A31515"/>
          <w:sz w:val="16"/>
          <w:szCs w:val="19"/>
          <w:rPrChange w:id="1855" w:author="Author">
            <w:rPr>
              <w:rFonts w:ascii="Consolas" w:hAnsi="Consolas" w:cs="Consolas"/>
              <w:color w:val="A31515"/>
              <w:sz w:val="19"/>
              <w:szCs w:val="19"/>
            </w:rPr>
          </w:rPrChange>
        </w:rPr>
        <w:t>"</w:t>
      </w:r>
      <w:ins w:id="1856" w:author="Author">
        <w:r w:rsidR="00A16656" w:rsidRPr="003D36FB">
          <w:rPr>
            <w:rFonts w:ascii="Consolas" w:hAnsi="Consolas" w:cs="Consolas"/>
            <w:color w:val="A31515"/>
            <w:sz w:val="16"/>
            <w:szCs w:val="19"/>
            <w:rPrChange w:id="1857" w:author="Author">
              <w:rPr>
                <w:rFonts w:ascii="Consolas" w:hAnsi="Consolas" w:cs="Consolas"/>
                <w:color w:val="A31515"/>
                <w:sz w:val="19"/>
                <w:szCs w:val="19"/>
              </w:rPr>
            </w:rPrChange>
          </w:rPr>
          <w:t>,</w:t>
        </w:r>
      </w:ins>
      <w:del w:id="1858" w:author="Author">
        <w:r w:rsidRPr="003D36FB" w:rsidDel="00A16656">
          <w:rPr>
            <w:rFonts w:ascii="Consolas" w:hAnsi="Consolas" w:cs="Consolas"/>
            <w:sz w:val="16"/>
            <w:szCs w:val="19"/>
            <w:rPrChange w:id="1859" w:author="Author">
              <w:rPr>
                <w:rFonts w:ascii="Consolas" w:hAnsi="Consolas" w:cs="Consolas"/>
                <w:sz w:val="19"/>
                <w:szCs w:val="19"/>
              </w:rPr>
            </w:rPrChange>
          </w:rPr>
          <w:delText xml:space="preserve"> +</w:delText>
        </w:r>
      </w:del>
      <w:r w:rsidRPr="003D36FB">
        <w:rPr>
          <w:rFonts w:ascii="Consolas" w:hAnsi="Consolas" w:cs="Consolas"/>
          <w:sz w:val="16"/>
          <w:szCs w:val="19"/>
          <w:rPrChange w:id="1860" w:author="Author">
            <w:rPr>
              <w:rFonts w:ascii="Consolas" w:hAnsi="Consolas" w:cs="Consolas"/>
              <w:sz w:val="19"/>
              <w:szCs w:val="19"/>
            </w:rPr>
          </w:rPrChange>
        </w:rPr>
        <w:t xml:space="preserve"> </w:t>
      </w:r>
      <w:r w:rsidRPr="003D36FB">
        <w:rPr>
          <w:rFonts w:ascii="Consolas" w:hAnsi="Consolas" w:cs="Consolas"/>
          <w:sz w:val="16"/>
          <w:szCs w:val="19"/>
          <w:highlight w:val="yellow"/>
          <w:rPrChange w:id="1861" w:author="Author">
            <w:rPr>
              <w:rFonts w:ascii="Consolas" w:hAnsi="Consolas" w:cs="Consolas"/>
              <w:sz w:val="19"/>
              <w:szCs w:val="19"/>
              <w:highlight w:val="yellow"/>
            </w:rPr>
          </w:rPrChange>
        </w:rPr>
        <w:t>((</w:t>
      </w:r>
      <w:proofErr w:type="spellStart"/>
      <w:r w:rsidRPr="003D36FB">
        <w:rPr>
          <w:rFonts w:ascii="Consolas" w:hAnsi="Consolas" w:cs="Consolas"/>
          <w:color w:val="2B91AF"/>
          <w:sz w:val="16"/>
          <w:szCs w:val="19"/>
          <w:highlight w:val="yellow"/>
          <w:rPrChange w:id="1862" w:author="Author">
            <w:rPr>
              <w:rFonts w:ascii="Consolas" w:hAnsi="Consolas" w:cs="Consolas"/>
              <w:color w:val="2B91AF"/>
              <w:sz w:val="19"/>
              <w:szCs w:val="19"/>
              <w:highlight w:val="yellow"/>
            </w:rPr>
          </w:rPrChange>
        </w:rPr>
        <w:t>TextBox</w:t>
      </w:r>
      <w:proofErr w:type="spellEnd"/>
      <w:r w:rsidRPr="003D36FB">
        <w:rPr>
          <w:rFonts w:ascii="Consolas" w:hAnsi="Consolas" w:cs="Consolas"/>
          <w:sz w:val="16"/>
          <w:szCs w:val="19"/>
          <w:highlight w:val="yellow"/>
          <w:rPrChange w:id="1863" w:author="Author">
            <w:rPr>
              <w:rFonts w:ascii="Consolas" w:hAnsi="Consolas" w:cs="Consolas"/>
              <w:sz w:val="19"/>
              <w:szCs w:val="19"/>
              <w:highlight w:val="yellow"/>
            </w:rPr>
          </w:rPrChange>
        </w:rPr>
        <w:t>)</w:t>
      </w:r>
      <w:proofErr w:type="spellStart"/>
      <w:r w:rsidRPr="003D36FB">
        <w:rPr>
          <w:rFonts w:ascii="Consolas" w:hAnsi="Consolas" w:cs="Consolas"/>
          <w:sz w:val="16"/>
          <w:szCs w:val="19"/>
          <w:highlight w:val="yellow"/>
          <w:rPrChange w:id="1864" w:author="Author">
            <w:rPr>
              <w:rFonts w:ascii="Consolas" w:hAnsi="Consolas" w:cs="Consolas"/>
              <w:sz w:val="19"/>
              <w:szCs w:val="19"/>
              <w:highlight w:val="yellow"/>
            </w:rPr>
          </w:rPrChange>
        </w:rPr>
        <w:t>evt.Sender</w:t>
      </w:r>
      <w:proofErr w:type="spellEnd"/>
      <w:r w:rsidRPr="003D36FB">
        <w:rPr>
          <w:rFonts w:ascii="Consolas" w:hAnsi="Consolas" w:cs="Consolas"/>
          <w:sz w:val="16"/>
          <w:szCs w:val="19"/>
          <w:highlight w:val="yellow"/>
          <w:rPrChange w:id="1865" w:author="Author">
            <w:rPr>
              <w:rFonts w:ascii="Consolas" w:hAnsi="Consolas" w:cs="Consolas"/>
              <w:sz w:val="19"/>
              <w:szCs w:val="19"/>
              <w:highlight w:val="yellow"/>
            </w:rPr>
          </w:rPrChange>
        </w:rPr>
        <w:t>).Text</w:t>
      </w:r>
      <w:r w:rsidRPr="003D36FB">
        <w:rPr>
          <w:rFonts w:ascii="Consolas" w:hAnsi="Consolas" w:cs="Consolas"/>
          <w:sz w:val="16"/>
          <w:szCs w:val="19"/>
          <w:rPrChange w:id="1866" w:author="Author">
            <w:rPr>
              <w:rFonts w:ascii="Consolas" w:hAnsi="Consolas" w:cs="Consolas"/>
              <w:sz w:val="19"/>
              <w:szCs w:val="19"/>
            </w:rPr>
          </w:rPrChange>
        </w:rPr>
        <w:t>);</w:t>
      </w:r>
      <w:r w:rsidRPr="003D36FB">
        <w:rPr>
          <w:rFonts w:ascii="Consolas" w:hAnsi="Consolas" w:cs="Consolas"/>
          <w:sz w:val="16"/>
          <w:szCs w:val="19"/>
          <w:rPrChange w:id="1867" w:author="Author">
            <w:rPr>
              <w:rFonts w:ascii="Consolas" w:hAnsi="Consolas" w:cs="Consolas"/>
              <w:sz w:val="19"/>
              <w:szCs w:val="19"/>
            </w:rPr>
          </w:rPrChange>
        </w:rPr>
        <w:br/>
        <w:t xml:space="preserve">        });</w:t>
      </w:r>
      <w:r w:rsidRPr="003D36FB">
        <w:rPr>
          <w:rFonts w:ascii="Consolas" w:hAnsi="Consolas" w:cs="Consolas"/>
          <w:sz w:val="16"/>
          <w:szCs w:val="19"/>
          <w:rPrChange w:id="1868" w:author="Author">
            <w:rPr>
              <w:rFonts w:ascii="Consolas" w:hAnsi="Consolas" w:cs="Consolas"/>
              <w:sz w:val="19"/>
              <w:szCs w:val="19"/>
            </w:rPr>
          </w:rPrChange>
        </w:rPr>
        <w:br/>
      </w:r>
      <w:r w:rsidRPr="003D36FB">
        <w:rPr>
          <w:sz w:val="18"/>
          <w:rPrChange w:id="1869" w:author="Author">
            <w:rPr/>
          </w:rPrChange>
        </w:rPr>
        <w:br/>
        <w:t xml:space="preserve">Recall the type of the moves and input collections, both of which are </w:t>
      </w:r>
      <w:proofErr w:type="spellStart"/>
      <w:r w:rsidRPr="003D36FB">
        <w:rPr>
          <w:sz w:val="18"/>
          <w:rPrChange w:id="1870" w:author="Author">
            <w:rPr/>
          </w:rPrChange>
        </w:rPr>
        <w:t>IObservable</w:t>
      </w:r>
      <w:proofErr w:type="spellEnd"/>
      <w:r w:rsidRPr="003D36FB">
        <w:rPr>
          <w:sz w:val="18"/>
          <w:rPrChange w:id="1871" w:author="Author">
            <w:rPr/>
          </w:rPrChange>
        </w:rPr>
        <w:t>&lt;</w:t>
      </w:r>
      <w:proofErr w:type="spellStart"/>
      <w:r w:rsidRPr="003D36FB">
        <w:rPr>
          <w:sz w:val="18"/>
          <w:rPrChange w:id="1872" w:author="Author">
            <w:rPr/>
          </w:rPrChange>
        </w:rPr>
        <w:t>IEvent</w:t>
      </w:r>
      <w:proofErr w:type="spellEnd"/>
      <w:r w:rsidRPr="003D36FB">
        <w:rPr>
          <w:sz w:val="18"/>
          <w:rPrChange w:id="1873" w:author="Author">
            <w:rPr/>
          </w:rPrChange>
        </w:rPr>
        <w:t>&lt;</w:t>
      </w:r>
      <w:proofErr w:type="spellStart"/>
      <w:r w:rsidRPr="003D36FB">
        <w:rPr>
          <w:sz w:val="18"/>
          <w:rPrChange w:id="1874" w:author="Author">
            <w:rPr/>
          </w:rPrChange>
        </w:rPr>
        <w:t>TEventArgs</w:t>
      </w:r>
      <w:proofErr w:type="spellEnd"/>
      <w:r w:rsidRPr="003D36FB">
        <w:rPr>
          <w:sz w:val="18"/>
          <w:rPrChange w:id="1875" w:author="Author">
            <w:rPr/>
          </w:rPrChange>
        </w:rPr>
        <w:t xml:space="preserve">&gt;&gt; objects, where </w:t>
      </w:r>
      <w:proofErr w:type="spellStart"/>
      <w:r w:rsidRPr="003D36FB">
        <w:rPr>
          <w:sz w:val="18"/>
          <w:rPrChange w:id="1876" w:author="Author">
            <w:rPr/>
          </w:rPrChange>
        </w:rPr>
        <w:t>TEventArgs</w:t>
      </w:r>
      <w:proofErr w:type="spellEnd"/>
      <w:r w:rsidRPr="003D36FB">
        <w:rPr>
          <w:sz w:val="18"/>
          <w:rPrChange w:id="1877" w:author="Author">
            <w:rPr/>
          </w:rPrChange>
        </w:rPr>
        <w:t xml:space="preserve"> is obtained from the generic parameter on </w:t>
      </w:r>
      <w:proofErr w:type="spellStart"/>
      <w:r w:rsidRPr="003D36FB">
        <w:rPr>
          <w:sz w:val="18"/>
          <w:rPrChange w:id="1878" w:author="Author">
            <w:rPr/>
          </w:rPrChange>
        </w:rPr>
        <w:t>FromEvent</w:t>
      </w:r>
      <w:ins w:id="1879" w:author="Author">
        <w:r w:rsidR="00ED044C" w:rsidRPr="003D36FB">
          <w:rPr>
            <w:sz w:val="18"/>
            <w:rPrChange w:id="1880" w:author="Author">
              <w:rPr/>
            </w:rPrChange>
          </w:rPr>
          <w:t>Pattern</w:t>
        </w:r>
      </w:ins>
      <w:proofErr w:type="spellEnd"/>
      <w:r w:rsidRPr="003D36FB">
        <w:rPr>
          <w:sz w:val="18"/>
          <w:rPrChange w:id="1881" w:author="Author">
            <w:rPr/>
          </w:rPrChange>
        </w:rPr>
        <w:t xml:space="preserve">. Quite often we’re not interested in all of the information an </w:t>
      </w:r>
      <w:proofErr w:type="spellStart"/>
      <w:r w:rsidRPr="003D36FB">
        <w:rPr>
          <w:sz w:val="18"/>
          <w:rPrChange w:id="1882" w:author="Author">
            <w:rPr/>
          </w:rPrChange>
        </w:rPr>
        <w:t>IEvent</w:t>
      </w:r>
      <w:proofErr w:type="spellEnd"/>
      <w:r w:rsidRPr="003D36FB">
        <w:rPr>
          <w:sz w:val="18"/>
          <w:rPrChange w:id="1883" w:author="Author">
            <w:rPr/>
          </w:rPrChange>
        </w:rPr>
        <w:t xml:space="preserve"> captures and want to “shake off” redundant stuff.</w:t>
      </w:r>
      <w:r w:rsidRPr="003D36FB">
        <w:rPr>
          <w:sz w:val="18"/>
          <w:rPrChange w:id="1884" w:author="Author">
            <w:rPr/>
          </w:rPrChange>
        </w:rPr>
        <w:br/>
      </w:r>
    </w:p>
    <w:p w:rsidR="007E21F1" w:rsidRPr="003D36FB" w:rsidRDefault="007E21F1" w:rsidP="007E21F1">
      <w:pPr>
        <w:pStyle w:val="ListParagraph"/>
        <w:numPr>
          <w:ilvl w:val="0"/>
          <w:numId w:val="8"/>
        </w:numPr>
        <w:autoSpaceDE w:val="0"/>
        <w:autoSpaceDN w:val="0"/>
        <w:adjustRightInd w:val="0"/>
        <w:spacing w:after="0" w:line="240" w:lineRule="auto"/>
        <w:rPr>
          <w:sz w:val="18"/>
          <w:rPrChange w:id="1885" w:author="Author">
            <w:rPr/>
          </w:rPrChange>
        </w:rPr>
      </w:pPr>
      <w:r w:rsidRPr="003D36FB">
        <w:rPr>
          <w:sz w:val="18"/>
          <w:rPrChange w:id="1886" w:author="Author">
            <w:rPr/>
          </w:rPrChange>
        </w:rPr>
        <w:t>In a classic .NET event world – and in any other programming model for asynchronous data sources before the advent of Rx for that matter – such data-intensive operations often led to imperative code. For events, many of you will likely have written code like this:</w:t>
      </w:r>
      <w:r w:rsidRPr="003D36FB">
        <w:rPr>
          <w:sz w:val="18"/>
          <w:rPrChange w:id="1887" w:author="Author">
            <w:rPr/>
          </w:rPrChange>
        </w:rPr>
        <w:br/>
      </w:r>
      <w:r w:rsidRPr="003D36FB">
        <w:rPr>
          <w:sz w:val="18"/>
          <w:rPrChange w:id="1888" w:author="Author">
            <w:rPr/>
          </w:rPrChange>
        </w:rPr>
        <w:br/>
      </w:r>
      <w:r w:rsidRPr="003D36FB">
        <w:rPr>
          <w:rFonts w:ascii="Consolas" w:hAnsi="Consolas" w:cs="Consolas"/>
          <w:sz w:val="16"/>
          <w:szCs w:val="19"/>
          <w:rPrChange w:id="1889" w:author="Author">
            <w:rPr>
              <w:rFonts w:ascii="Consolas" w:hAnsi="Consolas" w:cs="Consolas"/>
              <w:sz w:val="19"/>
              <w:szCs w:val="19"/>
            </w:rPr>
          </w:rPrChange>
        </w:rPr>
        <w:t xml:space="preserve">    </w:t>
      </w:r>
      <w:r w:rsidRPr="003D36FB">
        <w:rPr>
          <w:rFonts w:ascii="Consolas" w:hAnsi="Consolas" w:cs="Consolas"/>
          <w:color w:val="0000FF"/>
          <w:sz w:val="16"/>
          <w:szCs w:val="19"/>
          <w:rPrChange w:id="1890" w:author="Author">
            <w:rPr>
              <w:rFonts w:ascii="Consolas" w:hAnsi="Consolas" w:cs="Consolas"/>
              <w:color w:val="0000FF"/>
              <w:sz w:val="19"/>
              <w:szCs w:val="19"/>
            </w:rPr>
          </w:rPrChange>
        </w:rPr>
        <w:t>private</w:t>
      </w:r>
      <w:r w:rsidRPr="003D36FB">
        <w:rPr>
          <w:rFonts w:ascii="Consolas" w:hAnsi="Consolas" w:cs="Consolas"/>
          <w:sz w:val="16"/>
          <w:szCs w:val="19"/>
          <w:rPrChange w:id="1891" w:author="Author">
            <w:rPr>
              <w:rFonts w:ascii="Consolas" w:hAnsi="Consolas" w:cs="Consolas"/>
              <w:sz w:val="19"/>
              <w:szCs w:val="19"/>
            </w:rPr>
          </w:rPrChange>
        </w:rPr>
        <w:t xml:space="preserve"> </w:t>
      </w:r>
      <w:r w:rsidRPr="003D36FB">
        <w:rPr>
          <w:rFonts w:ascii="Consolas" w:hAnsi="Consolas" w:cs="Consolas"/>
          <w:color w:val="0000FF"/>
          <w:sz w:val="16"/>
          <w:szCs w:val="19"/>
          <w:rPrChange w:id="1892" w:author="Author">
            <w:rPr>
              <w:rFonts w:ascii="Consolas" w:hAnsi="Consolas" w:cs="Consolas"/>
              <w:color w:val="0000FF"/>
              <w:sz w:val="19"/>
              <w:szCs w:val="19"/>
            </w:rPr>
          </w:rPrChange>
        </w:rPr>
        <w:t>void</w:t>
      </w:r>
      <w:r w:rsidRPr="003D36FB">
        <w:rPr>
          <w:rFonts w:ascii="Consolas" w:hAnsi="Consolas" w:cs="Consolas"/>
          <w:sz w:val="16"/>
          <w:szCs w:val="19"/>
          <w:rPrChange w:id="1893" w:author="Author">
            <w:rPr>
              <w:rFonts w:ascii="Consolas" w:hAnsi="Consolas" w:cs="Consolas"/>
              <w:sz w:val="19"/>
              <w:szCs w:val="19"/>
            </w:rPr>
          </w:rPrChange>
        </w:rPr>
        <w:t xml:space="preserve"> </w:t>
      </w:r>
      <w:proofErr w:type="spellStart"/>
      <w:r w:rsidRPr="003D36FB">
        <w:rPr>
          <w:rFonts w:ascii="Consolas" w:hAnsi="Consolas" w:cs="Consolas"/>
          <w:sz w:val="16"/>
          <w:szCs w:val="19"/>
          <w:rPrChange w:id="1894" w:author="Author">
            <w:rPr>
              <w:rFonts w:ascii="Consolas" w:hAnsi="Consolas" w:cs="Consolas"/>
              <w:sz w:val="19"/>
              <w:szCs w:val="19"/>
            </w:rPr>
          </w:rPrChange>
        </w:rPr>
        <w:t>frm_</w:t>
      </w:r>
      <w:proofErr w:type="gramStart"/>
      <w:r w:rsidRPr="003D36FB">
        <w:rPr>
          <w:rFonts w:ascii="Consolas" w:hAnsi="Consolas" w:cs="Consolas"/>
          <w:sz w:val="16"/>
          <w:szCs w:val="19"/>
          <w:rPrChange w:id="1895" w:author="Author">
            <w:rPr>
              <w:rFonts w:ascii="Consolas" w:hAnsi="Consolas" w:cs="Consolas"/>
              <w:sz w:val="19"/>
              <w:szCs w:val="19"/>
            </w:rPr>
          </w:rPrChange>
        </w:rPr>
        <w:t>MouseMove</w:t>
      </w:r>
      <w:proofErr w:type="spellEnd"/>
      <w:r w:rsidRPr="003D36FB">
        <w:rPr>
          <w:rFonts w:ascii="Consolas" w:hAnsi="Consolas" w:cs="Consolas"/>
          <w:sz w:val="16"/>
          <w:szCs w:val="19"/>
          <w:rPrChange w:id="1896" w:author="Author">
            <w:rPr>
              <w:rFonts w:ascii="Consolas" w:hAnsi="Consolas" w:cs="Consolas"/>
              <w:sz w:val="19"/>
              <w:szCs w:val="19"/>
            </w:rPr>
          </w:rPrChange>
        </w:rPr>
        <w:t>(</w:t>
      </w:r>
      <w:proofErr w:type="gramEnd"/>
      <w:r w:rsidRPr="003D36FB">
        <w:rPr>
          <w:rFonts w:ascii="Consolas" w:hAnsi="Consolas" w:cs="Consolas"/>
          <w:color w:val="0000FF"/>
          <w:sz w:val="16"/>
          <w:szCs w:val="19"/>
          <w:rPrChange w:id="1897" w:author="Author">
            <w:rPr>
              <w:rFonts w:ascii="Consolas" w:hAnsi="Consolas" w:cs="Consolas"/>
              <w:color w:val="0000FF"/>
              <w:sz w:val="19"/>
              <w:szCs w:val="19"/>
            </w:rPr>
          </w:rPrChange>
        </w:rPr>
        <w:t>object</w:t>
      </w:r>
      <w:r w:rsidRPr="003D36FB">
        <w:rPr>
          <w:rFonts w:ascii="Consolas" w:hAnsi="Consolas" w:cs="Consolas"/>
          <w:sz w:val="16"/>
          <w:szCs w:val="19"/>
          <w:rPrChange w:id="1898" w:author="Author">
            <w:rPr>
              <w:rFonts w:ascii="Consolas" w:hAnsi="Consolas" w:cs="Consolas"/>
              <w:sz w:val="19"/>
              <w:szCs w:val="19"/>
            </w:rPr>
          </w:rPrChange>
        </w:rPr>
        <w:t xml:space="preserve"> sender, </w:t>
      </w:r>
      <w:proofErr w:type="spellStart"/>
      <w:r w:rsidRPr="003D36FB">
        <w:rPr>
          <w:rFonts w:ascii="Consolas" w:hAnsi="Consolas" w:cs="Consolas"/>
          <w:color w:val="2B91AF"/>
          <w:sz w:val="16"/>
          <w:szCs w:val="19"/>
          <w:rPrChange w:id="1899" w:author="Author">
            <w:rPr>
              <w:rFonts w:ascii="Consolas" w:hAnsi="Consolas" w:cs="Consolas"/>
              <w:color w:val="2B91AF"/>
              <w:sz w:val="19"/>
              <w:szCs w:val="19"/>
            </w:rPr>
          </w:rPrChange>
        </w:rPr>
        <w:t>MouseEventArgs</w:t>
      </w:r>
      <w:proofErr w:type="spellEnd"/>
      <w:r w:rsidRPr="003D36FB">
        <w:rPr>
          <w:rFonts w:ascii="Consolas" w:hAnsi="Consolas" w:cs="Consolas"/>
          <w:sz w:val="16"/>
          <w:szCs w:val="19"/>
          <w:rPrChange w:id="1900" w:author="Author">
            <w:rPr>
              <w:rFonts w:ascii="Consolas" w:hAnsi="Consolas" w:cs="Consolas"/>
              <w:sz w:val="19"/>
              <w:szCs w:val="19"/>
            </w:rPr>
          </w:rPrChange>
        </w:rPr>
        <w:t xml:space="preserve"> e)</w:t>
      </w:r>
      <w:r w:rsidRPr="003D36FB">
        <w:rPr>
          <w:rFonts w:ascii="Consolas" w:hAnsi="Consolas" w:cs="Consolas"/>
          <w:sz w:val="16"/>
          <w:szCs w:val="19"/>
          <w:rPrChange w:id="1901" w:author="Author">
            <w:rPr>
              <w:rFonts w:ascii="Consolas" w:hAnsi="Consolas" w:cs="Consolas"/>
              <w:sz w:val="19"/>
              <w:szCs w:val="19"/>
            </w:rPr>
          </w:rPrChange>
        </w:rPr>
        <w:br/>
        <w:t xml:space="preserve">    {</w:t>
      </w:r>
      <w:r w:rsidRPr="003D36FB">
        <w:rPr>
          <w:rFonts w:ascii="Consolas" w:hAnsi="Consolas" w:cs="Consolas"/>
          <w:sz w:val="16"/>
          <w:szCs w:val="19"/>
          <w:rPrChange w:id="1902" w:author="Author">
            <w:rPr>
              <w:rFonts w:ascii="Consolas" w:hAnsi="Consolas" w:cs="Consolas"/>
              <w:sz w:val="19"/>
              <w:szCs w:val="19"/>
            </w:rPr>
          </w:rPrChange>
        </w:rPr>
        <w:br/>
        <w:t xml:space="preserve">        </w:t>
      </w:r>
      <w:r w:rsidRPr="003D36FB">
        <w:rPr>
          <w:rFonts w:ascii="Consolas" w:hAnsi="Consolas" w:cs="Consolas"/>
          <w:color w:val="2B91AF"/>
          <w:sz w:val="16"/>
          <w:szCs w:val="19"/>
          <w:rPrChange w:id="1903" w:author="Author">
            <w:rPr>
              <w:rFonts w:ascii="Consolas" w:hAnsi="Consolas" w:cs="Consolas"/>
              <w:color w:val="2B91AF"/>
              <w:sz w:val="19"/>
              <w:szCs w:val="19"/>
            </w:rPr>
          </w:rPrChange>
        </w:rPr>
        <w:t>Point</w:t>
      </w:r>
      <w:r w:rsidRPr="003D36FB">
        <w:rPr>
          <w:rFonts w:ascii="Consolas" w:hAnsi="Consolas" w:cs="Consolas"/>
          <w:sz w:val="16"/>
          <w:szCs w:val="19"/>
          <w:rPrChange w:id="1904" w:author="Author">
            <w:rPr>
              <w:rFonts w:ascii="Consolas" w:hAnsi="Consolas" w:cs="Consolas"/>
              <w:sz w:val="19"/>
              <w:szCs w:val="19"/>
            </w:rPr>
          </w:rPrChange>
        </w:rPr>
        <w:t xml:space="preserve"> position = </w:t>
      </w:r>
      <w:proofErr w:type="spellStart"/>
      <w:r w:rsidRPr="003D36FB">
        <w:rPr>
          <w:rFonts w:ascii="Consolas" w:hAnsi="Consolas" w:cs="Consolas"/>
          <w:sz w:val="16"/>
          <w:szCs w:val="19"/>
          <w:rPrChange w:id="1905" w:author="Author">
            <w:rPr>
              <w:rFonts w:ascii="Consolas" w:hAnsi="Consolas" w:cs="Consolas"/>
              <w:sz w:val="19"/>
              <w:szCs w:val="19"/>
            </w:rPr>
          </w:rPrChange>
        </w:rPr>
        <w:t>e.Location</w:t>
      </w:r>
      <w:proofErr w:type="spellEnd"/>
      <w:r w:rsidRPr="003D36FB">
        <w:rPr>
          <w:rFonts w:ascii="Consolas" w:hAnsi="Consolas" w:cs="Consolas"/>
          <w:sz w:val="16"/>
          <w:szCs w:val="19"/>
          <w:rPrChange w:id="1906" w:author="Author">
            <w:rPr>
              <w:rFonts w:ascii="Consolas" w:hAnsi="Consolas" w:cs="Consolas"/>
              <w:sz w:val="19"/>
              <w:szCs w:val="19"/>
            </w:rPr>
          </w:rPrChange>
        </w:rPr>
        <w:t>;</w:t>
      </w:r>
      <w:r w:rsidRPr="003D36FB">
        <w:rPr>
          <w:rFonts w:ascii="Consolas" w:hAnsi="Consolas" w:cs="Consolas"/>
          <w:sz w:val="16"/>
          <w:szCs w:val="19"/>
          <w:rPrChange w:id="1907" w:author="Author">
            <w:rPr>
              <w:rFonts w:ascii="Consolas" w:hAnsi="Consolas" w:cs="Consolas"/>
              <w:sz w:val="19"/>
              <w:szCs w:val="19"/>
            </w:rPr>
          </w:rPrChange>
        </w:rPr>
        <w:br/>
        <w:t xml:space="preserve">        </w:t>
      </w:r>
      <w:r w:rsidRPr="003D36FB">
        <w:rPr>
          <w:rFonts w:ascii="Consolas" w:hAnsi="Consolas" w:cs="Consolas"/>
          <w:color w:val="0000FF"/>
          <w:sz w:val="16"/>
          <w:szCs w:val="19"/>
          <w:highlight w:val="yellow"/>
          <w:rPrChange w:id="1908" w:author="Author">
            <w:rPr>
              <w:rFonts w:ascii="Consolas" w:hAnsi="Consolas" w:cs="Consolas"/>
              <w:color w:val="0000FF"/>
              <w:sz w:val="19"/>
              <w:szCs w:val="19"/>
              <w:highlight w:val="yellow"/>
            </w:rPr>
          </w:rPrChange>
        </w:rPr>
        <w:t>if</w:t>
      </w:r>
      <w:r w:rsidRPr="003D36FB">
        <w:rPr>
          <w:rFonts w:ascii="Consolas" w:hAnsi="Consolas" w:cs="Consolas"/>
          <w:sz w:val="16"/>
          <w:szCs w:val="19"/>
          <w:highlight w:val="yellow"/>
          <w:rPrChange w:id="1909" w:author="Author">
            <w:rPr>
              <w:rFonts w:ascii="Consolas" w:hAnsi="Consolas" w:cs="Consolas"/>
              <w:sz w:val="19"/>
              <w:szCs w:val="19"/>
              <w:highlight w:val="yellow"/>
            </w:rPr>
          </w:rPrChange>
        </w:rPr>
        <w:t xml:space="preserve"> (</w:t>
      </w:r>
      <w:proofErr w:type="spellStart"/>
      <w:r w:rsidRPr="003D36FB">
        <w:rPr>
          <w:rFonts w:ascii="Consolas" w:hAnsi="Consolas" w:cs="Consolas"/>
          <w:sz w:val="16"/>
          <w:szCs w:val="19"/>
          <w:highlight w:val="yellow"/>
          <w:rPrChange w:id="1910" w:author="Author">
            <w:rPr>
              <w:rFonts w:ascii="Consolas" w:hAnsi="Consolas" w:cs="Consolas"/>
              <w:sz w:val="19"/>
              <w:szCs w:val="19"/>
              <w:highlight w:val="yellow"/>
            </w:rPr>
          </w:rPrChange>
        </w:rPr>
        <w:t>position.X</w:t>
      </w:r>
      <w:proofErr w:type="spellEnd"/>
      <w:r w:rsidRPr="003D36FB">
        <w:rPr>
          <w:rFonts w:ascii="Consolas" w:hAnsi="Consolas" w:cs="Consolas"/>
          <w:sz w:val="16"/>
          <w:szCs w:val="19"/>
          <w:highlight w:val="yellow"/>
          <w:rPrChange w:id="1911" w:author="Author">
            <w:rPr>
              <w:rFonts w:ascii="Consolas" w:hAnsi="Consolas" w:cs="Consolas"/>
              <w:sz w:val="19"/>
              <w:szCs w:val="19"/>
              <w:highlight w:val="yellow"/>
            </w:rPr>
          </w:rPrChange>
        </w:rPr>
        <w:t xml:space="preserve"> == </w:t>
      </w:r>
      <w:proofErr w:type="spellStart"/>
      <w:r w:rsidRPr="003D36FB">
        <w:rPr>
          <w:rFonts w:ascii="Consolas" w:hAnsi="Consolas" w:cs="Consolas"/>
          <w:sz w:val="16"/>
          <w:szCs w:val="19"/>
          <w:highlight w:val="yellow"/>
          <w:rPrChange w:id="1912" w:author="Author">
            <w:rPr>
              <w:rFonts w:ascii="Consolas" w:hAnsi="Consolas" w:cs="Consolas"/>
              <w:sz w:val="19"/>
              <w:szCs w:val="19"/>
              <w:highlight w:val="yellow"/>
            </w:rPr>
          </w:rPrChange>
        </w:rPr>
        <w:t>position.Y</w:t>
      </w:r>
      <w:proofErr w:type="spellEnd"/>
      <w:r w:rsidRPr="003D36FB">
        <w:rPr>
          <w:rFonts w:ascii="Consolas" w:hAnsi="Consolas" w:cs="Consolas"/>
          <w:sz w:val="16"/>
          <w:szCs w:val="19"/>
          <w:highlight w:val="yellow"/>
          <w:rPrChange w:id="1913" w:author="Author">
            <w:rPr>
              <w:rFonts w:ascii="Consolas" w:hAnsi="Consolas" w:cs="Consolas"/>
              <w:sz w:val="19"/>
              <w:szCs w:val="19"/>
              <w:highlight w:val="yellow"/>
            </w:rPr>
          </w:rPrChange>
        </w:rPr>
        <w:t>)</w:t>
      </w:r>
      <w:r w:rsidRPr="003D36FB">
        <w:rPr>
          <w:rFonts w:ascii="Consolas" w:hAnsi="Consolas" w:cs="Consolas"/>
          <w:sz w:val="16"/>
          <w:szCs w:val="19"/>
          <w:rPrChange w:id="1914" w:author="Author">
            <w:rPr>
              <w:rFonts w:ascii="Consolas" w:hAnsi="Consolas" w:cs="Consolas"/>
              <w:sz w:val="19"/>
              <w:szCs w:val="19"/>
            </w:rPr>
          </w:rPrChange>
        </w:rPr>
        <w:br/>
        <w:t xml:space="preserve">        {</w:t>
      </w:r>
      <w:r w:rsidRPr="003D36FB">
        <w:rPr>
          <w:rFonts w:ascii="Consolas" w:hAnsi="Consolas" w:cs="Consolas"/>
          <w:sz w:val="16"/>
          <w:szCs w:val="19"/>
          <w:rPrChange w:id="1915" w:author="Author">
            <w:rPr>
              <w:rFonts w:ascii="Consolas" w:hAnsi="Consolas" w:cs="Consolas"/>
              <w:sz w:val="19"/>
              <w:szCs w:val="19"/>
            </w:rPr>
          </w:rPrChange>
        </w:rPr>
        <w:br/>
        <w:t xml:space="preserve">            </w:t>
      </w:r>
      <w:r w:rsidRPr="003D36FB">
        <w:rPr>
          <w:rFonts w:ascii="Consolas" w:hAnsi="Consolas" w:cs="Consolas"/>
          <w:color w:val="008000"/>
          <w:sz w:val="16"/>
          <w:szCs w:val="19"/>
          <w:rPrChange w:id="1916" w:author="Author">
            <w:rPr>
              <w:rFonts w:ascii="Consolas" w:hAnsi="Consolas" w:cs="Consolas"/>
              <w:color w:val="008000"/>
              <w:sz w:val="19"/>
              <w:szCs w:val="19"/>
            </w:rPr>
          </w:rPrChange>
        </w:rPr>
        <w:t>// Only want to respond to events for mouse moves</w:t>
      </w:r>
      <w:r w:rsidRPr="003D36FB">
        <w:rPr>
          <w:rFonts w:ascii="Consolas" w:hAnsi="Consolas" w:cs="Consolas"/>
          <w:color w:val="008000"/>
          <w:sz w:val="16"/>
          <w:szCs w:val="19"/>
          <w:rPrChange w:id="1917" w:author="Author">
            <w:rPr>
              <w:rFonts w:ascii="Consolas" w:hAnsi="Consolas" w:cs="Consolas"/>
              <w:color w:val="008000"/>
              <w:sz w:val="19"/>
              <w:szCs w:val="19"/>
            </w:rPr>
          </w:rPrChange>
        </w:rPr>
        <w:br/>
      </w:r>
      <w:r w:rsidRPr="003D36FB">
        <w:rPr>
          <w:rFonts w:ascii="Consolas" w:hAnsi="Consolas" w:cs="Consolas"/>
          <w:sz w:val="16"/>
          <w:szCs w:val="19"/>
          <w:rPrChange w:id="1918" w:author="Author">
            <w:rPr>
              <w:rFonts w:ascii="Consolas" w:hAnsi="Consolas" w:cs="Consolas"/>
              <w:sz w:val="19"/>
              <w:szCs w:val="19"/>
            </w:rPr>
          </w:rPrChange>
        </w:rPr>
        <w:t xml:space="preserve">            </w:t>
      </w:r>
      <w:r w:rsidRPr="003D36FB">
        <w:rPr>
          <w:rFonts w:ascii="Consolas" w:hAnsi="Consolas" w:cs="Consolas"/>
          <w:color w:val="008000"/>
          <w:sz w:val="16"/>
          <w:szCs w:val="19"/>
          <w:rPrChange w:id="1919" w:author="Author">
            <w:rPr>
              <w:rFonts w:ascii="Consolas" w:hAnsi="Consolas" w:cs="Consolas"/>
              <w:color w:val="008000"/>
              <w:sz w:val="19"/>
              <w:szCs w:val="19"/>
            </w:rPr>
          </w:rPrChange>
        </w:rPr>
        <w:t>// over the first bisector of the form.</w:t>
      </w:r>
      <w:r w:rsidRPr="003D36FB">
        <w:rPr>
          <w:rFonts w:ascii="Consolas" w:hAnsi="Consolas" w:cs="Consolas"/>
          <w:color w:val="008000"/>
          <w:sz w:val="16"/>
          <w:szCs w:val="19"/>
          <w:rPrChange w:id="1920" w:author="Author">
            <w:rPr>
              <w:rFonts w:ascii="Consolas" w:hAnsi="Consolas" w:cs="Consolas"/>
              <w:color w:val="008000"/>
              <w:sz w:val="19"/>
              <w:szCs w:val="19"/>
            </w:rPr>
          </w:rPrChange>
        </w:rPr>
        <w:br/>
      </w:r>
      <w:r w:rsidRPr="003D36FB">
        <w:rPr>
          <w:rFonts w:ascii="Consolas" w:hAnsi="Consolas" w:cs="Consolas"/>
          <w:sz w:val="16"/>
          <w:szCs w:val="19"/>
          <w:rPrChange w:id="1921" w:author="Author">
            <w:rPr>
              <w:rFonts w:ascii="Consolas" w:hAnsi="Consolas" w:cs="Consolas"/>
              <w:sz w:val="19"/>
              <w:szCs w:val="19"/>
            </w:rPr>
          </w:rPrChange>
        </w:rPr>
        <w:t xml:space="preserve">        }</w:t>
      </w:r>
      <w:r w:rsidRPr="003D36FB">
        <w:rPr>
          <w:rFonts w:ascii="Consolas" w:hAnsi="Consolas" w:cs="Consolas"/>
          <w:sz w:val="16"/>
          <w:szCs w:val="19"/>
          <w:rPrChange w:id="1922" w:author="Author">
            <w:rPr>
              <w:rFonts w:ascii="Consolas" w:hAnsi="Consolas" w:cs="Consolas"/>
              <w:sz w:val="19"/>
              <w:szCs w:val="19"/>
            </w:rPr>
          </w:rPrChange>
        </w:rPr>
        <w:br/>
        <w:t xml:space="preserve">    }</w:t>
      </w:r>
      <w:r w:rsidRPr="003D36FB">
        <w:rPr>
          <w:rFonts w:ascii="Consolas" w:hAnsi="Consolas" w:cs="Consolas"/>
          <w:sz w:val="16"/>
          <w:szCs w:val="19"/>
          <w:rPrChange w:id="1923" w:author="Author">
            <w:rPr>
              <w:rFonts w:ascii="Consolas" w:hAnsi="Consolas" w:cs="Consolas"/>
              <w:sz w:val="19"/>
              <w:szCs w:val="19"/>
            </w:rPr>
          </w:rPrChange>
        </w:rPr>
        <w:br/>
      </w:r>
      <w:r w:rsidRPr="003D36FB">
        <w:rPr>
          <w:rFonts w:ascii="Consolas" w:hAnsi="Consolas" w:cs="Consolas"/>
          <w:sz w:val="16"/>
          <w:szCs w:val="19"/>
          <w:rPrChange w:id="1924" w:author="Author">
            <w:rPr>
              <w:rFonts w:ascii="Consolas" w:hAnsi="Consolas" w:cs="Consolas"/>
              <w:sz w:val="19"/>
              <w:szCs w:val="19"/>
            </w:rPr>
          </w:rPrChange>
        </w:rPr>
        <w:br/>
        <w:t xml:space="preserve">    </w:t>
      </w:r>
      <w:r w:rsidRPr="003D36FB">
        <w:rPr>
          <w:rFonts w:ascii="Consolas" w:hAnsi="Consolas" w:cs="Consolas"/>
          <w:color w:val="0000FF"/>
          <w:sz w:val="16"/>
          <w:szCs w:val="19"/>
          <w:rPrChange w:id="1925" w:author="Author">
            <w:rPr>
              <w:rFonts w:ascii="Consolas" w:hAnsi="Consolas" w:cs="Consolas"/>
              <w:color w:val="0000FF"/>
              <w:sz w:val="19"/>
              <w:szCs w:val="19"/>
            </w:rPr>
          </w:rPrChange>
        </w:rPr>
        <w:t>private</w:t>
      </w:r>
      <w:r w:rsidRPr="003D36FB">
        <w:rPr>
          <w:rFonts w:ascii="Consolas" w:hAnsi="Consolas" w:cs="Consolas"/>
          <w:sz w:val="16"/>
          <w:szCs w:val="19"/>
          <w:rPrChange w:id="1926" w:author="Author">
            <w:rPr>
              <w:rFonts w:ascii="Consolas" w:hAnsi="Consolas" w:cs="Consolas"/>
              <w:sz w:val="19"/>
              <w:szCs w:val="19"/>
            </w:rPr>
          </w:rPrChange>
        </w:rPr>
        <w:t xml:space="preserve"> </w:t>
      </w:r>
      <w:r w:rsidRPr="003D36FB">
        <w:rPr>
          <w:rFonts w:ascii="Consolas" w:hAnsi="Consolas" w:cs="Consolas"/>
          <w:color w:val="0000FF"/>
          <w:sz w:val="16"/>
          <w:szCs w:val="19"/>
          <w:rPrChange w:id="1927" w:author="Author">
            <w:rPr>
              <w:rFonts w:ascii="Consolas" w:hAnsi="Consolas" w:cs="Consolas"/>
              <w:color w:val="0000FF"/>
              <w:sz w:val="19"/>
              <w:szCs w:val="19"/>
            </w:rPr>
          </w:rPrChange>
        </w:rPr>
        <w:t>void</w:t>
      </w:r>
      <w:r w:rsidRPr="003D36FB">
        <w:rPr>
          <w:rFonts w:ascii="Consolas" w:hAnsi="Consolas" w:cs="Consolas"/>
          <w:sz w:val="16"/>
          <w:szCs w:val="19"/>
          <w:rPrChange w:id="1928" w:author="Author">
            <w:rPr>
              <w:rFonts w:ascii="Consolas" w:hAnsi="Consolas" w:cs="Consolas"/>
              <w:sz w:val="19"/>
              <w:szCs w:val="19"/>
            </w:rPr>
          </w:rPrChange>
        </w:rPr>
        <w:t xml:space="preserve"> </w:t>
      </w:r>
      <w:proofErr w:type="spellStart"/>
      <w:r w:rsidRPr="003D36FB">
        <w:rPr>
          <w:rFonts w:ascii="Consolas" w:hAnsi="Consolas" w:cs="Consolas"/>
          <w:sz w:val="16"/>
          <w:szCs w:val="19"/>
          <w:rPrChange w:id="1929" w:author="Author">
            <w:rPr>
              <w:rFonts w:ascii="Consolas" w:hAnsi="Consolas" w:cs="Consolas"/>
              <w:sz w:val="19"/>
              <w:szCs w:val="19"/>
            </w:rPr>
          </w:rPrChange>
        </w:rPr>
        <w:t>txt_</w:t>
      </w:r>
      <w:proofErr w:type="gramStart"/>
      <w:r w:rsidRPr="003D36FB">
        <w:rPr>
          <w:rFonts w:ascii="Consolas" w:hAnsi="Consolas" w:cs="Consolas"/>
          <w:sz w:val="16"/>
          <w:szCs w:val="19"/>
          <w:rPrChange w:id="1930" w:author="Author">
            <w:rPr>
              <w:rFonts w:ascii="Consolas" w:hAnsi="Consolas" w:cs="Consolas"/>
              <w:sz w:val="19"/>
              <w:szCs w:val="19"/>
            </w:rPr>
          </w:rPrChange>
        </w:rPr>
        <w:t>TextChanged</w:t>
      </w:r>
      <w:proofErr w:type="spellEnd"/>
      <w:r w:rsidRPr="003D36FB">
        <w:rPr>
          <w:rFonts w:ascii="Consolas" w:hAnsi="Consolas" w:cs="Consolas"/>
          <w:sz w:val="16"/>
          <w:szCs w:val="19"/>
          <w:rPrChange w:id="1931" w:author="Author">
            <w:rPr>
              <w:rFonts w:ascii="Consolas" w:hAnsi="Consolas" w:cs="Consolas"/>
              <w:sz w:val="19"/>
              <w:szCs w:val="19"/>
            </w:rPr>
          </w:rPrChange>
        </w:rPr>
        <w:t>(</w:t>
      </w:r>
      <w:proofErr w:type="gramEnd"/>
      <w:r w:rsidRPr="003D36FB">
        <w:rPr>
          <w:rFonts w:ascii="Consolas" w:hAnsi="Consolas" w:cs="Consolas"/>
          <w:color w:val="0000FF"/>
          <w:sz w:val="16"/>
          <w:szCs w:val="19"/>
          <w:rPrChange w:id="1932" w:author="Author">
            <w:rPr>
              <w:rFonts w:ascii="Consolas" w:hAnsi="Consolas" w:cs="Consolas"/>
              <w:color w:val="0000FF"/>
              <w:sz w:val="19"/>
              <w:szCs w:val="19"/>
            </w:rPr>
          </w:rPrChange>
        </w:rPr>
        <w:t>object</w:t>
      </w:r>
      <w:r w:rsidRPr="003D36FB">
        <w:rPr>
          <w:rFonts w:ascii="Consolas" w:hAnsi="Consolas" w:cs="Consolas"/>
          <w:sz w:val="16"/>
          <w:szCs w:val="19"/>
          <w:rPrChange w:id="1933" w:author="Author">
            <w:rPr>
              <w:rFonts w:ascii="Consolas" w:hAnsi="Consolas" w:cs="Consolas"/>
              <w:sz w:val="19"/>
              <w:szCs w:val="19"/>
            </w:rPr>
          </w:rPrChange>
        </w:rPr>
        <w:t xml:space="preserve"> sender, </w:t>
      </w:r>
      <w:proofErr w:type="spellStart"/>
      <w:r w:rsidRPr="003D36FB">
        <w:rPr>
          <w:rFonts w:ascii="Consolas" w:hAnsi="Consolas" w:cs="Consolas"/>
          <w:color w:val="2B91AF"/>
          <w:sz w:val="16"/>
          <w:szCs w:val="19"/>
          <w:rPrChange w:id="1934" w:author="Author">
            <w:rPr>
              <w:rFonts w:ascii="Consolas" w:hAnsi="Consolas" w:cs="Consolas"/>
              <w:color w:val="2B91AF"/>
              <w:sz w:val="19"/>
              <w:szCs w:val="19"/>
            </w:rPr>
          </w:rPrChange>
        </w:rPr>
        <w:t>EventArgs</w:t>
      </w:r>
      <w:proofErr w:type="spellEnd"/>
      <w:r w:rsidRPr="003D36FB">
        <w:rPr>
          <w:rFonts w:ascii="Consolas" w:hAnsi="Consolas" w:cs="Consolas"/>
          <w:sz w:val="16"/>
          <w:szCs w:val="19"/>
          <w:rPrChange w:id="1935" w:author="Author">
            <w:rPr>
              <w:rFonts w:ascii="Consolas" w:hAnsi="Consolas" w:cs="Consolas"/>
              <w:sz w:val="19"/>
              <w:szCs w:val="19"/>
            </w:rPr>
          </w:rPrChange>
        </w:rPr>
        <w:t xml:space="preserve"> e)</w:t>
      </w:r>
      <w:r w:rsidRPr="003D36FB">
        <w:rPr>
          <w:rFonts w:ascii="Consolas" w:hAnsi="Consolas" w:cs="Consolas"/>
          <w:sz w:val="16"/>
          <w:szCs w:val="19"/>
          <w:rPrChange w:id="1936" w:author="Author">
            <w:rPr>
              <w:rFonts w:ascii="Consolas" w:hAnsi="Consolas" w:cs="Consolas"/>
              <w:sz w:val="19"/>
              <w:szCs w:val="19"/>
            </w:rPr>
          </w:rPrChange>
        </w:rPr>
        <w:br/>
        <w:t xml:space="preserve">    {</w:t>
      </w:r>
      <w:r w:rsidRPr="003D36FB">
        <w:rPr>
          <w:rFonts w:ascii="Consolas" w:hAnsi="Consolas" w:cs="Consolas"/>
          <w:sz w:val="16"/>
          <w:szCs w:val="19"/>
          <w:rPrChange w:id="1937" w:author="Author">
            <w:rPr>
              <w:rFonts w:ascii="Consolas" w:hAnsi="Consolas" w:cs="Consolas"/>
              <w:sz w:val="19"/>
              <w:szCs w:val="19"/>
            </w:rPr>
          </w:rPrChange>
        </w:rPr>
        <w:br/>
        <w:t xml:space="preserve">        </w:t>
      </w:r>
      <w:r w:rsidRPr="003D36FB">
        <w:rPr>
          <w:rFonts w:ascii="Consolas" w:hAnsi="Consolas" w:cs="Consolas"/>
          <w:color w:val="0000FF"/>
          <w:sz w:val="16"/>
          <w:szCs w:val="19"/>
          <w:highlight w:val="yellow"/>
          <w:rPrChange w:id="1938" w:author="Author">
            <w:rPr>
              <w:rFonts w:ascii="Consolas" w:hAnsi="Consolas" w:cs="Consolas"/>
              <w:color w:val="0000FF"/>
              <w:sz w:val="19"/>
              <w:szCs w:val="19"/>
              <w:highlight w:val="yellow"/>
            </w:rPr>
          </w:rPrChange>
        </w:rPr>
        <w:t>string</w:t>
      </w:r>
      <w:r w:rsidRPr="003D36FB">
        <w:rPr>
          <w:rFonts w:ascii="Consolas" w:hAnsi="Consolas" w:cs="Consolas"/>
          <w:sz w:val="16"/>
          <w:szCs w:val="19"/>
          <w:highlight w:val="yellow"/>
          <w:rPrChange w:id="1939" w:author="Author">
            <w:rPr>
              <w:rFonts w:ascii="Consolas" w:hAnsi="Consolas" w:cs="Consolas"/>
              <w:sz w:val="19"/>
              <w:szCs w:val="19"/>
              <w:highlight w:val="yellow"/>
            </w:rPr>
          </w:rPrChange>
        </w:rPr>
        <w:t xml:space="preserve"> text = ((</w:t>
      </w:r>
      <w:proofErr w:type="spellStart"/>
      <w:r w:rsidRPr="003D36FB">
        <w:rPr>
          <w:rFonts w:ascii="Consolas" w:hAnsi="Consolas" w:cs="Consolas"/>
          <w:color w:val="2B91AF"/>
          <w:sz w:val="16"/>
          <w:szCs w:val="19"/>
          <w:highlight w:val="yellow"/>
          <w:rPrChange w:id="1940" w:author="Author">
            <w:rPr>
              <w:rFonts w:ascii="Consolas" w:hAnsi="Consolas" w:cs="Consolas"/>
              <w:color w:val="2B91AF"/>
              <w:sz w:val="19"/>
              <w:szCs w:val="19"/>
              <w:highlight w:val="yellow"/>
            </w:rPr>
          </w:rPrChange>
        </w:rPr>
        <w:t>TextBox</w:t>
      </w:r>
      <w:proofErr w:type="spellEnd"/>
      <w:r w:rsidRPr="003D36FB">
        <w:rPr>
          <w:rFonts w:ascii="Consolas" w:hAnsi="Consolas" w:cs="Consolas"/>
          <w:sz w:val="16"/>
          <w:szCs w:val="19"/>
          <w:highlight w:val="yellow"/>
          <w:rPrChange w:id="1941" w:author="Author">
            <w:rPr>
              <w:rFonts w:ascii="Consolas" w:hAnsi="Consolas" w:cs="Consolas"/>
              <w:sz w:val="19"/>
              <w:szCs w:val="19"/>
              <w:highlight w:val="yellow"/>
            </w:rPr>
          </w:rPrChange>
        </w:rPr>
        <w:t>)sender).Text;</w:t>
      </w:r>
      <w:r w:rsidRPr="003D36FB">
        <w:rPr>
          <w:rFonts w:ascii="Consolas" w:hAnsi="Consolas" w:cs="Consolas"/>
          <w:sz w:val="16"/>
          <w:szCs w:val="19"/>
          <w:rPrChange w:id="1942" w:author="Author">
            <w:rPr>
              <w:rFonts w:ascii="Consolas" w:hAnsi="Consolas" w:cs="Consolas"/>
              <w:sz w:val="19"/>
              <w:szCs w:val="19"/>
            </w:rPr>
          </w:rPrChange>
        </w:rPr>
        <w:br/>
        <w:t xml:space="preserve">        </w:t>
      </w:r>
      <w:r w:rsidRPr="003D36FB">
        <w:rPr>
          <w:rFonts w:ascii="Consolas" w:hAnsi="Consolas" w:cs="Consolas"/>
          <w:color w:val="008000"/>
          <w:sz w:val="16"/>
          <w:szCs w:val="19"/>
          <w:rPrChange w:id="1943" w:author="Author">
            <w:rPr>
              <w:rFonts w:ascii="Consolas" w:hAnsi="Consolas" w:cs="Consolas"/>
              <w:color w:val="008000"/>
              <w:sz w:val="19"/>
              <w:szCs w:val="19"/>
            </w:rPr>
          </w:rPrChange>
        </w:rPr>
        <w:t>// And now we can forget about sender and e parameters...</w:t>
      </w:r>
      <w:r w:rsidRPr="003D36FB">
        <w:rPr>
          <w:rFonts w:ascii="Consolas" w:hAnsi="Consolas" w:cs="Consolas"/>
          <w:color w:val="008000"/>
          <w:sz w:val="16"/>
          <w:szCs w:val="19"/>
          <w:rPrChange w:id="1944" w:author="Author">
            <w:rPr>
              <w:rFonts w:ascii="Consolas" w:hAnsi="Consolas" w:cs="Consolas"/>
              <w:color w:val="008000"/>
              <w:sz w:val="19"/>
              <w:szCs w:val="19"/>
            </w:rPr>
          </w:rPrChange>
        </w:rPr>
        <w:br/>
      </w:r>
      <w:r w:rsidRPr="003D36FB">
        <w:rPr>
          <w:rFonts w:ascii="Consolas" w:hAnsi="Consolas" w:cs="Consolas"/>
          <w:sz w:val="16"/>
          <w:szCs w:val="19"/>
          <w:rPrChange w:id="1945" w:author="Author">
            <w:rPr>
              <w:rFonts w:ascii="Consolas" w:hAnsi="Consolas" w:cs="Consolas"/>
              <w:sz w:val="19"/>
              <w:szCs w:val="19"/>
            </w:rPr>
          </w:rPrChange>
        </w:rPr>
        <w:t xml:space="preserve">    }</w:t>
      </w:r>
      <w:r w:rsidRPr="003D36FB">
        <w:rPr>
          <w:rFonts w:ascii="Consolas" w:hAnsi="Consolas" w:cs="Consolas"/>
          <w:sz w:val="16"/>
          <w:szCs w:val="19"/>
          <w:rPrChange w:id="1946" w:author="Author">
            <w:rPr>
              <w:rFonts w:ascii="Consolas" w:hAnsi="Consolas" w:cs="Consolas"/>
              <w:sz w:val="19"/>
              <w:szCs w:val="19"/>
            </w:rPr>
          </w:rPrChange>
        </w:rPr>
        <w:br/>
      </w:r>
      <w:r w:rsidRPr="003D36FB">
        <w:rPr>
          <w:sz w:val="18"/>
          <w:rPrChange w:id="1947" w:author="Author">
            <w:rPr/>
          </w:rPrChange>
        </w:rPr>
        <w:br/>
      </w:r>
      <w:r w:rsidR="00F5215C" w:rsidRPr="003D36FB">
        <w:rPr>
          <w:sz w:val="18"/>
          <w:rPrChange w:id="1948" w:author="Author">
            <w:rPr/>
          </w:rPrChange>
        </w:rPr>
        <w:t xml:space="preserve">What we’ve really done here is mimicking data-intensive “sequence operators” in an imperative way. The first sample shows a </w:t>
      </w:r>
      <w:r w:rsidR="00F5215C" w:rsidRPr="003D36FB">
        <w:rPr>
          <w:i/>
          <w:sz w:val="18"/>
          <w:rPrChange w:id="1949" w:author="Author">
            <w:rPr>
              <w:i/>
            </w:rPr>
          </w:rPrChange>
        </w:rPr>
        <w:t>filter</w:t>
      </w:r>
      <w:r w:rsidR="00F5215C" w:rsidRPr="003D36FB">
        <w:rPr>
          <w:sz w:val="18"/>
          <w:rPrChange w:id="1950" w:author="Author">
            <w:rPr/>
          </w:rPrChange>
        </w:rPr>
        <w:t xml:space="preserve"> using an if-statement; the second one embodies a </w:t>
      </w:r>
      <w:r w:rsidR="00F5215C" w:rsidRPr="003D36FB">
        <w:rPr>
          <w:i/>
          <w:sz w:val="18"/>
          <w:rPrChange w:id="1951" w:author="Author">
            <w:rPr>
              <w:i/>
            </w:rPr>
          </w:rPrChange>
        </w:rPr>
        <w:t>projection</w:t>
      </w:r>
      <w:r w:rsidR="00F5215C" w:rsidRPr="003D36FB">
        <w:rPr>
          <w:sz w:val="18"/>
          <w:rPrChange w:id="1952" w:author="Author">
            <w:rPr/>
          </w:rPrChange>
        </w:rPr>
        <w:t xml:space="preserve"> using another local variable. In doing so, we’ve lost an important property though. </w:t>
      </w:r>
      <w:r w:rsidR="00F5215C" w:rsidRPr="003D36FB">
        <w:rPr>
          <w:sz w:val="18"/>
          <w:rPrChange w:id="1953" w:author="Author">
            <w:rPr/>
          </w:rPrChange>
        </w:rPr>
        <w:lastRenderedPageBreak/>
        <w:t>The parts omitted by green comments no longer directly operate on an event but are lost in a sea of imperative code. In other words, it’s not possible to filter an event and get another event back.</w:t>
      </w:r>
      <w:r w:rsidRPr="003D36FB">
        <w:rPr>
          <w:sz w:val="18"/>
          <w:rPrChange w:id="1954" w:author="Author">
            <w:rPr/>
          </w:rPrChange>
        </w:rPr>
        <w:br/>
      </w:r>
    </w:p>
    <w:p w:rsidR="00790D75" w:rsidRPr="003D36FB" w:rsidRDefault="00F5215C" w:rsidP="00790D75">
      <w:pPr>
        <w:pStyle w:val="ListParagraph"/>
        <w:numPr>
          <w:ilvl w:val="0"/>
          <w:numId w:val="8"/>
        </w:numPr>
        <w:autoSpaceDE w:val="0"/>
        <w:autoSpaceDN w:val="0"/>
        <w:adjustRightInd w:val="0"/>
        <w:spacing w:after="0" w:line="240" w:lineRule="auto"/>
        <w:rPr>
          <w:sz w:val="18"/>
          <w:rPrChange w:id="1955" w:author="Author">
            <w:rPr/>
          </w:rPrChange>
        </w:rPr>
      </w:pPr>
      <w:r w:rsidRPr="003D36FB">
        <w:rPr>
          <w:sz w:val="18"/>
          <w:rPrChange w:id="1956" w:author="Author">
            <w:rPr/>
          </w:rPrChange>
        </w:rPr>
        <w:t xml:space="preserve">In the brave new Rx world, we can do better than this. Since observable sequences have gotten a first-class status by representing them as IObservable&lt;T&gt; </w:t>
      </w:r>
      <w:r w:rsidRPr="003D36FB">
        <w:rPr>
          <w:i/>
          <w:sz w:val="18"/>
          <w:rPrChange w:id="1957" w:author="Author">
            <w:rPr>
              <w:i/>
            </w:rPr>
          </w:rPrChange>
        </w:rPr>
        <w:t>objects</w:t>
      </w:r>
      <w:r w:rsidRPr="003D36FB">
        <w:rPr>
          <w:sz w:val="18"/>
          <w:rPrChange w:id="1958" w:author="Author">
            <w:rPr/>
          </w:rPrChange>
        </w:rPr>
        <w:t xml:space="preserve">, we can provide operators over them by providing a whole set of </w:t>
      </w:r>
      <w:r w:rsidR="00790D75" w:rsidRPr="003D36FB">
        <w:rPr>
          <w:i/>
          <w:sz w:val="18"/>
          <w:rPrChange w:id="1959" w:author="Author">
            <w:rPr>
              <w:i/>
            </w:rPr>
          </w:rPrChange>
        </w:rPr>
        <w:t>(generic extension) m</w:t>
      </w:r>
      <w:r w:rsidRPr="003D36FB">
        <w:rPr>
          <w:i/>
          <w:sz w:val="18"/>
          <w:rPrChange w:id="1960" w:author="Author">
            <w:rPr>
              <w:i/>
            </w:rPr>
          </w:rPrChange>
        </w:rPr>
        <w:t>ethods</w:t>
      </w:r>
      <w:r w:rsidRPr="003D36FB">
        <w:rPr>
          <w:sz w:val="18"/>
          <w:rPrChange w:id="1961" w:author="Author">
            <w:rPr/>
          </w:rPrChange>
        </w:rPr>
        <w:t>.</w:t>
      </w:r>
      <w:r w:rsidR="00790D75" w:rsidRPr="003D36FB">
        <w:rPr>
          <w:sz w:val="18"/>
          <w:rPrChange w:id="1962" w:author="Author">
            <w:rPr/>
          </w:rPrChange>
        </w:rPr>
        <w:t xml:space="preserve"> By ensuring some of those methods have the right signature, LINQ syntax works out of the box. Let’s have a look at how we’d revamp the imperative event handler code above using those query operators over observable sequences. First, let’s turn the event-based input sequences into what we wish they’d look like:</w:t>
      </w:r>
      <w:r w:rsidR="00790D75" w:rsidRPr="003D36FB">
        <w:rPr>
          <w:sz w:val="18"/>
          <w:rPrChange w:id="1963" w:author="Author">
            <w:rPr/>
          </w:rPrChange>
        </w:rPr>
        <w:br/>
      </w:r>
      <w:r w:rsidR="00790D75" w:rsidRPr="003D36FB">
        <w:rPr>
          <w:sz w:val="18"/>
          <w:rPrChange w:id="1964" w:author="Author">
            <w:rPr/>
          </w:rPrChange>
        </w:rPr>
        <w:br/>
      </w:r>
      <w:r w:rsidR="00790D75" w:rsidRPr="003D36FB">
        <w:rPr>
          <w:rFonts w:ascii="Consolas" w:hAnsi="Consolas" w:cs="Consolas"/>
          <w:sz w:val="16"/>
          <w:szCs w:val="19"/>
          <w:rPrChange w:id="1965" w:author="Author">
            <w:rPr>
              <w:rFonts w:ascii="Consolas" w:hAnsi="Consolas" w:cs="Consolas"/>
              <w:sz w:val="19"/>
              <w:szCs w:val="19"/>
            </w:rPr>
          </w:rPrChange>
        </w:rPr>
        <w:t xml:space="preserve">    </w:t>
      </w:r>
      <w:proofErr w:type="spellStart"/>
      <w:r w:rsidR="00790D75" w:rsidRPr="003D36FB">
        <w:rPr>
          <w:rFonts w:ascii="Consolas" w:hAnsi="Consolas" w:cs="Consolas"/>
          <w:color w:val="0000FF"/>
          <w:sz w:val="16"/>
          <w:szCs w:val="19"/>
          <w:rPrChange w:id="1966" w:author="Author">
            <w:rPr>
              <w:rFonts w:ascii="Consolas" w:hAnsi="Consolas" w:cs="Consolas"/>
              <w:color w:val="0000FF"/>
              <w:sz w:val="19"/>
              <w:szCs w:val="19"/>
            </w:rPr>
          </w:rPrChange>
        </w:rPr>
        <w:t>var</w:t>
      </w:r>
      <w:proofErr w:type="spellEnd"/>
      <w:r w:rsidR="00790D75" w:rsidRPr="003D36FB">
        <w:rPr>
          <w:rFonts w:ascii="Consolas" w:hAnsi="Consolas" w:cs="Consolas"/>
          <w:sz w:val="16"/>
          <w:szCs w:val="19"/>
          <w:rPrChange w:id="1967" w:author="Author">
            <w:rPr>
              <w:rFonts w:ascii="Consolas" w:hAnsi="Consolas" w:cs="Consolas"/>
              <w:sz w:val="19"/>
              <w:szCs w:val="19"/>
            </w:rPr>
          </w:rPrChange>
        </w:rPr>
        <w:t xml:space="preserve"> moves = </w:t>
      </w:r>
      <w:r w:rsidR="00790D75" w:rsidRPr="003D36FB">
        <w:rPr>
          <w:rFonts w:ascii="Consolas" w:hAnsi="Consolas" w:cs="Consolas"/>
          <w:color w:val="0000FF"/>
          <w:sz w:val="16"/>
          <w:szCs w:val="19"/>
          <w:rPrChange w:id="1968" w:author="Author">
            <w:rPr>
              <w:rFonts w:ascii="Consolas" w:hAnsi="Consolas" w:cs="Consolas"/>
              <w:color w:val="0000FF"/>
              <w:sz w:val="19"/>
              <w:szCs w:val="19"/>
            </w:rPr>
          </w:rPrChange>
        </w:rPr>
        <w:t>from</w:t>
      </w:r>
      <w:r w:rsidR="00790D75" w:rsidRPr="003D36FB">
        <w:rPr>
          <w:rFonts w:ascii="Consolas" w:hAnsi="Consolas" w:cs="Consolas"/>
          <w:sz w:val="16"/>
          <w:szCs w:val="19"/>
          <w:rPrChange w:id="1969" w:author="Author">
            <w:rPr>
              <w:rFonts w:ascii="Consolas" w:hAnsi="Consolas" w:cs="Consolas"/>
              <w:sz w:val="19"/>
              <w:szCs w:val="19"/>
            </w:rPr>
          </w:rPrChange>
        </w:rPr>
        <w:t xml:space="preserve"> </w:t>
      </w:r>
      <w:proofErr w:type="spellStart"/>
      <w:r w:rsidR="00790D75" w:rsidRPr="003D36FB">
        <w:rPr>
          <w:rFonts w:ascii="Consolas" w:hAnsi="Consolas" w:cs="Consolas"/>
          <w:sz w:val="16"/>
          <w:szCs w:val="19"/>
          <w:rPrChange w:id="1970" w:author="Author">
            <w:rPr>
              <w:rFonts w:ascii="Consolas" w:hAnsi="Consolas" w:cs="Consolas"/>
              <w:sz w:val="19"/>
              <w:szCs w:val="19"/>
            </w:rPr>
          </w:rPrChange>
        </w:rPr>
        <w:t>evt</w:t>
      </w:r>
      <w:proofErr w:type="spellEnd"/>
      <w:r w:rsidR="00790D75" w:rsidRPr="003D36FB">
        <w:rPr>
          <w:rFonts w:ascii="Consolas" w:hAnsi="Consolas" w:cs="Consolas"/>
          <w:sz w:val="16"/>
          <w:szCs w:val="19"/>
          <w:rPrChange w:id="1971" w:author="Author">
            <w:rPr>
              <w:rFonts w:ascii="Consolas" w:hAnsi="Consolas" w:cs="Consolas"/>
              <w:sz w:val="19"/>
              <w:szCs w:val="19"/>
            </w:rPr>
          </w:rPrChange>
        </w:rPr>
        <w:t xml:space="preserve"> </w:t>
      </w:r>
      <w:r w:rsidR="00790D75" w:rsidRPr="003D36FB">
        <w:rPr>
          <w:rFonts w:ascii="Consolas" w:hAnsi="Consolas" w:cs="Consolas"/>
          <w:color w:val="0000FF"/>
          <w:sz w:val="16"/>
          <w:szCs w:val="19"/>
          <w:rPrChange w:id="1972" w:author="Author">
            <w:rPr>
              <w:rFonts w:ascii="Consolas" w:hAnsi="Consolas" w:cs="Consolas"/>
              <w:color w:val="0000FF"/>
              <w:sz w:val="19"/>
              <w:szCs w:val="19"/>
            </w:rPr>
          </w:rPrChange>
        </w:rPr>
        <w:t>in</w:t>
      </w:r>
      <w:r w:rsidR="00790D75" w:rsidRPr="003D36FB">
        <w:rPr>
          <w:rFonts w:ascii="Consolas" w:hAnsi="Consolas" w:cs="Consolas"/>
          <w:sz w:val="16"/>
          <w:szCs w:val="19"/>
          <w:rPrChange w:id="1973" w:author="Author">
            <w:rPr>
              <w:rFonts w:ascii="Consolas" w:hAnsi="Consolas" w:cs="Consolas"/>
              <w:sz w:val="19"/>
              <w:szCs w:val="19"/>
            </w:rPr>
          </w:rPrChange>
        </w:rPr>
        <w:t xml:space="preserve"> </w:t>
      </w:r>
      <w:proofErr w:type="spellStart"/>
      <w:r w:rsidR="00790D75" w:rsidRPr="003D36FB">
        <w:rPr>
          <w:rFonts w:ascii="Consolas" w:hAnsi="Consolas" w:cs="Consolas"/>
          <w:color w:val="2B91AF"/>
          <w:sz w:val="16"/>
          <w:szCs w:val="19"/>
          <w:rPrChange w:id="1974" w:author="Author">
            <w:rPr>
              <w:rFonts w:ascii="Consolas" w:hAnsi="Consolas" w:cs="Consolas"/>
              <w:color w:val="2B91AF"/>
              <w:sz w:val="19"/>
              <w:szCs w:val="19"/>
            </w:rPr>
          </w:rPrChange>
        </w:rPr>
        <w:t>Observable</w:t>
      </w:r>
      <w:r w:rsidR="00790D75" w:rsidRPr="003D36FB">
        <w:rPr>
          <w:rFonts w:ascii="Consolas" w:hAnsi="Consolas" w:cs="Consolas"/>
          <w:sz w:val="16"/>
          <w:szCs w:val="19"/>
          <w:rPrChange w:id="1975" w:author="Author">
            <w:rPr>
              <w:rFonts w:ascii="Consolas" w:hAnsi="Consolas" w:cs="Consolas"/>
              <w:sz w:val="19"/>
              <w:szCs w:val="19"/>
            </w:rPr>
          </w:rPrChange>
        </w:rPr>
        <w:t>.FromEvent</w:t>
      </w:r>
      <w:r w:rsidR="0076418C" w:rsidRPr="003D36FB">
        <w:rPr>
          <w:rFonts w:ascii="Consolas" w:hAnsi="Consolas" w:cs="Consolas"/>
          <w:sz w:val="16"/>
          <w:szCs w:val="19"/>
          <w:rPrChange w:id="1976" w:author="Author">
            <w:rPr>
              <w:rFonts w:ascii="Consolas" w:hAnsi="Consolas" w:cs="Consolas"/>
              <w:sz w:val="19"/>
              <w:szCs w:val="19"/>
            </w:rPr>
          </w:rPrChange>
        </w:rPr>
        <w:t>Pattern</w:t>
      </w:r>
      <w:proofErr w:type="spellEnd"/>
      <w:r w:rsidR="00790D75" w:rsidRPr="003D36FB">
        <w:rPr>
          <w:rFonts w:ascii="Consolas" w:hAnsi="Consolas" w:cs="Consolas"/>
          <w:sz w:val="16"/>
          <w:szCs w:val="19"/>
          <w:rPrChange w:id="1977" w:author="Author">
            <w:rPr>
              <w:rFonts w:ascii="Consolas" w:hAnsi="Consolas" w:cs="Consolas"/>
              <w:sz w:val="19"/>
              <w:szCs w:val="19"/>
            </w:rPr>
          </w:rPrChange>
        </w:rPr>
        <w:t>&lt;</w:t>
      </w:r>
      <w:proofErr w:type="spellStart"/>
      <w:r w:rsidR="00790D75" w:rsidRPr="003D36FB">
        <w:rPr>
          <w:rFonts w:ascii="Consolas" w:hAnsi="Consolas" w:cs="Consolas"/>
          <w:color w:val="2B91AF"/>
          <w:sz w:val="16"/>
          <w:szCs w:val="19"/>
          <w:rPrChange w:id="1978" w:author="Author">
            <w:rPr>
              <w:rFonts w:ascii="Consolas" w:hAnsi="Consolas" w:cs="Consolas"/>
              <w:color w:val="2B91AF"/>
              <w:sz w:val="19"/>
              <w:szCs w:val="19"/>
            </w:rPr>
          </w:rPrChange>
        </w:rPr>
        <w:t>MouseEventArgs</w:t>
      </w:r>
      <w:proofErr w:type="spellEnd"/>
      <w:r w:rsidR="00790D75" w:rsidRPr="003D36FB">
        <w:rPr>
          <w:rFonts w:ascii="Consolas" w:hAnsi="Consolas" w:cs="Consolas"/>
          <w:sz w:val="16"/>
          <w:szCs w:val="19"/>
          <w:rPrChange w:id="1979" w:author="Author">
            <w:rPr>
              <w:rFonts w:ascii="Consolas" w:hAnsi="Consolas" w:cs="Consolas"/>
              <w:sz w:val="19"/>
              <w:szCs w:val="19"/>
            </w:rPr>
          </w:rPrChange>
        </w:rPr>
        <w:t>&gt;(</w:t>
      </w:r>
      <w:proofErr w:type="spellStart"/>
      <w:r w:rsidR="00790D75" w:rsidRPr="003D36FB">
        <w:rPr>
          <w:rFonts w:ascii="Consolas" w:hAnsi="Consolas" w:cs="Consolas"/>
          <w:sz w:val="16"/>
          <w:szCs w:val="19"/>
          <w:rPrChange w:id="1980" w:author="Author">
            <w:rPr>
              <w:rFonts w:ascii="Consolas" w:hAnsi="Consolas" w:cs="Consolas"/>
              <w:sz w:val="19"/>
              <w:szCs w:val="19"/>
            </w:rPr>
          </w:rPrChange>
        </w:rPr>
        <w:t>frm</w:t>
      </w:r>
      <w:proofErr w:type="spellEnd"/>
      <w:r w:rsidR="00790D75" w:rsidRPr="003D36FB">
        <w:rPr>
          <w:rFonts w:ascii="Consolas" w:hAnsi="Consolas" w:cs="Consolas"/>
          <w:sz w:val="16"/>
          <w:szCs w:val="19"/>
          <w:rPrChange w:id="1981" w:author="Author">
            <w:rPr>
              <w:rFonts w:ascii="Consolas" w:hAnsi="Consolas" w:cs="Consolas"/>
              <w:sz w:val="19"/>
              <w:szCs w:val="19"/>
            </w:rPr>
          </w:rPrChange>
        </w:rPr>
        <w:t xml:space="preserve">, </w:t>
      </w:r>
      <w:r w:rsidR="00790D75" w:rsidRPr="003D36FB">
        <w:rPr>
          <w:rFonts w:ascii="Consolas" w:hAnsi="Consolas" w:cs="Consolas"/>
          <w:color w:val="A31515"/>
          <w:sz w:val="16"/>
          <w:szCs w:val="19"/>
          <w:rPrChange w:id="1982" w:author="Author">
            <w:rPr>
              <w:rFonts w:ascii="Consolas" w:hAnsi="Consolas" w:cs="Consolas"/>
              <w:color w:val="A31515"/>
              <w:sz w:val="19"/>
              <w:szCs w:val="19"/>
            </w:rPr>
          </w:rPrChange>
        </w:rPr>
        <w:t>"</w:t>
      </w:r>
      <w:proofErr w:type="spellStart"/>
      <w:r w:rsidR="00790D75" w:rsidRPr="003D36FB">
        <w:rPr>
          <w:rFonts w:ascii="Consolas" w:hAnsi="Consolas" w:cs="Consolas"/>
          <w:color w:val="A31515"/>
          <w:sz w:val="16"/>
          <w:szCs w:val="19"/>
          <w:rPrChange w:id="1983" w:author="Author">
            <w:rPr>
              <w:rFonts w:ascii="Consolas" w:hAnsi="Consolas" w:cs="Consolas"/>
              <w:color w:val="A31515"/>
              <w:sz w:val="19"/>
              <w:szCs w:val="19"/>
            </w:rPr>
          </w:rPrChange>
        </w:rPr>
        <w:t>MouseMove</w:t>
      </w:r>
      <w:proofErr w:type="spellEnd"/>
      <w:r w:rsidR="00790D75" w:rsidRPr="003D36FB">
        <w:rPr>
          <w:rFonts w:ascii="Consolas" w:hAnsi="Consolas" w:cs="Consolas"/>
          <w:color w:val="A31515"/>
          <w:sz w:val="16"/>
          <w:szCs w:val="19"/>
          <w:rPrChange w:id="1984" w:author="Author">
            <w:rPr>
              <w:rFonts w:ascii="Consolas" w:hAnsi="Consolas" w:cs="Consolas"/>
              <w:color w:val="A31515"/>
              <w:sz w:val="19"/>
              <w:szCs w:val="19"/>
            </w:rPr>
          </w:rPrChange>
        </w:rPr>
        <w:t>"</w:t>
      </w:r>
      <w:r w:rsidR="00790D75" w:rsidRPr="003D36FB">
        <w:rPr>
          <w:rFonts w:ascii="Consolas" w:hAnsi="Consolas" w:cs="Consolas"/>
          <w:sz w:val="16"/>
          <w:szCs w:val="19"/>
          <w:rPrChange w:id="1985" w:author="Author">
            <w:rPr>
              <w:rFonts w:ascii="Consolas" w:hAnsi="Consolas" w:cs="Consolas"/>
              <w:sz w:val="19"/>
              <w:szCs w:val="19"/>
            </w:rPr>
          </w:rPrChange>
        </w:rPr>
        <w:t>)</w:t>
      </w:r>
      <w:r w:rsidR="00790D75" w:rsidRPr="003D36FB">
        <w:rPr>
          <w:rFonts w:ascii="Consolas" w:hAnsi="Consolas" w:cs="Consolas"/>
          <w:sz w:val="16"/>
          <w:szCs w:val="19"/>
          <w:rPrChange w:id="1986" w:author="Author">
            <w:rPr>
              <w:rFonts w:ascii="Consolas" w:hAnsi="Consolas" w:cs="Consolas"/>
              <w:sz w:val="19"/>
              <w:szCs w:val="19"/>
            </w:rPr>
          </w:rPrChange>
        </w:rPr>
        <w:br/>
        <w:t xml:space="preserve">                </w:t>
      </w:r>
      <w:r w:rsidR="00790D75" w:rsidRPr="003D36FB">
        <w:rPr>
          <w:rFonts w:ascii="Consolas" w:hAnsi="Consolas" w:cs="Consolas"/>
          <w:color w:val="0000FF"/>
          <w:sz w:val="16"/>
          <w:szCs w:val="19"/>
          <w:highlight w:val="yellow"/>
          <w:rPrChange w:id="1987" w:author="Author">
            <w:rPr>
              <w:rFonts w:ascii="Consolas" w:hAnsi="Consolas" w:cs="Consolas"/>
              <w:color w:val="0000FF"/>
              <w:sz w:val="19"/>
              <w:szCs w:val="19"/>
              <w:highlight w:val="yellow"/>
            </w:rPr>
          </w:rPrChange>
        </w:rPr>
        <w:t>select</w:t>
      </w:r>
      <w:r w:rsidR="00790D75" w:rsidRPr="003D36FB">
        <w:rPr>
          <w:rFonts w:ascii="Consolas" w:hAnsi="Consolas" w:cs="Consolas"/>
          <w:sz w:val="16"/>
          <w:szCs w:val="19"/>
          <w:highlight w:val="yellow"/>
          <w:rPrChange w:id="1988" w:author="Author">
            <w:rPr>
              <w:rFonts w:ascii="Consolas" w:hAnsi="Consolas" w:cs="Consolas"/>
              <w:sz w:val="19"/>
              <w:szCs w:val="19"/>
              <w:highlight w:val="yellow"/>
            </w:rPr>
          </w:rPrChange>
        </w:rPr>
        <w:t xml:space="preserve"> </w:t>
      </w:r>
      <w:proofErr w:type="spellStart"/>
      <w:r w:rsidR="00790D75" w:rsidRPr="003D36FB">
        <w:rPr>
          <w:rFonts w:ascii="Consolas" w:hAnsi="Consolas" w:cs="Consolas"/>
          <w:sz w:val="16"/>
          <w:szCs w:val="19"/>
          <w:highlight w:val="yellow"/>
          <w:rPrChange w:id="1989" w:author="Author">
            <w:rPr>
              <w:rFonts w:ascii="Consolas" w:hAnsi="Consolas" w:cs="Consolas"/>
              <w:sz w:val="19"/>
              <w:szCs w:val="19"/>
              <w:highlight w:val="yellow"/>
            </w:rPr>
          </w:rPrChange>
        </w:rPr>
        <w:t>evt.EventArgs.Location</w:t>
      </w:r>
      <w:proofErr w:type="spellEnd"/>
      <w:r w:rsidR="00790D75" w:rsidRPr="003D36FB">
        <w:rPr>
          <w:rFonts w:ascii="Consolas" w:hAnsi="Consolas" w:cs="Consolas"/>
          <w:sz w:val="16"/>
          <w:szCs w:val="19"/>
          <w:rPrChange w:id="1990" w:author="Author">
            <w:rPr>
              <w:rFonts w:ascii="Consolas" w:hAnsi="Consolas" w:cs="Consolas"/>
              <w:sz w:val="19"/>
              <w:szCs w:val="19"/>
            </w:rPr>
          </w:rPrChange>
        </w:rPr>
        <w:t>;</w:t>
      </w:r>
      <w:r w:rsidR="00790D75" w:rsidRPr="003D36FB">
        <w:rPr>
          <w:rFonts w:ascii="Consolas" w:hAnsi="Consolas" w:cs="Consolas"/>
          <w:sz w:val="16"/>
          <w:szCs w:val="19"/>
          <w:rPrChange w:id="1991" w:author="Author">
            <w:rPr>
              <w:rFonts w:ascii="Consolas" w:hAnsi="Consolas" w:cs="Consolas"/>
              <w:sz w:val="19"/>
              <w:szCs w:val="19"/>
            </w:rPr>
          </w:rPrChange>
        </w:rPr>
        <w:br/>
      </w:r>
      <w:r w:rsidR="00790D75" w:rsidRPr="003D36FB">
        <w:rPr>
          <w:rFonts w:ascii="Consolas" w:hAnsi="Consolas" w:cs="Consolas"/>
          <w:sz w:val="16"/>
          <w:szCs w:val="19"/>
          <w:rPrChange w:id="1992" w:author="Author">
            <w:rPr>
              <w:rFonts w:ascii="Consolas" w:hAnsi="Consolas" w:cs="Consolas"/>
              <w:sz w:val="19"/>
              <w:szCs w:val="19"/>
            </w:rPr>
          </w:rPrChange>
        </w:rPr>
        <w:br/>
        <w:t xml:space="preserve">    </w:t>
      </w:r>
      <w:proofErr w:type="spellStart"/>
      <w:r w:rsidR="00790D75" w:rsidRPr="003D36FB">
        <w:rPr>
          <w:rFonts w:ascii="Consolas" w:hAnsi="Consolas" w:cs="Consolas"/>
          <w:color w:val="0000FF"/>
          <w:sz w:val="16"/>
          <w:szCs w:val="19"/>
          <w:rPrChange w:id="1993" w:author="Author">
            <w:rPr>
              <w:rFonts w:ascii="Consolas" w:hAnsi="Consolas" w:cs="Consolas"/>
              <w:color w:val="0000FF"/>
              <w:sz w:val="19"/>
              <w:szCs w:val="19"/>
            </w:rPr>
          </w:rPrChange>
        </w:rPr>
        <w:t>var</w:t>
      </w:r>
      <w:proofErr w:type="spellEnd"/>
      <w:r w:rsidR="00790D75" w:rsidRPr="003D36FB">
        <w:rPr>
          <w:rFonts w:ascii="Consolas" w:hAnsi="Consolas" w:cs="Consolas"/>
          <w:sz w:val="16"/>
          <w:szCs w:val="19"/>
          <w:rPrChange w:id="1994" w:author="Author">
            <w:rPr>
              <w:rFonts w:ascii="Consolas" w:hAnsi="Consolas" w:cs="Consolas"/>
              <w:sz w:val="19"/>
              <w:szCs w:val="19"/>
            </w:rPr>
          </w:rPrChange>
        </w:rPr>
        <w:t xml:space="preserve"> input = </w:t>
      </w:r>
      <w:r w:rsidR="00790D75" w:rsidRPr="003D36FB">
        <w:rPr>
          <w:rFonts w:ascii="Consolas" w:hAnsi="Consolas" w:cs="Consolas"/>
          <w:color w:val="0000FF"/>
          <w:sz w:val="16"/>
          <w:szCs w:val="19"/>
          <w:rPrChange w:id="1995" w:author="Author">
            <w:rPr>
              <w:rFonts w:ascii="Consolas" w:hAnsi="Consolas" w:cs="Consolas"/>
              <w:color w:val="0000FF"/>
              <w:sz w:val="19"/>
              <w:szCs w:val="19"/>
            </w:rPr>
          </w:rPrChange>
        </w:rPr>
        <w:t>from</w:t>
      </w:r>
      <w:r w:rsidR="00790D75" w:rsidRPr="003D36FB">
        <w:rPr>
          <w:rFonts w:ascii="Consolas" w:hAnsi="Consolas" w:cs="Consolas"/>
          <w:sz w:val="16"/>
          <w:szCs w:val="19"/>
          <w:rPrChange w:id="1996" w:author="Author">
            <w:rPr>
              <w:rFonts w:ascii="Consolas" w:hAnsi="Consolas" w:cs="Consolas"/>
              <w:sz w:val="19"/>
              <w:szCs w:val="19"/>
            </w:rPr>
          </w:rPrChange>
        </w:rPr>
        <w:t xml:space="preserve"> </w:t>
      </w:r>
      <w:proofErr w:type="spellStart"/>
      <w:r w:rsidR="00790D75" w:rsidRPr="003D36FB">
        <w:rPr>
          <w:rFonts w:ascii="Consolas" w:hAnsi="Consolas" w:cs="Consolas"/>
          <w:sz w:val="16"/>
          <w:szCs w:val="19"/>
          <w:rPrChange w:id="1997" w:author="Author">
            <w:rPr>
              <w:rFonts w:ascii="Consolas" w:hAnsi="Consolas" w:cs="Consolas"/>
              <w:sz w:val="19"/>
              <w:szCs w:val="19"/>
            </w:rPr>
          </w:rPrChange>
        </w:rPr>
        <w:t>evt</w:t>
      </w:r>
      <w:proofErr w:type="spellEnd"/>
      <w:r w:rsidR="00790D75" w:rsidRPr="003D36FB">
        <w:rPr>
          <w:rFonts w:ascii="Consolas" w:hAnsi="Consolas" w:cs="Consolas"/>
          <w:sz w:val="16"/>
          <w:szCs w:val="19"/>
          <w:rPrChange w:id="1998" w:author="Author">
            <w:rPr>
              <w:rFonts w:ascii="Consolas" w:hAnsi="Consolas" w:cs="Consolas"/>
              <w:sz w:val="19"/>
              <w:szCs w:val="19"/>
            </w:rPr>
          </w:rPrChange>
        </w:rPr>
        <w:t xml:space="preserve"> </w:t>
      </w:r>
      <w:r w:rsidR="00790D75" w:rsidRPr="003D36FB">
        <w:rPr>
          <w:rFonts w:ascii="Consolas" w:hAnsi="Consolas" w:cs="Consolas"/>
          <w:color w:val="0000FF"/>
          <w:sz w:val="16"/>
          <w:szCs w:val="19"/>
          <w:rPrChange w:id="1999" w:author="Author">
            <w:rPr>
              <w:rFonts w:ascii="Consolas" w:hAnsi="Consolas" w:cs="Consolas"/>
              <w:color w:val="0000FF"/>
              <w:sz w:val="19"/>
              <w:szCs w:val="19"/>
            </w:rPr>
          </w:rPrChange>
        </w:rPr>
        <w:t>in</w:t>
      </w:r>
      <w:r w:rsidR="00790D75" w:rsidRPr="003D36FB">
        <w:rPr>
          <w:rFonts w:ascii="Consolas" w:hAnsi="Consolas" w:cs="Consolas"/>
          <w:sz w:val="16"/>
          <w:szCs w:val="19"/>
          <w:rPrChange w:id="2000" w:author="Author">
            <w:rPr>
              <w:rFonts w:ascii="Consolas" w:hAnsi="Consolas" w:cs="Consolas"/>
              <w:sz w:val="19"/>
              <w:szCs w:val="19"/>
            </w:rPr>
          </w:rPrChange>
        </w:rPr>
        <w:t xml:space="preserve"> </w:t>
      </w:r>
      <w:proofErr w:type="spellStart"/>
      <w:r w:rsidR="00790D75" w:rsidRPr="003D36FB">
        <w:rPr>
          <w:rFonts w:ascii="Consolas" w:hAnsi="Consolas" w:cs="Consolas"/>
          <w:color w:val="2B91AF"/>
          <w:sz w:val="16"/>
          <w:szCs w:val="19"/>
          <w:rPrChange w:id="2001" w:author="Author">
            <w:rPr>
              <w:rFonts w:ascii="Consolas" w:hAnsi="Consolas" w:cs="Consolas"/>
              <w:color w:val="2B91AF"/>
              <w:sz w:val="19"/>
              <w:szCs w:val="19"/>
            </w:rPr>
          </w:rPrChange>
        </w:rPr>
        <w:t>Observable</w:t>
      </w:r>
      <w:r w:rsidR="00790D75" w:rsidRPr="003D36FB">
        <w:rPr>
          <w:rFonts w:ascii="Consolas" w:hAnsi="Consolas" w:cs="Consolas"/>
          <w:sz w:val="16"/>
          <w:szCs w:val="19"/>
          <w:rPrChange w:id="2002" w:author="Author">
            <w:rPr>
              <w:rFonts w:ascii="Consolas" w:hAnsi="Consolas" w:cs="Consolas"/>
              <w:sz w:val="19"/>
              <w:szCs w:val="19"/>
            </w:rPr>
          </w:rPrChange>
        </w:rPr>
        <w:t>.FromEvent</w:t>
      </w:r>
      <w:r w:rsidR="0076418C" w:rsidRPr="003D36FB">
        <w:rPr>
          <w:rFonts w:ascii="Consolas" w:hAnsi="Consolas" w:cs="Consolas"/>
          <w:sz w:val="16"/>
          <w:szCs w:val="19"/>
          <w:rPrChange w:id="2003" w:author="Author">
            <w:rPr>
              <w:rFonts w:ascii="Consolas" w:hAnsi="Consolas" w:cs="Consolas"/>
              <w:sz w:val="19"/>
              <w:szCs w:val="19"/>
            </w:rPr>
          </w:rPrChange>
        </w:rPr>
        <w:t>Pattern</w:t>
      </w:r>
      <w:proofErr w:type="spellEnd"/>
      <w:r w:rsidR="00790D75" w:rsidRPr="003D36FB">
        <w:rPr>
          <w:rFonts w:ascii="Consolas" w:hAnsi="Consolas" w:cs="Consolas"/>
          <w:sz w:val="16"/>
          <w:szCs w:val="19"/>
          <w:rPrChange w:id="2004" w:author="Author">
            <w:rPr>
              <w:rFonts w:ascii="Consolas" w:hAnsi="Consolas" w:cs="Consolas"/>
              <w:sz w:val="19"/>
              <w:szCs w:val="19"/>
            </w:rPr>
          </w:rPrChange>
        </w:rPr>
        <w:t xml:space="preserve">(txt, </w:t>
      </w:r>
      <w:r w:rsidR="00790D75" w:rsidRPr="003D36FB">
        <w:rPr>
          <w:rFonts w:ascii="Consolas" w:hAnsi="Consolas" w:cs="Consolas"/>
          <w:color w:val="A31515"/>
          <w:sz w:val="16"/>
          <w:szCs w:val="19"/>
          <w:rPrChange w:id="2005" w:author="Author">
            <w:rPr>
              <w:rFonts w:ascii="Consolas" w:hAnsi="Consolas" w:cs="Consolas"/>
              <w:color w:val="A31515"/>
              <w:sz w:val="19"/>
              <w:szCs w:val="19"/>
            </w:rPr>
          </w:rPrChange>
        </w:rPr>
        <w:t>"</w:t>
      </w:r>
      <w:proofErr w:type="spellStart"/>
      <w:r w:rsidR="00790D75" w:rsidRPr="003D36FB">
        <w:rPr>
          <w:rFonts w:ascii="Consolas" w:hAnsi="Consolas" w:cs="Consolas"/>
          <w:color w:val="A31515"/>
          <w:sz w:val="16"/>
          <w:szCs w:val="19"/>
          <w:rPrChange w:id="2006" w:author="Author">
            <w:rPr>
              <w:rFonts w:ascii="Consolas" w:hAnsi="Consolas" w:cs="Consolas"/>
              <w:color w:val="A31515"/>
              <w:sz w:val="19"/>
              <w:szCs w:val="19"/>
            </w:rPr>
          </w:rPrChange>
        </w:rPr>
        <w:t>TextChanged</w:t>
      </w:r>
      <w:proofErr w:type="spellEnd"/>
      <w:r w:rsidR="00790D75" w:rsidRPr="003D36FB">
        <w:rPr>
          <w:rFonts w:ascii="Consolas" w:hAnsi="Consolas" w:cs="Consolas"/>
          <w:color w:val="A31515"/>
          <w:sz w:val="16"/>
          <w:szCs w:val="19"/>
          <w:rPrChange w:id="2007" w:author="Author">
            <w:rPr>
              <w:rFonts w:ascii="Consolas" w:hAnsi="Consolas" w:cs="Consolas"/>
              <w:color w:val="A31515"/>
              <w:sz w:val="19"/>
              <w:szCs w:val="19"/>
            </w:rPr>
          </w:rPrChange>
        </w:rPr>
        <w:t>"</w:t>
      </w:r>
      <w:r w:rsidR="00790D75" w:rsidRPr="003D36FB">
        <w:rPr>
          <w:rFonts w:ascii="Consolas" w:hAnsi="Consolas" w:cs="Consolas"/>
          <w:sz w:val="16"/>
          <w:szCs w:val="19"/>
          <w:rPrChange w:id="2008" w:author="Author">
            <w:rPr>
              <w:rFonts w:ascii="Consolas" w:hAnsi="Consolas" w:cs="Consolas"/>
              <w:sz w:val="19"/>
              <w:szCs w:val="19"/>
            </w:rPr>
          </w:rPrChange>
        </w:rPr>
        <w:t>)</w:t>
      </w:r>
      <w:r w:rsidR="00790D75" w:rsidRPr="003D36FB">
        <w:rPr>
          <w:rFonts w:ascii="Consolas" w:hAnsi="Consolas" w:cs="Consolas"/>
          <w:sz w:val="16"/>
          <w:szCs w:val="19"/>
          <w:rPrChange w:id="2009" w:author="Author">
            <w:rPr>
              <w:rFonts w:ascii="Consolas" w:hAnsi="Consolas" w:cs="Consolas"/>
              <w:sz w:val="19"/>
              <w:szCs w:val="19"/>
            </w:rPr>
          </w:rPrChange>
        </w:rPr>
        <w:br/>
        <w:t xml:space="preserve">                </w:t>
      </w:r>
      <w:r w:rsidR="00790D75" w:rsidRPr="003D36FB">
        <w:rPr>
          <w:rFonts w:ascii="Consolas" w:hAnsi="Consolas" w:cs="Consolas"/>
          <w:color w:val="0000FF"/>
          <w:sz w:val="16"/>
          <w:szCs w:val="19"/>
          <w:highlight w:val="yellow"/>
          <w:rPrChange w:id="2010" w:author="Author">
            <w:rPr>
              <w:rFonts w:ascii="Consolas" w:hAnsi="Consolas" w:cs="Consolas"/>
              <w:color w:val="0000FF"/>
              <w:sz w:val="19"/>
              <w:szCs w:val="19"/>
              <w:highlight w:val="yellow"/>
            </w:rPr>
          </w:rPrChange>
        </w:rPr>
        <w:t>select</w:t>
      </w:r>
      <w:r w:rsidR="00790D75" w:rsidRPr="003D36FB">
        <w:rPr>
          <w:rFonts w:ascii="Consolas" w:hAnsi="Consolas" w:cs="Consolas"/>
          <w:sz w:val="16"/>
          <w:szCs w:val="19"/>
          <w:highlight w:val="yellow"/>
          <w:rPrChange w:id="2011" w:author="Author">
            <w:rPr>
              <w:rFonts w:ascii="Consolas" w:hAnsi="Consolas" w:cs="Consolas"/>
              <w:sz w:val="19"/>
              <w:szCs w:val="19"/>
              <w:highlight w:val="yellow"/>
            </w:rPr>
          </w:rPrChange>
        </w:rPr>
        <w:t xml:space="preserve"> ((</w:t>
      </w:r>
      <w:proofErr w:type="spellStart"/>
      <w:r w:rsidR="00790D75" w:rsidRPr="003D36FB">
        <w:rPr>
          <w:rFonts w:ascii="Consolas" w:hAnsi="Consolas" w:cs="Consolas"/>
          <w:color w:val="2B91AF"/>
          <w:sz w:val="16"/>
          <w:szCs w:val="19"/>
          <w:highlight w:val="yellow"/>
          <w:rPrChange w:id="2012" w:author="Author">
            <w:rPr>
              <w:rFonts w:ascii="Consolas" w:hAnsi="Consolas" w:cs="Consolas"/>
              <w:color w:val="2B91AF"/>
              <w:sz w:val="19"/>
              <w:szCs w:val="19"/>
              <w:highlight w:val="yellow"/>
            </w:rPr>
          </w:rPrChange>
        </w:rPr>
        <w:t>TextBox</w:t>
      </w:r>
      <w:proofErr w:type="spellEnd"/>
      <w:r w:rsidR="00790D75" w:rsidRPr="003D36FB">
        <w:rPr>
          <w:rFonts w:ascii="Consolas" w:hAnsi="Consolas" w:cs="Consolas"/>
          <w:sz w:val="16"/>
          <w:szCs w:val="19"/>
          <w:highlight w:val="yellow"/>
          <w:rPrChange w:id="2013" w:author="Author">
            <w:rPr>
              <w:rFonts w:ascii="Consolas" w:hAnsi="Consolas" w:cs="Consolas"/>
              <w:sz w:val="19"/>
              <w:szCs w:val="19"/>
              <w:highlight w:val="yellow"/>
            </w:rPr>
          </w:rPrChange>
        </w:rPr>
        <w:t>)</w:t>
      </w:r>
      <w:proofErr w:type="spellStart"/>
      <w:r w:rsidR="00790D75" w:rsidRPr="003D36FB">
        <w:rPr>
          <w:rFonts w:ascii="Consolas" w:hAnsi="Consolas" w:cs="Consolas"/>
          <w:sz w:val="16"/>
          <w:szCs w:val="19"/>
          <w:highlight w:val="yellow"/>
          <w:rPrChange w:id="2014" w:author="Author">
            <w:rPr>
              <w:rFonts w:ascii="Consolas" w:hAnsi="Consolas" w:cs="Consolas"/>
              <w:sz w:val="19"/>
              <w:szCs w:val="19"/>
              <w:highlight w:val="yellow"/>
            </w:rPr>
          </w:rPrChange>
        </w:rPr>
        <w:t>evt.Sender</w:t>
      </w:r>
      <w:proofErr w:type="spellEnd"/>
      <w:r w:rsidR="00790D75" w:rsidRPr="003D36FB">
        <w:rPr>
          <w:rFonts w:ascii="Consolas" w:hAnsi="Consolas" w:cs="Consolas"/>
          <w:sz w:val="16"/>
          <w:szCs w:val="19"/>
          <w:highlight w:val="yellow"/>
          <w:rPrChange w:id="2015" w:author="Author">
            <w:rPr>
              <w:rFonts w:ascii="Consolas" w:hAnsi="Consolas" w:cs="Consolas"/>
              <w:sz w:val="19"/>
              <w:szCs w:val="19"/>
              <w:highlight w:val="yellow"/>
            </w:rPr>
          </w:rPrChange>
        </w:rPr>
        <w:t>).Text</w:t>
      </w:r>
      <w:r w:rsidR="00790D75" w:rsidRPr="003D36FB">
        <w:rPr>
          <w:rFonts w:ascii="Consolas" w:hAnsi="Consolas" w:cs="Consolas"/>
          <w:sz w:val="16"/>
          <w:szCs w:val="19"/>
          <w:rPrChange w:id="2016" w:author="Author">
            <w:rPr>
              <w:rFonts w:ascii="Consolas" w:hAnsi="Consolas" w:cs="Consolas"/>
              <w:sz w:val="19"/>
              <w:szCs w:val="19"/>
            </w:rPr>
          </w:rPrChange>
        </w:rPr>
        <w:t>;</w:t>
      </w:r>
      <w:r w:rsidR="00790D75" w:rsidRPr="003D36FB">
        <w:rPr>
          <w:rFonts w:ascii="Consolas" w:hAnsi="Consolas" w:cs="Consolas"/>
          <w:sz w:val="16"/>
          <w:szCs w:val="19"/>
          <w:rPrChange w:id="2017" w:author="Author">
            <w:rPr>
              <w:rFonts w:ascii="Consolas" w:hAnsi="Consolas" w:cs="Consolas"/>
              <w:sz w:val="19"/>
              <w:szCs w:val="19"/>
            </w:rPr>
          </w:rPrChange>
        </w:rPr>
        <w:br/>
      </w:r>
      <w:r w:rsidR="00790D75" w:rsidRPr="003D36FB">
        <w:rPr>
          <w:rFonts w:ascii="Consolas" w:hAnsi="Consolas" w:cs="Consolas"/>
          <w:sz w:val="16"/>
          <w:szCs w:val="19"/>
          <w:rPrChange w:id="2018" w:author="Author">
            <w:rPr>
              <w:rFonts w:ascii="Consolas" w:hAnsi="Consolas" w:cs="Consolas"/>
              <w:sz w:val="19"/>
              <w:szCs w:val="19"/>
            </w:rPr>
          </w:rPrChange>
        </w:rPr>
        <w:br/>
        <w:t xml:space="preserve">    </w:t>
      </w:r>
      <w:proofErr w:type="spellStart"/>
      <w:r w:rsidR="00790D75" w:rsidRPr="003D36FB">
        <w:rPr>
          <w:rFonts w:ascii="Consolas" w:hAnsi="Consolas" w:cs="Consolas"/>
          <w:color w:val="0000FF"/>
          <w:sz w:val="16"/>
          <w:szCs w:val="19"/>
          <w:rPrChange w:id="2019" w:author="Author">
            <w:rPr>
              <w:rFonts w:ascii="Consolas" w:hAnsi="Consolas" w:cs="Consolas"/>
              <w:color w:val="0000FF"/>
              <w:sz w:val="19"/>
              <w:szCs w:val="19"/>
            </w:rPr>
          </w:rPrChange>
        </w:rPr>
        <w:t>var</w:t>
      </w:r>
      <w:proofErr w:type="spellEnd"/>
      <w:r w:rsidR="00790D75" w:rsidRPr="003D36FB">
        <w:rPr>
          <w:rFonts w:ascii="Consolas" w:hAnsi="Consolas" w:cs="Consolas"/>
          <w:sz w:val="16"/>
          <w:szCs w:val="19"/>
          <w:rPrChange w:id="2020" w:author="Author">
            <w:rPr>
              <w:rFonts w:ascii="Consolas" w:hAnsi="Consolas" w:cs="Consolas"/>
              <w:sz w:val="19"/>
              <w:szCs w:val="19"/>
            </w:rPr>
          </w:rPrChange>
        </w:rPr>
        <w:t xml:space="preserve"> </w:t>
      </w:r>
      <w:proofErr w:type="spellStart"/>
      <w:r w:rsidR="00790D75" w:rsidRPr="003D36FB">
        <w:rPr>
          <w:rFonts w:ascii="Consolas" w:hAnsi="Consolas" w:cs="Consolas"/>
          <w:sz w:val="16"/>
          <w:szCs w:val="19"/>
          <w:rPrChange w:id="2021" w:author="Author">
            <w:rPr>
              <w:rFonts w:ascii="Consolas" w:hAnsi="Consolas" w:cs="Consolas"/>
              <w:sz w:val="19"/>
              <w:szCs w:val="19"/>
            </w:rPr>
          </w:rPrChange>
        </w:rPr>
        <w:t>movesSubscription</w:t>
      </w:r>
      <w:proofErr w:type="spellEnd"/>
      <w:r w:rsidR="00790D75" w:rsidRPr="003D36FB">
        <w:rPr>
          <w:rFonts w:ascii="Consolas" w:hAnsi="Consolas" w:cs="Consolas"/>
          <w:sz w:val="16"/>
          <w:szCs w:val="19"/>
          <w:rPrChange w:id="2022" w:author="Author">
            <w:rPr>
              <w:rFonts w:ascii="Consolas" w:hAnsi="Consolas" w:cs="Consolas"/>
              <w:sz w:val="19"/>
              <w:szCs w:val="19"/>
            </w:rPr>
          </w:rPrChange>
        </w:rPr>
        <w:t xml:space="preserve"> = </w:t>
      </w:r>
      <w:proofErr w:type="spellStart"/>
      <w:r w:rsidR="00790D75" w:rsidRPr="003D36FB">
        <w:rPr>
          <w:rFonts w:ascii="Consolas" w:hAnsi="Consolas" w:cs="Consolas"/>
          <w:sz w:val="16"/>
          <w:szCs w:val="19"/>
          <w:rPrChange w:id="2023" w:author="Author">
            <w:rPr>
              <w:rFonts w:ascii="Consolas" w:hAnsi="Consolas" w:cs="Consolas"/>
              <w:sz w:val="19"/>
              <w:szCs w:val="19"/>
            </w:rPr>
          </w:rPrChange>
        </w:rPr>
        <w:t>moves.Subscribe</w:t>
      </w:r>
      <w:proofErr w:type="spellEnd"/>
      <w:r w:rsidR="00790D75" w:rsidRPr="003D36FB">
        <w:rPr>
          <w:rFonts w:ascii="Consolas" w:hAnsi="Consolas" w:cs="Consolas"/>
          <w:sz w:val="16"/>
          <w:szCs w:val="19"/>
          <w:rPrChange w:id="2024" w:author="Author">
            <w:rPr>
              <w:rFonts w:ascii="Consolas" w:hAnsi="Consolas" w:cs="Consolas"/>
              <w:sz w:val="19"/>
              <w:szCs w:val="19"/>
            </w:rPr>
          </w:rPrChange>
        </w:rPr>
        <w:t>(</w:t>
      </w:r>
      <w:proofErr w:type="spellStart"/>
      <w:r w:rsidR="00790D75" w:rsidRPr="003D36FB">
        <w:rPr>
          <w:rFonts w:ascii="Consolas" w:hAnsi="Consolas" w:cs="Consolas"/>
          <w:sz w:val="16"/>
          <w:szCs w:val="19"/>
          <w:rPrChange w:id="2025" w:author="Author">
            <w:rPr>
              <w:rFonts w:ascii="Consolas" w:hAnsi="Consolas" w:cs="Consolas"/>
              <w:sz w:val="19"/>
              <w:szCs w:val="19"/>
            </w:rPr>
          </w:rPrChange>
        </w:rPr>
        <w:t>pos</w:t>
      </w:r>
      <w:proofErr w:type="spellEnd"/>
      <w:r w:rsidR="00790D75" w:rsidRPr="003D36FB">
        <w:rPr>
          <w:rFonts w:ascii="Consolas" w:hAnsi="Consolas" w:cs="Consolas"/>
          <w:sz w:val="16"/>
          <w:szCs w:val="19"/>
          <w:rPrChange w:id="2026" w:author="Author">
            <w:rPr>
              <w:rFonts w:ascii="Consolas" w:hAnsi="Consolas" w:cs="Consolas"/>
              <w:sz w:val="19"/>
              <w:szCs w:val="19"/>
            </w:rPr>
          </w:rPrChange>
        </w:rPr>
        <w:t xml:space="preserve"> =&gt; </w:t>
      </w:r>
      <w:proofErr w:type="spellStart"/>
      <w:r w:rsidR="00790D75" w:rsidRPr="003D36FB">
        <w:rPr>
          <w:rFonts w:ascii="Consolas" w:hAnsi="Consolas" w:cs="Consolas"/>
          <w:color w:val="2B91AF"/>
          <w:sz w:val="16"/>
          <w:szCs w:val="19"/>
          <w:rPrChange w:id="2027" w:author="Author">
            <w:rPr>
              <w:rFonts w:ascii="Consolas" w:hAnsi="Consolas" w:cs="Consolas"/>
              <w:color w:val="2B91AF"/>
              <w:sz w:val="19"/>
              <w:szCs w:val="19"/>
            </w:rPr>
          </w:rPrChange>
        </w:rPr>
        <w:t>Console</w:t>
      </w:r>
      <w:r w:rsidR="00790D75" w:rsidRPr="003D36FB">
        <w:rPr>
          <w:rFonts w:ascii="Consolas" w:hAnsi="Consolas" w:cs="Consolas"/>
          <w:sz w:val="16"/>
          <w:szCs w:val="19"/>
          <w:rPrChange w:id="2028" w:author="Author">
            <w:rPr>
              <w:rFonts w:ascii="Consolas" w:hAnsi="Consolas" w:cs="Consolas"/>
              <w:sz w:val="19"/>
              <w:szCs w:val="19"/>
            </w:rPr>
          </w:rPrChange>
        </w:rPr>
        <w:t>.WriteLine</w:t>
      </w:r>
      <w:proofErr w:type="spellEnd"/>
      <w:r w:rsidR="00790D75" w:rsidRPr="003D36FB">
        <w:rPr>
          <w:rFonts w:ascii="Consolas" w:hAnsi="Consolas" w:cs="Consolas"/>
          <w:sz w:val="16"/>
          <w:szCs w:val="19"/>
          <w:rPrChange w:id="2029" w:author="Author">
            <w:rPr>
              <w:rFonts w:ascii="Consolas" w:hAnsi="Consolas" w:cs="Consolas"/>
              <w:sz w:val="19"/>
              <w:szCs w:val="19"/>
            </w:rPr>
          </w:rPrChange>
        </w:rPr>
        <w:t>(</w:t>
      </w:r>
      <w:r w:rsidR="00790D75" w:rsidRPr="003D36FB">
        <w:rPr>
          <w:rFonts w:ascii="Consolas" w:hAnsi="Consolas" w:cs="Consolas"/>
          <w:color w:val="A31515"/>
          <w:sz w:val="16"/>
          <w:szCs w:val="19"/>
          <w:rPrChange w:id="2030" w:author="Author">
            <w:rPr>
              <w:rFonts w:ascii="Consolas" w:hAnsi="Consolas" w:cs="Consolas"/>
              <w:color w:val="A31515"/>
              <w:sz w:val="19"/>
              <w:szCs w:val="19"/>
            </w:rPr>
          </w:rPrChange>
        </w:rPr>
        <w:t>"Mouse at</w:t>
      </w:r>
      <w:ins w:id="2031" w:author="Author">
        <w:r w:rsidR="00A16656" w:rsidRPr="003D36FB">
          <w:rPr>
            <w:rFonts w:ascii="Consolas" w:hAnsi="Consolas" w:cs="Consolas"/>
            <w:color w:val="A31515"/>
            <w:sz w:val="16"/>
            <w:szCs w:val="19"/>
            <w:rPrChange w:id="2032" w:author="Author">
              <w:rPr>
                <w:rFonts w:ascii="Consolas" w:hAnsi="Consolas" w:cs="Consolas"/>
                <w:color w:val="A31515"/>
                <w:sz w:val="19"/>
                <w:szCs w:val="19"/>
              </w:rPr>
            </w:rPrChange>
          </w:rPr>
          <w:t xml:space="preserve">  </w:t>
        </w:r>
      </w:ins>
      <w:r w:rsidR="00790D75" w:rsidRPr="003D36FB">
        <w:rPr>
          <w:rFonts w:ascii="Consolas" w:hAnsi="Consolas" w:cs="Consolas"/>
          <w:color w:val="A31515"/>
          <w:sz w:val="16"/>
          <w:szCs w:val="19"/>
          <w:rPrChange w:id="2033" w:author="Author">
            <w:rPr>
              <w:rFonts w:ascii="Consolas" w:hAnsi="Consolas" w:cs="Consolas"/>
              <w:color w:val="A31515"/>
              <w:sz w:val="19"/>
              <w:szCs w:val="19"/>
            </w:rPr>
          </w:rPrChange>
        </w:rPr>
        <w:t xml:space="preserve">: </w:t>
      </w:r>
      <w:ins w:id="2034" w:author="Author">
        <w:r w:rsidR="00A16656" w:rsidRPr="003D36FB">
          <w:rPr>
            <w:rFonts w:ascii="Consolas" w:hAnsi="Consolas" w:cs="Consolas"/>
            <w:color w:val="A31515"/>
            <w:sz w:val="16"/>
            <w:szCs w:val="19"/>
            <w:rPrChange w:id="2035" w:author="Author">
              <w:rPr>
                <w:rFonts w:ascii="Consolas" w:hAnsi="Consolas" w:cs="Consolas"/>
                <w:color w:val="A31515"/>
                <w:sz w:val="19"/>
                <w:szCs w:val="19"/>
              </w:rPr>
            </w:rPrChange>
          </w:rPr>
          <w:t>{0}</w:t>
        </w:r>
      </w:ins>
      <w:r w:rsidR="00790D75" w:rsidRPr="003D36FB">
        <w:rPr>
          <w:rFonts w:ascii="Consolas" w:hAnsi="Consolas" w:cs="Consolas"/>
          <w:color w:val="A31515"/>
          <w:sz w:val="16"/>
          <w:szCs w:val="19"/>
          <w:rPrChange w:id="2036" w:author="Author">
            <w:rPr>
              <w:rFonts w:ascii="Consolas" w:hAnsi="Consolas" w:cs="Consolas"/>
              <w:color w:val="A31515"/>
              <w:sz w:val="19"/>
              <w:szCs w:val="19"/>
            </w:rPr>
          </w:rPrChange>
        </w:rPr>
        <w:t>"</w:t>
      </w:r>
      <w:ins w:id="2037" w:author="Author">
        <w:r w:rsidR="00A16656" w:rsidRPr="003D36FB">
          <w:rPr>
            <w:rFonts w:ascii="Consolas" w:hAnsi="Consolas" w:cs="Consolas"/>
            <w:color w:val="A31515"/>
            <w:sz w:val="16"/>
            <w:szCs w:val="19"/>
            <w:rPrChange w:id="2038" w:author="Author">
              <w:rPr>
                <w:rFonts w:ascii="Consolas" w:hAnsi="Consolas" w:cs="Consolas"/>
                <w:color w:val="A31515"/>
                <w:sz w:val="19"/>
                <w:szCs w:val="19"/>
              </w:rPr>
            </w:rPrChange>
          </w:rPr>
          <w:t>,</w:t>
        </w:r>
      </w:ins>
      <w:del w:id="2039" w:author="Author">
        <w:r w:rsidR="001974C0" w:rsidRPr="003D36FB" w:rsidDel="00A16656">
          <w:rPr>
            <w:rFonts w:ascii="Consolas" w:hAnsi="Consolas" w:cs="Consolas"/>
            <w:color w:val="A31515"/>
            <w:sz w:val="16"/>
            <w:szCs w:val="19"/>
            <w:rPrChange w:id="2040" w:author="Author">
              <w:rPr>
                <w:rFonts w:ascii="Consolas" w:hAnsi="Consolas" w:cs="Consolas"/>
                <w:color w:val="A31515"/>
                <w:sz w:val="19"/>
                <w:szCs w:val="19"/>
              </w:rPr>
            </w:rPrChange>
          </w:rPr>
          <w:delText xml:space="preserve">  </w:delText>
        </w:r>
        <w:r w:rsidR="00790D75" w:rsidRPr="003D36FB" w:rsidDel="00A16656">
          <w:rPr>
            <w:rFonts w:ascii="Consolas" w:hAnsi="Consolas" w:cs="Consolas"/>
            <w:sz w:val="16"/>
            <w:szCs w:val="19"/>
            <w:rPrChange w:id="2041" w:author="Author">
              <w:rPr>
                <w:rFonts w:ascii="Consolas" w:hAnsi="Consolas" w:cs="Consolas"/>
                <w:sz w:val="19"/>
                <w:szCs w:val="19"/>
              </w:rPr>
            </w:rPrChange>
          </w:rPr>
          <w:delText xml:space="preserve"> +</w:delText>
        </w:r>
      </w:del>
      <w:r w:rsidR="00790D75" w:rsidRPr="003D36FB">
        <w:rPr>
          <w:rFonts w:ascii="Consolas" w:hAnsi="Consolas" w:cs="Consolas"/>
          <w:sz w:val="16"/>
          <w:szCs w:val="19"/>
          <w:rPrChange w:id="2042" w:author="Author">
            <w:rPr>
              <w:rFonts w:ascii="Consolas" w:hAnsi="Consolas" w:cs="Consolas"/>
              <w:sz w:val="19"/>
              <w:szCs w:val="19"/>
            </w:rPr>
          </w:rPrChange>
        </w:rPr>
        <w:t xml:space="preserve"> </w:t>
      </w:r>
      <w:proofErr w:type="spellStart"/>
      <w:r w:rsidR="00790D75" w:rsidRPr="003D36FB">
        <w:rPr>
          <w:rFonts w:ascii="Consolas" w:hAnsi="Consolas" w:cs="Consolas"/>
          <w:sz w:val="16"/>
          <w:szCs w:val="19"/>
          <w:rPrChange w:id="2043" w:author="Author">
            <w:rPr>
              <w:rFonts w:ascii="Consolas" w:hAnsi="Consolas" w:cs="Consolas"/>
              <w:sz w:val="19"/>
              <w:szCs w:val="19"/>
            </w:rPr>
          </w:rPrChange>
        </w:rPr>
        <w:t>pos</w:t>
      </w:r>
      <w:proofErr w:type="spellEnd"/>
      <w:r w:rsidR="00790D75" w:rsidRPr="003D36FB">
        <w:rPr>
          <w:rFonts w:ascii="Consolas" w:hAnsi="Consolas" w:cs="Consolas"/>
          <w:sz w:val="16"/>
          <w:szCs w:val="19"/>
          <w:rPrChange w:id="2044" w:author="Author">
            <w:rPr>
              <w:rFonts w:ascii="Consolas" w:hAnsi="Consolas" w:cs="Consolas"/>
              <w:sz w:val="19"/>
              <w:szCs w:val="19"/>
            </w:rPr>
          </w:rPrChange>
        </w:rPr>
        <w:t>));</w:t>
      </w:r>
      <w:r w:rsidR="00790D75" w:rsidRPr="003D36FB">
        <w:rPr>
          <w:rFonts w:ascii="Consolas" w:hAnsi="Consolas" w:cs="Consolas"/>
          <w:sz w:val="16"/>
          <w:szCs w:val="19"/>
          <w:rPrChange w:id="2045" w:author="Author">
            <w:rPr>
              <w:rFonts w:ascii="Consolas" w:hAnsi="Consolas" w:cs="Consolas"/>
              <w:sz w:val="19"/>
              <w:szCs w:val="19"/>
            </w:rPr>
          </w:rPrChange>
        </w:rPr>
        <w:br/>
        <w:t xml:space="preserve">    </w:t>
      </w:r>
      <w:proofErr w:type="spellStart"/>
      <w:r w:rsidR="00790D75" w:rsidRPr="003D36FB">
        <w:rPr>
          <w:rFonts w:ascii="Consolas" w:hAnsi="Consolas" w:cs="Consolas"/>
          <w:color w:val="0000FF"/>
          <w:sz w:val="16"/>
          <w:szCs w:val="19"/>
          <w:rPrChange w:id="2046" w:author="Author">
            <w:rPr>
              <w:rFonts w:ascii="Consolas" w:hAnsi="Consolas" w:cs="Consolas"/>
              <w:color w:val="0000FF"/>
              <w:sz w:val="19"/>
              <w:szCs w:val="19"/>
            </w:rPr>
          </w:rPrChange>
        </w:rPr>
        <w:t>var</w:t>
      </w:r>
      <w:proofErr w:type="spellEnd"/>
      <w:r w:rsidR="00790D75" w:rsidRPr="003D36FB">
        <w:rPr>
          <w:rFonts w:ascii="Consolas" w:hAnsi="Consolas" w:cs="Consolas"/>
          <w:sz w:val="16"/>
          <w:szCs w:val="19"/>
          <w:rPrChange w:id="2047" w:author="Author">
            <w:rPr>
              <w:rFonts w:ascii="Consolas" w:hAnsi="Consolas" w:cs="Consolas"/>
              <w:sz w:val="19"/>
              <w:szCs w:val="19"/>
            </w:rPr>
          </w:rPrChange>
        </w:rPr>
        <w:t xml:space="preserve"> </w:t>
      </w:r>
      <w:proofErr w:type="spellStart"/>
      <w:r w:rsidR="00790D75" w:rsidRPr="003D36FB">
        <w:rPr>
          <w:rFonts w:ascii="Consolas" w:hAnsi="Consolas" w:cs="Consolas"/>
          <w:sz w:val="16"/>
          <w:szCs w:val="19"/>
          <w:rPrChange w:id="2048" w:author="Author">
            <w:rPr>
              <w:rFonts w:ascii="Consolas" w:hAnsi="Consolas" w:cs="Consolas"/>
              <w:sz w:val="19"/>
              <w:szCs w:val="19"/>
            </w:rPr>
          </w:rPrChange>
        </w:rPr>
        <w:t>inputSubscription</w:t>
      </w:r>
      <w:proofErr w:type="spellEnd"/>
      <w:r w:rsidR="00790D75" w:rsidRPr="003D36FB">
        <w:rPr>
          <w:rFonts w:ascii="Consolas" w:hAnsi="Consolas" w:cs="Consolas"/>
          <w:sz w:val="16"/>
          <w:szCs w:val="19"/>
          <w:rPrChange w:id="2049" w:author="Author">
            <w:rPr>
              <w:rFonts w:ascii="Consolas" w:hAnsi="Consolas" w:cs="Consolas"/>
              <w:sz w:val="19"/>
              <w:szCs w:val="19"/>
            </w:rPr>
          </w:rPrChange>
        </w:rPr>
        <w:t xml:space="preserve"> = </w:t>
      </w:r>
      <w:proofErr w:type="spellStart"/>
      <w:r w:rsidR="00790D75" w:rsidRPr="003D36FB">
        <w:rPr>
          <w:rFonts w:ascii="Consolas" w:hAnsi="Consolas" w:cs="Consolas"/>
          <w:sz w:val="16"/>
          <w:szCs w:val="19"/>
          <w:rPrChange w:id="2050" w:author="Author">
            <w:rPr>
              <w:rFonts w:ascii="Consolas" w:hAnsi="Consolas" w:cs="Consolas"/>
              <w:sz w:val="19"/>
              <w:szCs w:val="19"/>
            </w:rPr>
          </w:rPrChange>
        </w:rPr>
        <w:t>input.Subscribe</w:t>
      </w:r>
      <w:proofErr w:type="spellEnd"/>
      <w:r w:rsidR="00790D75" w:rsidRPr="003D36FB">
        <w:rPr>
          <w:rFonts w:ascii="Consolas" w:hAnsi="Consolas" w:cs="Consolas"/>
          <w:sz w:val="16"/>
          <w:szCs w:val="19"/>
          <w:rPrChange w:id="2051" w:author="Author">
            <w:rPr>
              <w:rFonts w:ascii="Consolas" w:hAnsi="Consolas" w:cs="Consolas"/>
              <w:sz w:val="19"/>
              <w:szCs w:val="19"/>
            </w:rPr>
          </w:rPrChange>
        </w:rPr>
        <w:t>(</w:t>
      </w:r>
      <w:proofErr w:type="spellStart"/>
      <w:r w:rsidR="00790D75" w:rsidRPr="003D36FB">
        <w:rPr>
          <w:rFonts w:ascii="Consolas" w:hAnsi="Consolas" w:cs="Consolas"/>
          <w:sz w:val="16"/>
          <w:szCs w:val="19"/>
          <w:rPrChange w:id="2052" w:author="Author">
            <w:rPr>
              <w:rFonts w:ascii="Consolas" w:hAnsi="Consolas" w:cs="Consolas"/>
              <w:sz w:val="19"/>
              <w:szCs w:val="19"/>
            </w:rPr>
          </w:rPrChange>
        </w:rPr>
        <w:t>inp</w:t>
      </w:r>
      <w:proofErr w:type="spellEnd"/>
      <w:r w:rsidR="00790D75" w:rsidRPr="003D36FB">
        <w:rPr>
          <w:rFonts w:ascii="Consolas" w:hAnsi="Consolas" w:cs="Consolas"/>
          <w:sz w:val="16"/>
          <w:szCs w:val="19"/>
          <w:rPrChange w:id="2053" w:author="Author">
            <w:rPr>
              <w:rFonts w:ascii="Consolas" w:hAnsi="Consolas" w:cs="Consolas"/>
              <w:sz w:val="19"/>
              <w:szCs w:val="19"/>
            </w:rPr>
          </w:rPrChange>
        </w:rPr>
        <w:t xml:space="preserve"> =&gt; </w:t>
      </w:r>
      <w:proofErr w:type="spellStart"/>
      <w:r w:rsidR="00790D75" w:rsidRPr="003D36FB">
        <w:rPr>
          <w:rFonts w:ascii="Consolas" w:hAnsi="Consolas" w:cs="Consolas"/>
          <w:color w:val="2B91AF"/>
          <w:sz w:val="16"/>
          <w:szCs w:val="19"/>
          <w:rPrChange w:id="2054" w:author="Author">
            <w:rPr>
              <w:rFonts w:ascii="Consolas" w:hAnsi="Consolas" w:cs="Consolas"/>
              <w:color w:val="2B91AF"/>
              <w:sz w:val="19"/>
              <w:szCs w:val="19"/>
            </w:rPr>
          </w:rPrChange>
        </w:rPr>
        <w:t>Console</w:t>
      </w:r>
      <w:r w:rsidR="00790D75" w:rsidRPr="003D36FB">
        <w:rPr>
          <w:rFonts w:ascii="Consolas" w:hAnsi="Consolas" w:cs="Consolas"/>
          <w:sz w:val="16"/>
          <w:szCs w:val="19"/>
          <w:rPrChange w:id="2055" w:author="Author">
            <w:rPr>
              <w:rFonts w:ascii="Consolas" w:hAnsi="Consolas" w:cs="Consolas"/>
              <w:sz w:val="19"/>
              <w:szCs w:val="19"/>
            </w:rPr>
          </w:rPrChange>
        </w:rPr>
        <w:t>.WriteLine</w:t>
      </w:r>
      <w:proofErr w:type="spellEnd"/>
      <w:r w:rsidR="00790D75" w:rsidRPr="003D36FB">
        <w:rPr>
          <w:rFonts w:ascii="Consolas" w:hAnsi="Consolas" w:cs="Consolas"/>
          <w:sz w:val="16"/>
          <w:szCs w:val="19"/>
          <w:rPrChange w:id="2056" w:author="Author">
            <w:rPr>
              <w:rFonts w:ascii="Consolas" w:hAnsi="Consolas" w:cs="Consolas"/>
              <w:sz w:val="19"/>
              <w:szCs w:val="19"/>
            </w:rPr>
          </w:rPrChange>
        </w:rPr>
        <w:t>(</w:t>
      </w:r>
      <w:r w:rsidR="00790D75" w:rsidRPr="003D36FB">
        <w:rPr>
          <w:rFonts w:ascii="Consolas" w:hAnsi="Consolas" w:cs="Consolas"/>
          <w:color w:val="A31515"/>
          <w:sz w:val="16"/>
          <w:szCs w:val="19"/>
          <w:rPrChange w:id="2057" w:author="Author">
            <w:rPr>
              <w:rFonts w:ascii="Consolas" w:hAnsi="Consolas" w:cs="Consolas"/>
              <w:color w:val="A31515"/>
              <w:sz w:val="19"/>
              <w:szCs w:val="19"/>
            </w:rPr>
          </w:rPrChange>
        </w:rPr>
        <w:t xml:space="preserve">"User wrote: </w:t>
      </w:r>
      <w:ins w:id="2058" w:author="Author">
        <w:r w:rsidR="00A16656" w:rsidRPr="003D36FB">
          <w:rPr>
            <w:rFonts w:ascii="Consolas" w:hAnsi="Consolas" w:cs="Consolas"/>
            <w:color w:val="A31515"/>
            <w:sz w:val="16"/>
            <w:szCs w:val="19"/>
            <w:rPrChange w:id="2059" w:author="Author">
              <w:rPr>
                <w:rFonts w:ascii="Consolas" w:hAnsi="Consolas" w:cs="Consolas"/>
                <w:color w:val="A31515"/>
                <w:sz w:val="19"/>
                <w:szCs w:val="19"/>
              </w:rPr>
            </w:rPrChange>
          </w:rPr>
          <w:t>{0}</w:t>
        </w:r>
      </w:ins>
      <w:r w:rsidR="00790D75" w:rsidRPr="003D36FB">
        <w:rPr>
          <w:rFonts w:ascii="Consolas" w:hAnsi="Consolas" w:cs="Consolas"/>
          <w:color w:val="A31515"/>
          <w:sz w:val="16"/>
          <w:szCs w:val="19"/>
          <w:rPrChange w:id="2060" w:author="Author">
            <w:rPr>
              <w:rFonts w:ascii="Consolas" w:hAnsi="Consolas" w:cs="Consolas"/>
              <w:color w:val="A31515"/>
              <w:sz w:val="19"/>
              <w:szCs w:val="19"/>
            </w:rPr>
          </w:rPrChange>
        </w:rPr>
        <w:t>"</w:t>
      </w:r>
      <w:del w:id="2061" w:author="Author">
        <w:r w:rsidR="00790D75" w:rsidRPr="003D36FB" w:rsidDel="00A16656">
          <w:rPr>
            <w:rFonts w:ascii="Consolas" w:hAnsi="Consolas" w:cs="Consolas"/>
            <w:sz w:val="16"/>
            <w:szCs w:val="19"/>
            <w:rPrChange w:id="2062" w:author="Author">
              <w:rPr>
                <w:rFonts w:ascii="Consolas" w:hAnsi="Consolas" w:cs="Consolas"/>
                <w:sz w:val="19"/>
                <w:szCs w:val="19"/>
              </w:rPr>
            </w:rPrChange>
          </w:rPr>
          <w:delText xml:space="preserve"> +</w:delText>
        </w:r>
      </w:del>
      <w:ins w:id="2063" w:author="Author">
        <w:r w:rsidR="00A16656" w:rsidRPr="003D36FB">
          <w:rPr>
            <w:rFonts w:ascii="Consolas" w:hAnsi="Consolas" w:cs="Consolas"/>
            <w:sz w:val="16"/>
            <w:szCs w:val="19"/>
            <w:rPrChange w:id="2064" w:author="Author">
              <w:rPr>
                <w:rFonts w:ascii="Consolas" w:hAnsi="Consolas" w:cs="Consolas"/>
                <w:sz w:val="19"/>
                <w:szCs w:val="19"/>
              </w:rPr>
            </w:rPrChange>
          </w:rPr>
          <w:t>,</w:t>
        </w:r>
      </w:ins>
      <w:r w:rsidR="00790D75" w:rsidRPr="003D36FB">
        <w:rPr>
          <w:rFonts w:ascii="Consolas" w:hAnsi="Consolas" w:cs="Consolas"/>
          <w:sz w:val="16"/>
          <w:szCs w:val="19"/>
          <w:rPrChange w:id="2065" w:author="Author">
            <w:rPr>
              <w:rFonts w:ascii="Consolas" w:hAnsi="Consolas" w:cs="Consolas"/>
              <w:sz w:val="19"/>
              <w:szCs w:val="19"/>
            </w:rPr>
          </w:rPrChange>
        </w:rPr>
        <w:t xml:space="preserve"> </w:t>
      </w:r>
      <w:proofErr w:type="spellStart"/>
      <w:r w:rsidR="00790D75" w:rsidRPr="003D36FB">
        <w:rPr>
          <w:rFonts w:ascii="Consolas" w:hAnsi="Consolas" w:cs="Consolas"/>
          <w:sz w:val="16"/>
          <w:szCs w:val="19"/>
          <w:rPrChange w:id="2066" w:author="Author">
            <w:rPr>
              <w:rFonts w:ascii="Consolas" w:hAnsi="Consolas" w:cs="Consolas"/>
              <w:sz w:val="19"/>
              <w:szCs w:val="19"/>
            </w:rPr>
          </w:rPrChange>
        </w:rPr>
        <w:t>inp</w:t>
      </w:r>
      <w:proofErr w:type="spellEnd"/>
      <w:r w:rsidR="00790D75" w:rsidRPr="003D36FB">
        <w:rPr>
          <w:rFonts w:ascii="Consolas" w:hAnsi="Consolas" w:cs="Consolas"/>
          <w:sz w:val="16"/>
          <w:szCs w:val="19"/>
          <w:rPrChange w:id="2067" w:author="Author">
            <w:rPr>
              <w:rFonts w:ascii="Consolas" w:hAnsi="Consolas" w:cs="Consolas"/>
              <w:sz w:val="19"/>
              <w:szCs w:val="19"/>
            </w:rPr>
          </w:rPrChange>
        </w:rPr>
        <w:t>));</w:t>
      </w:r>
      <w:r w:rsidR="00790D75" w:rsidRPr="003D36FB">
        <w:rPr>
          <w:rFonts w:ascii="Consolas" w:hAnsi="Consolas" w:cs="Consolas"/>
          <w:sz w:val="16"/>
          <w:szCs w:val="19"/>
          <w:rPrChange w:id="2068" w:author="Author">
            <w:rPr>
              <w:rFonts w:ascii="Consolas" w:hAnsi="Consolas" w:cs="Consolas"/>
              <w:sz w:val="19"/>
              <w:szCs w:val="19"/>
            </w:rPr>
          </w:rPrChange>
        </w:rPr>
        <w:br/>
      </w:r>
      <w:r w:rsidR="00790D75" w:rsidRPr="003D36FB">
        <w:rPr>
          <w:sz w:val="18"/>
          <w:rPrChange w:id="2069" w:author="Author">
            <w:rPr/>
          </w:rPrChange>
        </w:rPr>
        <w:br/>
      </w:r>
      <w:r w:rsidR="001974C0" w:rsidRPr="003D36FB">
        <w:rPr>
          <w:sz w:val="18"/>
          <w:rPrChange w:id="2070" w:author="Author">
            <w:rPr/>
          </w:rPrChange>
        </w:rPr>
        <w:t xml:space="preserve">Using a query expression in C#, we project away the </w:t>
      </w:r>
      <w:proofErr w:type="spellStart"/>
      <w:r w:rsidR="001974C0" w:rsidRPr="003D36FB">
        <w:rPr>
          <w:sz w:val="18"/>
          <w:rPrChange w:id="2071" w:author="Author">
            <w:rPr/>
          </w:rPrChange>
        </w:rPr>
        <w:t>Event</w:t>
      </w:r>
      <w:r w:rsidR="0076418C" w:rsidRPr="003D36FB">
        <w:rPr>
          <w:sz w:val="18"/>
          <w:rPrChange w:id="2072" w:author="Author">
            <w:rPr/>
          </w:rPrChange>
        </w:rPr>
        <w:t>Pattern</w:t>
      </w:r>
      <w:proofErr w:type="spellEnd"/>
      <w:r w:rsidR="001974C0" w:rsidRPr="003D36FB">
        <w:rPr>
          <w:sz w:val="18"/>
          <w:rPrChange w:id="2073" w:author="Author">
            <w:rPr/>
          </w:rPrChange>
        </w:rPr>
        <w:t>&lt;</w:t>
      </w:r>
      <w:proofErr w:type="spellStart"/>
      <w:r w:rsidR="001974C0" w:rsidRPr="003D36FB">
        <w:rPr>
          <w:sz w:val="18"/>
          <w:rPrChange w:id="2074" w:author="Author">
            <w:rPr/>
          </w:rPrChange>
        </w:rPr>
        <w:t>MouseEventArgs</w:t>
      </w:r>
      <w:proofErr w:type="spellEnd"/>
      <w:r w:rsidR="001974C0" w:rsidRPr="003D36FB">
        <w:rPr>
          <w:sz w:val="18"/>
          <w:rPrChange w:id="2075" w:author="Author">
            <w:rPr/>
          </w:rPrChange>
        </w:rPr>
        <w:t xml:space="preserve">&gt; and </w:t>
      </w:r>
      <w:proofErr w:type="spellStart"/>
      <w:r w:rsidR="001974C0" w:rsidRPr="003D36FB">
        <w:rPr>
          <w:sz w:val="18"/>
          <w:rPrChange w:id="2076" w:author="Author">
            <w:rPr/>
          </w:rPrChange>
        </w:rPr>
        <w:t>Event</w:t>
      </w:r>
      <w:r w:rsidR="0076418C" w:rsidRPr="003D36FB">
        <w:rPr>
          <w:sz w:val="18"/>
          <w:rPrChange w:id="2077" w:author="Author">
            <w:rPr/>
          </w:rPrChange>
        </w:rPr>
        <w:t>Pattern</w:t>
      </w:r>
      <w:proofErr w:type="spellEnd"/>
      <w:r w:rsidR="001974C0" w:rsidRPr="003D36FB">
        <w:rPr>
          <w:sz w:val="18"/>
          <w:rPrChange w:id="2078" w:author="Author">
            <w:rPr/>
          </w:rPrChange>
        </w:rPr>
        <w:t>&lt;</w:t>
      </w:r>
      <w:proofErr w:type="spellStart"/>
      <w:r w:rsidR="001974C0" w:rsidRPr="003D36FB">
        <w:rPr>
          <w:sz w:val="18"/>
          <w:rPrChange w:id="2079" w:author="Author">
            <w:rPr/>
          </w:rPrChange>
        </w:rPr>
        <w:t>EventArgs</w:t>
      </w:r>
      <w:proofErr w:type="spellEnd"/>
      <w:r w:rsidR="001974C0" w:rsidRPr="003D36FB">
        <w:rPr>
          <w:sz w:val="18"/>
          <w:rPrChange w:id="2080" w:author="Author">
            <w:rPr/>
          </w:rPrChange>
        </w:rPr>
        <w:t>&gt; data type in favor of a Point and a string, respectively. As a result both the moves and input sequences now are observable sequences of a meaningful data type that just captures what we need</w:t>
      </w:r>
      <w:proofErr w:type="gramStart"/>
      <w:r w:rsidR="001974C0" w:rsidRPr="003D36FB">
        <w:rPr>
          <w:sz w:val="18"/>
          <w:rPrChange w:id="2081" w:author="Author">
            <w:rPr/>
          </w:rPrChange>
        </w:rPr>
        <w:t>:</w:t>
      </w:r>
      <w:proofErr w:type="gramEnd"/>
      <w:r w:rsidR="001974C0" w:rsidRPr="003D36FB">
        <w:rPr>
          <w:sz w:val="18"/>
          <w:rPrChange w:id="2082" w:author="Author">
            <w:rPr/>
          </w:rPrChange>
        </w:rPr>
        <w:br/>
      </w:r>
      <w:r w:rsidR="001960C1" w:rsidRPr="003D36FB">
        <w:rPr>
          <w:sz w:val="18"/>
          <w:rPrChange w:id="2083" w:author="Author">
            <w:rPr/>
          </w:rPrChange>
        </w:rPr>
        <w:br/>
      </w:r>
      <w:r w:rsidR="008F45D9" w:rsidRPr="003D36FB">
        <w:rPr>
          <w:noProof/>
          <w:sz w:val="18"/>
          <w:rPrChange w:id="2084" w:author="Author">
            <w:rPr>
              <w:noProof/>
            </w:rPr>
          </w:rPrChange>
        </w:rPr>
        <w:drawing>
          <wp:inline distT="0" distB="0" distL="0" distR="0" wp14:anchorId="765C7FD6" wp14:editId="55A13B3D">
            <wp:extent cx="5761355" cy="19108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761355" cy="1910800"/>
                    </a:xfrm>
                    <a:prstGeom prst="rect">
                      <a:avLst/>
                    </a:prstGeom>
                    <a:noFill/>
                    <a:ln>
                      <a:noFill/>
                    </a:ln>
                  </pic:spPr>
                </pic:pic>
              </a:graphicData>
            </a:graphic>
          </wp:inline>
        </w:drawing>
      </w:r>
      <w:r w:rsidR="001960C1" w:rsidRPr="003D36FB">
        <w:rPr>
          <w:sz w:val="18"/>
          <w:rPrChange w:id="2085" w:author="Author">
            <w:rPr/>
          </w:rPrChange>
        </w:rPr>
        <w:br/>
      </w:r>
      <w:r w:rsidR="003B2184" w:rsidRPr="003D36FB">
        <w:rPr>
          <w:sz w:val="18"/>
          <w:rPrChange w:id="2086" w:author="Author">
            <w:rPr/>
          </w:rPrChange>
        </w:rPr>
        <w:t>The query expression syntax is simply shorthand syntax for query operator methods. The above corresponds to the following equivalent code:</w:t>
      </w:r>
      <w:r w:rsidR="003B2184" w:rsidRPr="003D36FB">
        <w:rPr>
          <w:sz w:val="18"/>
          <w:rPrChange w:id="2087" w:author="Author">
            <w:rPr/>
          </w:rPrChange>
        </w:rPr>
        <w:br/>
      </w:r>
      <w:r w:rsidR="003B2184" w:rsidRPr="003D36FB">
        <w:rPr>
          <w:sz w:val="18"/>
          <w:rPrChange w:id="2088" w:author="Author">
            <w:rPr/>
          </w:rPrChange>
        </w:rPr>
        <w:br/>
      </w:r>
      <w:r w:rsidR="003B2184" w:rsidRPr="003D36FB">
        <w:rPr>
          <w:rFonts w:ascii="Consolas" w:hAnsi="Consolas" w:cs="Consolas"/>
          <w:sz w:val="16"/>
          <w:szCs w:val="19"/>
          <w:rPrChange w:id="2089" w:author="Author">
            <w:rPr>
              <w:rFonts w:ascii="Consolas" w:hAnsi="Consolas" w:cs="Consolas"/>
              <w:sz w:val="19"/>
              <w:szCs w:val="19"/>
            </w:rPr>
          </w:rPrChange>
        </w:rPr>
        <w:t xml:space="preserve">    </w:t>
      </w:r>
      <w:proofErr w:type="spellStart"/>
      <w:r w:rsidR="003B2184" w:rsidRPr="003D36FB">
        <w:rPr>
          <w:rFonts w:ascii="Consolas" w:hAnsi="Consolas" w:cs="Consolas"/>
          <w:color w:val="0000FF"/>
          <w:sz w:val="16"/>
          <w:szCs w:val="19"/>
          <w:rPrChange w:id="2090" w:author="Author">
            <w:rPr>
              <w:rFonts w:ascii="Consolas" w:hAnsi="Consolas" w:cs="Consolas"/>
              <w:color w:val="0000FF"/>
              <w:sz w:val="19"/>
              <w:szCs w:val="19"/>
            </w:rPr>
          </w:rPrChange>
        </w:rPr>
        <w:t>var</w:t>
      </w:r>
      <w:proofErr w:type="spellEnd"/>
      <w:r w:rsidR="003B2184" w:rsidRPr="003D36FB">
        <w:rPr>
          <w:rFonts w:ascii="Consolas" w:hAnsi="Consolas" w:cs="Consolas"/>
          <w:sz w:val="16"/>
          <w:szCs w:val="19"/>
          <w:rPrChange w:id="2091" w:author="Author">
            <w:rPr>
              <w:rFonts w:ascii="Consolas" w:hAnsi="Consolas" w:cs="Consolas"/>
              <w:sz w:val="19"/>
              <w:szCs w:val="19"/>
            </w:rPr>
          </w:rPrChange>
        </w:rPr>
        <w:t xml:space="preserve"> moves = </w:t>
      </w:r>
      <w:proofErr w:type="spellStart"/>
      <w:r w:rsidR="003B2184" w:rsidRPr="003D36FB">
        <w:rPr>
          <w:rFonts w:ascii="Consolas" w:hAnsi="Consolas" w:cs="Consolas"/>
          <w:color w:val="2B91AF"/>
          <w:sz w:val="16"/>
          <w:szCs w:val="19"/>
          <w:rPrChange w:id="2092" w:author="Author">
            <w:rPr>
              <w:rFonts w:ascii="Consolas" w:hAnsi="Consolas" w:cs="Consolas"/>
              <w:color w:val="2B91AF"/>
              <w:sz w:val="19"/>
              <w:szCs w:val="19"/>
            </w:rPr>
          </w:rPrChange>
        </w:rPr>
        <w:t>Observable</w:t>
      </w:r>
      <w:r w:rsidR="003B2184" w:rsidRPr="003D36FB">
        <w:rPr>
          <w:rFonts w:ascii="Consolas" w:hAnsi="Consolas" w:cs="Consolas"/>
          <w:sz w:val="16"/>
          <w:szCs w:val="19"/>
          <w:rPrChange w:id="2093" w:author="Author">
            <w:rPr>
              <w:rFonts w:ascii="Consolas" w:hAnsi="Consolas" w:cs="Consolas"/>
              <w:sz w:val="19"/>
              <w:szCs w:val="19"/>
            </w:rPr>
          </w:rPrChange>
        </w:rPr>
        <w:t>.FromEvent</w:t>
      </w:r>
      <w:r w:rsidR="001960C1" w:rsidRPr="003D36FB">
        <w:rPr>
          <w:rFonts w:ascii="Consolas" w:hAnsi="Consolas" w:cs="Consolas"/>
          <w:sz w:val="16"/>
          <w:szCs w:val="19"/>
          <w:rPrChange w:id="2094" w:author="Author">
            <w:rPr>
              <w:rFonts w:ascii="Consolas" w:hAnsi="Consolas" w:cs="Consolas"/>
              <w:sz w:val="19"/>
              <w:szCs w:val="19"/>
            </w:rPr>
          </w:rPrChange>
        </w:rPr>
        <w:t>Pattern</w:t>
      </w:r>
      <w:proofErr w:type="spellEnd"/>
      <w:r w:rsidR="003B2184" w:rsidRPr="003D36FB">
        <w:rPr>
          <w:rFonts w:ascii="Consolas" w:hAnsi="Consolas" w:cs="Consolas"/>
          <w:sz w:val="16"/>
          <w:szCs w:val="19"/>
          <w:rPrChange w:id="2095" w:author="Author">
            <w:rPr>
              <w:rFonts w:ascii="Consolas" w:hAnsi="Consolas" w:cs="Consolas"/>
              <w:sz w:val="19"/>
              <w:szCs w:val="19"/>
            </w:rPr>
          </w:rPrChange>
        </w:rPr>
        <w:t>&lt;</w:t>
      </w:r>
      <w:proofErr w:type="spellStart"/>
      <w:r w:rsidR="003B2184" w:rsidRPr="003D36FB">
        <w:rPr>
          <w:rFonts w:ascii="Consolas" w:hAnsi="Consolas" w:cs="Consolas"/>
          <w:color w:val="2B91AF"/>
          <w:sz w:val="16"/>
          <w:szCs w:val="19"/>
          <w:rPrChange w:id="2096" w:author="Author">
            <w:rPr>
              <w:rFonts w:ascii="Consolas" w:hAnsi="Consolas" w:cs="Consolas"/>
              <w:color w:val="2B91AF"/>
              <w:sz w:val="19"/>
              <w:szCs w:val="19"/>
            </w:rPr>
          </w:rPrChange>
        </w:rPr>
        <w:t>MouseEventArgs</w:t>
      </w:r>
      <w:proofErr w:type="spellEnd"/>
      <w:r w:rsidR="003B2184" w:rsidRPr="003D36FB">
        <w:rPr>
          <w:rFonts w:ascii="Consolas" w:hAnsi="Consolas" w:cs="Consolas"/>
          <w:sz w:val="16"/>
          <w:szCs w:val="19"/>
          <w:rPrChange w:id="2097" w:author="Author">
            <w:rPr>
              <w:rFonts w:ascii="Consolas" w:hAnsi="Consolas" w:cs="Consolas"/>
              <w:sz w:val="19"/>
              <w:szCs w:val="19"/>
            </w:rPr>
          </w:rPrChange>
        </w:rPr>
        <w:t>&gt;(</w:t>
      </w:r>
      <w:proofErr w:type="spellStart"/>
      <w:r w:rsidR="003B2184" w:rsidRPr="003D36FB">
        <w:rPr>
          <w:rFonts w:ascii="Consolas" w:hAnsi="Consolas" w:cs="Consolas"/>
          <w:sz w:val="16"/>
          <w:szCs w:val="19"/>
          <w:rPrChange w:id="2098" w:author="Author">
            <w:rPr>
              <w:rFonts w:ascii="Consolas" w:hAnsi="Consolas" w:cs="Consolas"/>
              <w:sz w:val="19"/>
              <w:szCs w:val="19"/>
            </w:rPr>
          </w:rPrChange>
        </w:rPr>
        <w:t>frm</w:t>
      </w:r>
      <w:proofErr w:type="spellEnd"/>
      <w:r w:rsidR="003B2184" w:rsidRPr="003D36FB">
        <w:rPr>
          <w:rFonts w:ascii="Consolas" w:hAnsi="Consolas" w:cs="Consolas"/>
          <w:sz w:val="16"/>
          <w:szCs w:val="19"/>
          <w:rPrChange w:id="2099" w:author="Author">
            <w:rPr>
              <w:rFonts w:ascii="Consolas" w:hAnsi="Consolas" w:cs="Consolas"/>
              <w:sz w:val="19"/>
              <w:szCs w:val="19"/>
            </w:rPr>
          </w:rPrChange>
        </w:rPr>
        <w:t xml:space="preserve">, </w:t>
      </w:r>
      <w:r w:rsidR="003B2184" w:rsidRPr="003D36FB">
        <w:rPr>
          <w:rFonts w:ascii="Consolas" w:hAnsi="Consolas" w:cs="Consolas"/>
          <w:color w:val="A31515"/>
          <w:sz w:val="16"/>
          <w:szCs w:val="19"/>
          <w:rPrChange w:id="2100" w:author="Author">
            <w:rPr>
              <w:rFonts w:ascii="Consolas" w:hAnsi="Consolas" w:cs="Consolas"/>
              <w:color w:val="A31515"/>
              <w:sz w:val="19"/>
              <w:szCs w:val="19"/>
            </w:rPr>
          </w:rPrChange>
        </w:rPr>
        <w:t>"</w:t>
      </w:r>
      <w:proofErr w:type="spellStart"/>
      <w:r w:rsidR="003B2184" w:rsidRPr="003D36FB">
        <w:rPr>
          <w:rFonts w:ascii="Consolas" w:hAnsi="Consolas" w:cs="Consolas"/>
          <w:color w:val="A31515"/>
          <w:sz w:val="16"/>
          <w:szCs w:val="19"/>
          <w:rPrChange w:id="2101" w:author="Author">
            <w:rPr>
              <w:rFonts w:ascii="Consolas" w:hAnsi="Consolas" w:cs="Consolas"/>
              <w:color w:val="A31515"/>
              <w:sz w:val="19"/>
              <w:szCs w:val="19"/>
            </w:rPr>
          </w:rPrChange>
        </w:rPr>
        <w:t>MouseMove</w:t>
      </w:r>
      <w:proofErr w:type="spellEnd"/>
      <w:r w:rsidR="003B2184" w:rsidRPr="003D36FB">
        <w:rPr>
          <w:rFonts w:ascii="Consolas" w:hAnsi="Consolas" w:cs="Consolas"/>
          <w:color w:val="A31515"/>
          <w:sz w:val="16"/>
          <w:szCs w:val="19"/>
          <w:rPrChange w:id="2102" w:author="Author">
            <w:rPr>
              <w:rFonts w:ascii="Consolas" w:hAnsi="Consolas" w:cs="Consolas"/>
              <w:color w:val="A31515"/>
              <w:sz w:val="19"/>
              <w:szCs w:val="19"/>
            </w:rPr>
          </w:rPrChange>
        </w:rPr>
        <w:t>"</w:t>
      </w:r>
      <w:r w:rsidR="003B2184" w:rsidRPr="003D36FB">
        <w:rPr>
          <w:rFonts w:ascii="Consolas" w:hAnsi="Consolas" w:cs="Consolas"/>
          <w:sz w:val="16"/>
          <w:szCs w:val="19"/>
          <w:rPrChange w:id="2103" w:author="Author">
            <w:rPr>
              <w:rFonts w:ascii="Consolas" w:hAnsi="Consolas" w:cs="Consolas"/>
              <w:sz w:val="19"/>
              <w:szCs w:val="19"/>
            </w:rPr>
          </w:rPrChange>
        </w:rPr>
        <w:t>)</w:t>
      </w:r>
      <w:r w:rsidR="003B2184" w:rsidRPr="003D36FB">
        <w:rPr>
          <w:rFonts w:ascii="Consolas" w:hAnsi="Consolas" w:cs="Consolas"/>
          <w:sz w:val="16"/>
          <w:szCs w:val="19"/>
          <w:rPrChange w:id="2104" w:author="Author">
            <w:rPr>
              <w:rFonts w:ascii="Consolas" w:hAnsi="Consolas" w:cs="Consolas"/>
              <w:sz w:val="19"/>
              <w:szCs w:val="19"/>
            </w:rPr>
          </w:rPrChange>
        </w:rPr>
        <w:br/>
        <w:t xml:space="preserve">                </w:t>
      </w:r>
      <w:r w:rsidR="003B2184" w:rsidRPr="003D36FB">
        <w:rPr>
          <w:rFonts w:ascii="Consolas" w:hAnsi="Consolas" w:cs="Consolas"/>
          <w:sz w:val="16"/>
          <w:szCs w:val="19"/>
          <w:highlight w:val="yellow"/>
          <w:rPrChange w:id="2105" w:author="Author">
            <w:rPr>
              <w:rFonts w:ascii="Consolas" w:hAnsi="Consolas" w:cs="Consolas"/>
              <w:sz w:val="19"/>
              <w:szCs w:val="19"/>
              <w:highlight w:val="yellow"/>
            </w:rPr>
          </w:rPrChange>
        </w:rPr>
        <w:t>.Select(</w:t>
      </w:r>
      <w:proofErr w:type="spellStart"/>
      <w:r w:rsidR="003B2184" w:rsidRPr="003D36FB">
        <w:rPr>
          <w:rFonts w:ascii="Consolas" w:hAnsi="Consolas" w:cs="Consolas"/>
          <w:sz w:val="16"/>
          <w:szCs w:val="19"/>
          <w:highlight w:val="yellow"/>
          <w:rPrChange w:id="2106" w:author="Author">
            <w:rPr>
              <w:rFonts w:ascii="Consolas" w:hAnsi="Consolas" w:cs="Consolas"/>
              <w:sz w:val="19"/>
              <w:szCs w:val="19"/>
              <w:highlight w:val="yellow"/>
            </w:rPr>
          </w:rPrChange>
        </w:rPr>
        <w:t>evt</w:t>
      </w:r>
      <w:proofErr w:type="spellEnd"/>
      <w:r w:rsidR="003B2184" w:rsidRPr="003D36FB">
        <w:rPr>
          <w:rFonts w:ascii="Consolas" w:hAnsi="Consolas" w:cs="Consolas"/>
          <w:sz w:val="16"/>
          <w:szCs w:val="19"/>
          <w:highlight w:val="yellow"/>
          <w:rPrChange w:id="2107" w:author="Author">
            <w:rPr>
              <w:rFonts w:ascii="Consolas" w:hAnsi="Consolas" w:cs="Consolas"/>
              <w:sz w:val="19"/>
              <w:szCs w:val="19"/>
              <w:highlight w:val="yellow"/>
            </w:rPr>
          </w:rPrChange>
        </w:rPr>
        <w:t xml:space="preserve"> =&gt; </w:t>
      </w:r>
      <w:proofErr w:type="spellStart"/>
      <w:r w:rsidR="003B2184" w:rsidRPr="003D36FB">
        <w:rPr>
          <w:rFonts w:ascii="Consolas" w:hAnsi="Consolas" w:cs="Consolas"/>
          <w:sz w:val="16"/>
          <w:szCs w:val="19"/>
          <w:highlight w:val="yellow"/>
          <w:rPrChange w:id="2108" w:author="Author">
            <w:rPr>
              <w:rFonts w:ascii="Consolas" w:hAnsi="Consolas" w:cs="Consolas"/>
              <w:sz w:val="19"/>
              <w:szCs w:val="19"/>
              <w:highlight w:val="yellow"/>
            </w:rPr>
          </w:rPrChange>
        </w:rPr>
        <w:t>evt.EventArgs.Location</w:t>
      </w:r>
      <w:proofErr w:type="spellEnd"/>
      <w:r w:rsidR="003B2184" w:rsidRPr="003D36FB">
        <w:rPr>
          <w:rFonts w:ascii="Consolas" w:hAnsi="Consolas" w:cs="Consolas"/>
          <w:sz w:val="16"/>
          <w:szCs w:val="19"/>
          <w:highlight w:val="yellow"/>
          <w:rPrChange w:id="2109" w:author="Author">
            <w:rPr>
              <w:rFonts w:ascii="Consolas" w:hAnsi="Consolas" w:cs="Consolas"/>
              <w:sz w:val="19"/>
              <w:szCs w:val="19"/>
              <w:highlight w:val="yellow"/>
            </w:rPr>
          </w:rPrChange>
        </w:rPr>
        <w:t>)</w:t>
      </w:r>
      <w:r w:rsidR="003B2184" w:rsidRPr="003D36FB">
        <w:rPr>
          <w:rFonts w:ascii="Consolas" w:hAnsi="Consolas" w:cs="Consolas"/>
          <w:sz w:val="16"/>
          <w:szCs w:val="19"/>
          <w:rPrChange w:id="2110" w:author="Author">
            <w:rPr>
              <w:rFonts w:ascii="Consolas" w:hAnsi="Consolas" w:cs="Consolas"/>
              <w:sz w:val="19"/>
              <w:szCs w:val="19"/>
            </w:rPr>
          </w:rPrChange>
        </w:rPr>
        <w:t>;</w:t>
      </w:r>
      <w:r w:rsidR="003B2184" w:rsidRPr="003D36FB">
        <w:rPr>
          <w:rFonts w:ascii="Consolas" w:hAnsi="Consolas" w:cs="Consolas"/>
          <w:sz w:val="16"/>
          <w:szCs w:val="19"/>
          <w:rPrChange w:id="2111" w:author="Author">
            <w:rPr>
              <w:rFonts w:ascii="Consolas" w:hAnsi="Consolas" w:cs="Consolas"/>
              <w:sz w:val="19"/>
              <w:szCs w:val="19"/>
            </w:rPr>
          </w:rPrChange>
        </w:rPr>
        <w:br/>
      </w:r>
      <w:r w:rsidR="003B2184" w:rsidRPr="003D36FB">
        <w:rPr>
          <w:rFonts w:ascii="Consolas" w:hAnsi="Consolas" w:cs="Consolas"/>
          <w:sz w:val="16"/>
          <w:szCs w:val="19"/>
          <w:rPrChange w:id="2112" w:author="Author">
            <w:rPr>
              <w:rFonts w:ascii="Consolas" w:hAnsi="Consolas" w:cs="Consolas"/>
              <w:sz w:val="19"/>
              <w:szCs w:val="19"/>
            </w:rPr>
          </w:rPrChange>
        </w:rPr>
        <w:br/>
        <w:t xml:space="preserve">    </w:t>
      </w:r>
      <w:proofErr w:type="spellStart"/>
      <w:r w:rsidR="003B2184" w:rsidRPr="003D36FB">
        <w:rPr>
          <w:rFonts w:ascii="Consolas" w:hAnsi="Consolas" w:cs="Consolas"/>
          <w:color w:val="0000FF"/>
          <w:sz w:val="16"/>
          <w:szCs w:val="19"/>
          <w:rPrChange w:id="2113" w:author="Author">
            <w:rPr>
              <w:rFonts w:ascii="Consolas" w:hAnsi="Consolas" w:cs="Consolas"/>
              <w:color w:val="0000FF"/>
              <w:sz w:val="19"/>
              <w:szCs w:val="19"/>
            </w:rPr>
          </w:rPrChange>
        </w:rPr>
        <w:t>var</w:t>
      </w:r>
      <w:proofErr w:type="spellEnd"/>
      <w:r w:rsidR="003B2184" w:rsidRPr="003D36FB">
        <w:rPr>
          <w:rFonts w:ascii="Consolas" w:hAnsi="Consolas" w:cs="Consolas"/>
          <w:sz w:val="16"/>
          <w:szCs w:val="19"/>
          <w:rPrChange w:id="2114" w:author="Author">
            <w:rPr>
              <w:rFonts w:ascii="Consolas" w:hAnsi="Consolas" w:cs="Consolas"/>
              <w:sz w:val="19"/>
              <w:szCs w:val="19"/>
            </w:rPr>
          </w:rPrChange>
        </w:rPr>
        <w:t xml:space="preserve"> input = </w:t>
      </w:r>
      <w:proofErr w:type="spellStart"/>
      <w:r w:rsidR="003B2184" w:rsidRPr="003D36FB">
        <w:rPr>
          <w:rFonts w:ascii="Consolas" w:hAnsi="Consolas" w:cs="Consolas"/>
          <w:color w:val="2B91AF"/>
          <w:sz w:val="16"/>
          <w:szCs w:val="19"/>
          <w:rPrChange w:id="2115" w:author="Author">
            <w:rPr>
              <w:rFonts w:ascii="Consolas" w:hAnsi="Consolas" w:cs="Consolas"/>
              <w:color w:val="2B91AF"/>
              <w:sz w:val="19"/>
              <w:szCs w:val="19"/>
            </w:rPr>
          </w:rPrChange>
        </w:rPr>
        <w:t>Observable</w:t>
      </w:r>
      <w:r w:rsidR="003B2184" w:rsidRPr="003D36FB">
        <w:rPr>
          <w:rFonts w:ascii="Consolas" w:hAnsi="Consolas" w:cs="Consolas"/>
          <w:sz w:val="16"/>
          <w:szCs w:val="19"/>
          <w:rPrChange w:id="2116" w:author="Author">
            <w:rPr>
              <w:rFonts w:ascii="Consolas" w:hAnsi="Consolas" w:cs="Consolas"/>
              <w:sz w:val="19"/>
              <w:szCs w:val="19"/>
            </w:rPr>
          </w:rPrChange>
        </w:rPr>
        <w:t>.FromEvent</w:t>
      </w:r>
      <w:r w:rsidR="001960C1" w:rsidRPr="003D36FB">
        <w:rPr>
          <w:rFonts w:ascii="Consolas" w:hAnsi="Consolas" w:cs="Consolas"/>
          <w:sz w:val="16"/>
          <w:szCs w:val="19"/>
          <w:rPrChange w:id="2117" w:author="Author">
            <w:rPr>
              <w:rFonts w:ascii="Consolas" w:hAnsi="Consolas" w:cs="Consolas"/>
              <w:sz w:val="19"/>
              <w:szCs w:val="19"/>
            </w:rPr>
          </w:rPrChange>
        </w:rPr>
        <w:t>Pattern</w:t>
      </w:r>
      <w:proofErr w:type="spellEnd"/>
      <w:r w:rsidR="003B2184" w:rsidRPr="003D36FB">
        <w:rPr>
          <w:rFonts w:ascii="Consolas" w:hAnsi="Consolas" w:cs="Consolas"/>
          <w:sz w:val="16"/>
          <w:szCs w:val="19"/>
          <w:rPrChange w:id="2118" w:author="Author">
            <w:rPr>
              <w:rFonts w:ascii="Consolas" w:hAnsi="Consolas" w:cs="Consolas"/>
              <w:sz w:val="19"/>
              <w:szCs w:val="19"/>
            </w:rPr>
          </w:rPrChange>
        </w:rPr>
        <w:t xml:space="preserve">(txt, </w:t>
      </w:r>
      <w:r w:rsidR="003B2184" w:rsidRPr="003D36FB">
        <w:rPr>
          <w:rFonts w:ascii="Consolas" w:hAnsi="Consolas" w:cs="Consolas"/>
          <w:color w:val="A31515"/>
          <w:sz w:val="16"/>
          <w:szCs w:val="19"/>
          <w:rPrChange w:id="2119" w:author="Author">
            <w:rPr>
              <w:rFonts w:ascii="Consolas" w:hAnsi="Consolas" w:cs="Consolas"/>
              <w:color w:val="A31515"/>
              <w:sz w:val="19"/>
              <w:szCs w:val="19"/>
            </w:rPr>
          </w:rPrChange>
        </w:rPr>
        <w:t>"</w:t>
      </w:r>
      <w:proofErr w:type="spellStart"/>
      <w:r w:rsidR="003B2184" w:rsidRPr="003D36FB">
        <w:rPr>
          <w:rFonts w:ascii="Consolas" w:hAnsi="Consolas" w:cs="Consolas"/>
          <w:color w:val="A31515"/>
          <w:sz w:val="16"/>
          <w:szCs w:val="19"/>
          <w:rPrChange w:id="2120" w:author="Author">
            <w:rPr>
              <w:rFonts w:ascii="Consolas" w:hAnsi="Consolas" w:cs="Consolas"/>
              <w:color w:val="A31515"/>
              <w:sz w:val="19"/>
              <w:szCs w:val="19"/>
            </w:rPr>
          </w:rPrChange>
        </w:rPr>
        <w:t>TextChanged</w:t>
      </w:r>
      <w:proofErr w:type="spellEnd"/>
      <w:r w:rsidR="003B2184" w:rsidRPr="003D36FB">
        <w:rPr>
          <w:rFonts w:ascii="Consolas" w:hAnsi="Consolas" w:cs="Consolas"/>
          <w:color w:val="A31515"/>
          <w:sz w:val="16"/>
          <w:szCs w:val="19"/>
          <w:rPrChange w:id="2121" w:author="Author">
            <w:rPr>
              <w:rFonts w:ascii="Consolas" w:hAnsi="Consolas" w:cs="Consolas"/>
              <w:color w:val="A31515"/>
              <w:sz w:val="19"/>
              <w:szCs w:val="19"/>
            </w:rPr>
          </w:rPrChange>
        </w:rPr>
        <w:t>"</w:t>
      </w:r>
      <w:r w:rsidR="003B2184" w:rsidRPr="003D36FB">
        <w:rPr>
          <w:rFonts w:ascii="Consolas" w:hAnsi="Consolas" w:cs="Consolas"/>
          <w:sz w:val="16"/>
          <w:szCs w:val="19"/>
          <w:rPrChange w:id="2122" w:author="Author">
            <w:rPr>
              <w:rFonts w:ascii="Consolas" w:hAnsi="Consolas" w:cs="Consolas"/>
              <w:sz w:val="19"/>
              <w:szCs w:val="19"/>
            </w:rPr>
          </w:rPrChange>
        </w:rPr>
        <w:t>)</w:t>
      </w:r>
      <w:r w:rsidR="003B2184" w:rsidRPr="003D36FB">
        <w:rPr>
          <w:rFonts w:ascii="Consolas" w:hAnsi="Consolas" w:cs="Consolas"/>
          <w:sz w:val="16"/>
          <w:szCs w:val="19"/>
          <w:rPrChange w:id="2123" w:author="Author">
            <w:rPr>
              <w:rFonts w:ascii="Consolas" w:hAnsi="Consolas" w:cs="Consolas"/>
              <w:sz w:val="19"/>
              <w:szCs w:val="19"/>
            </w:rPr>
          </w:rPrChange>
        </w:rPr>
        <w:br/>
        <w:t xml:space="preserve">                </w:t>
      </w:r>
      <w:r w:rsidR="003B2184" w:rsidRPr="003D36FB">
        <w:rPr>
          <w:rFonts w:ascii="Consolas" w:hAnsi="Consolas" w:cs="Consolas"/>
          <w:sz w:val="16"/>
          <w:szCs w:val="19"/>
          <w:highlight w:val="yellow"/>
          <w:rPrChange w:id="2124" w:author="Author">
            <w:rPr>
              <w:rFonts w:ascii="Consolas" w:hAnsi="Consolas" w:cs="Consolas"/>
              <w:sz w:val="19"/>
              <w:szCs w:val="19"/>
              <w:highlight w:val="yellow"/>
            </w:rPr>
          </w:rPrChange>
        </w:rPr>
        <w:t>.Select(</w:t>
      </w:r>
      <w:proofErr w:type="spellStart"/>
      <w:r w:rsidR="003B2184" w:rsidRPr="003D36FB">
        <w:rPr>
          <w:rFonts w:ascii="Consolas" w:hAnsi="Consolas" w:cs="Consolas"/>
          <w:sz w:val="16"/>
          <w:szCs w:val="19"/>
          <w:highlight w:val="yellow"/>
          <w:rPrChange w:id="2125" w:author="Author">
            <w:rPr>
              <w:rFonts w:ascii="Consolas" w:hAnsi="Consolas" w:cs="Consolas"/>
              <w:sz w:val="19"/>
              <w:szCs w:val="19"/>
              <w:highlight w:val="yellow"/>
            </w:rPr>
          </w:rPrChange>
        </w:rPr>
        <w:t>evt</w:t>
      </w:r>
      <w:proofErr w:type="spellEnd"/>
      <w:r w:rsidR="003B2184" w:rsidRPr="003D36FB">
        <w:rPr>
          <w:rFonts w:ascii="Consolas" w:hAnsi="Consolas" w:cs="Consolas"/>
          <w:sz w:val="16"/>
          <w:szCs w:val="19"/>
          <w:highlight w:val="yellow"/>
          <w:rPrChange w:id="2126" w:author="Author">
            <w:rPr>
              <w:rFonts w:ascii="Consolas" w:hAnsi="Consolas" w:cs="Consolas"/>
              <w:sz w:val="19"/>
              <w:szCs w:val="19"/>
              <w:highlight w:val="yellow"/>
            </w:rPr>
          </w:rPrChange>
        </w:rPr>
        <w:t xml:space="preserve"> =&gt; ((</w:t>
      </w:r>
      <w:proofErr w:type="spellStart"/>
      <w:r w:rsidR="003B2184" w:rsidRPr="003D36FB">
        <w:rPr>
          <w:rFonts w:ascii="Consolas" w:hAnsi="Consolas" w:cs="Consolas"/>
          <w:color w:val="2B91AF"/>
          <w:sz w:val="16"/>
          <w:szCs w:val="19"/>
          <w:highlight w:val="yellow"/>
          <w:rPrChange w:id="2127" w:author="Author">
            <w:rPr>
              <w:rFonts w:ascii="Consolas" w:hAnsi="Consolas" w:cs="Consolas"/>
              <w:color w:val="2B91AF"/>
              <w:sz w:val="19"/>
              <w:szCs w:val="19"/>
              <w:highlight w:val="yellow"/>
            </w:rPr>
          </w:rPrChange>
        </w:rPr>
        <w:t>TextBox</w:t>
      </w:r>
      <w:proofErr w:type="spellEnd"/>
      <w:r w:rsidR="003B2184" w:rsidRPr="003D36FB">
        <w:rPr>
          <w:rFonts w:ascii="Consolas" w:hAnsi="Consolas" w:cs="Consolas"/>
          <w:sz w:val="16"/>
          <w:szCs w:val="19"/>
          <w:highlight w:val="yellow"/>
          <w:rPrChange w:id="2128" w:author="Author">
            <w:rPr>
              <w:rFonts w:ascii="Consolas" w:hAnsi="Consolas" w:cs="Consolas"/>
              <w:sz w:val="19"/>
              <w:szCs w:val="19"/>
              <w:highlight w:val="yellow"/>
            </w:rPr>
          </w:rPrChange>
        </w:rPr>
        <w:t>)</w:t>
      </w:r>
      <w:proofErr w:type="spellStart"/>
      <w:r w:rsidR="003B2184" w:rsidRPr="003D36FB">
        <w:rPr>
          <w:rFonts w:ascii="Consolas" w:hAnsi="Consolas" w:cs="Consolas"/>
          <w:sz w:val="16"/>
          <w:szCs w:val="19"/>
          <w:highlight w:val="yellow"/>
          <w:rPrChange w:id="2129" w:author="Author">
            <w:rPr>
              <w:rFonts w:ascii="Consolas" w:hAnsi="Consolas" w:cs="Consolas"/>
              <w:sz w:val="19"/>
              <w:szCs w:val="19"/>
              <w:highlight w:val="yellow"/>
            </w:rPr>
          </w:rPrChange>
        </w:rPr>
        <w:t>evt.Sender</w:t>
      </w:r>
      <w:proofErr w:type="spellEnd"/>
      <w:r w:rsidR="003B2184" w:rsidRPr="003D36FB">
        <w:rPr>
          <w:rFonts w:ascii="Consolas" w:hAnsi="Consolas" w:cs="Consolas"/>
          <w:sz w:val="16"/>
          <w:szCs w:val="19"/>
          <w:highlight w:val="yellow"/>
          <w:rPrChange w:id="2130" w:author="Author">
            <w:rPr>
              <w:rFonts w:ascii="Consolas" w:hAnsi="Consolas" w:cs="Consolas"/>
              <w:sz w:val="19"/>
              <w:szCs w:val="19"/>
              <w:highlight w:val="yellow"/>
            </w:rPr>
          </w:rPrChange>
        </w:rPr>
        <w:t>).Text)</w:t>
      </w:r>
      <w:r w:rsidR="003B2184" w:rsidRPr="003D36FB">
        <w:rPr>
          <w:rFonts w:ascii="Consolas" w:hAnsi="Consolas" w:cs="Consolas"/>
          <w:sz w:val="16"/>
          <w:szCs w:val="19"/>
          <w:rPrChange w:id="2131" w:author="Author">
            <w:rPr>
              <w:rFonts w:ascii="Consolas" w:hAnsi="Consolas" w:cs="Consolas"/>
              <w:sz w:val="19"/>
              <w:szCs w:val="19"/>
            </w:rPr>
          </w:rPrChange>
        </w:rPr>
        <w:t>;</w:t>
      </w:r>
      <w:r w:rsidR="003B2184" w:rsidRPr="003D36FB">
        <w:rPr>
          <w:rFonts w:ascii="Consolas" w:hAnsi="Consolas" w:cs="Consolas"/>
          <w:sz w:val="16"/>
          <w:szCs w:val="19"/>
          <w:rPrChange w:id="2132" w:author="Author">
            <w:rPr>
              <w:rFonts w:ascii="Consolas" w:hAnsi="Consolas" w:cs="Consolas"/>
              <w:sz w:val="19"/>
              <w:szCs w:val="19"/>
            </w:rPr>
          </w:rPrChange>
        </w:rPr>
        <w:br/>
      </w:r>
      <w:r w:rsidR="003B2184" w:rsidRPr="003D36FB">
        <w:rPr>
          <w:rFonts w:ascii="Consolas" w:hAnsi="Consolas" w:cs="Consolas"/>
          <w:sz w:val="16"/>
          <w:szCs w:val="19"/>
          <w:rPrChange w:id="2133" w:author="Author">
            <w:rPr>
              <w:rFonts w:ascii="Consolas" w:hAnsi="Consolas" w:cs="Consolas"/>
              <w:sz w:val="19"/>
              <w:szCs w:val="19"/>
            </w:rPr>
          </w:rPrChange>
        </w:rPr>
        <w:br/>
        <w:t xml:space="preserve">    </w:t>
      </w:r>
      <w:proofErr w:type="spellStart"/>
      <w:r w:rsidR="003B2184" w:rsidRPr="003D36FB">
        <w:rPr>
          <w:rFonts w:ascii="Consolas" w:hAnsi="Consolas" w:cs="Consolas"/>
          <w:color w:val="0000FF"/>
          <w:sz w:val="16"/>
          <w:szCs w:val="19"/>
          <w:rPrChange w:id="2134" w:author="Author">
            <w:rPr>
              <w:rFonts w:ascii="Consolas" w:hAnsi="Consolas" w:cs="Consolas"/>
              <w:color w:val="0000FF"/>
              <w:sz w:val="19"/>
              <w:szCs w:val="19"/>
            </w:rPr>
          </w:rPrChange>
        </w:rPr>
        <w:t>var</w:t>
      </w:r>
      <w:proofErr w:type="spellEnd"/>
      <w:r w:rsidR="003B2184" w:rsidRPr="003D36FB">
        <w:rPr>
          <w:rFonts w:ascii="Consolas" w:hAnsi="Consolas" w:cs="Consolas"/>
          <w:sz w:val="16"/>
          <w:szCs w:val="19"/>
          <w:rPrChange w:id="2135" w:author="Author">
            <w:rPr>
              <w:rFonts w:ascii="Consolas" w:hAnsi="Consolas" w:cs="Consolas"/>
              <w:sz w:val="19"/>
              <w:szCs w:val="19"/>
            </w:rPr>
          </w:rPrChange>
        </w:rPr>
        <w:t xml:space="preserve"> </w:t>
      </w:r>
      <w:proofErr w:type="spellStart"/>
      <w:r w:rsidR="003B2184" w:rsidRPr="003D36FB">
        <w:rPr>
          <w:rFonts w:ascii="Consolas" w:hAnsi="Consolas" w:cs="Consolas"/>
          <w:sz w:val="16"/>
          <w:szCs w:val="19"/>
          <w:rPrChange w:id="2136" w:author="Author">
            <w:rPr>
              <w:rFonts w:ascii="Consolas" w:hAnsi="Consolas" w:cs="Consolas"/>
              <w:sz w:val="19"/>
              <w:szCs w:val="19"/>
            </w:rPr>
          </w:rPrChange>
        </w:rPr>
        <w:t>movesSubscription</w:t>
      </w:r>
      <w:proofErr w:type="spellEnd"/>
      <w:r w:rsidR="003B2184" w:rsidRPr="003D36FB">
        <w:rPr>
          <w:rFonts w:ascii="Consolas" w:hAnsi="Consolas" w:cs="Consolas"/>
          <w:sz w:val="16"/>
          <w:szCs w:val="19"/>
          <w:rPrChange w:id="2137" w:author="Author">
            <w:rPr>
              <w:rFonts w:ascii="Consolas" w:hAnsi="Consolas" w:cs="Consolas"/>
              <w:sz w:val="19"/>
              <w:szCs w:val="19"/>
            </w:rPr>
          </w:rPrChange>
        </w:rPr>
        <w:t xml:space="preserve"> = </w:t>
      </w:r>
      <w:proofErr w:type="spellStart"/>
      <w:r w:rsidR="003B2184" w:rsidRPr="003D36FB">
        <w:rPr>
          <w:rFonts w:ascii="Consolas" w:hAnsi="Consolas" w:cs="Consolas"/>
          <w:sz w:val="16"/>
          <w:szCs w:val="19"/>
          <w:rPrChange w:id="2138" w:author="Author">
            <w:rPr>
              <w:rFonts w:ascii="Consolas" w:hAnsi="Consolas" w:cs="Consolas"/>
              <w:sz w:val="19"/>
              <w:szCs w:val="19"/>
            </w:rPr>
          </w:rPrChange>
        </w:rPr>
        <w:t>moves.Subscribe</w:t>
      </w:r>
      <w:proofErr w:type="spellEnd"/>
      <w:r w:rsidR="003B2184" w:rsidRPr="003D36FB">
        <w:rPr>
          <w:rFonts w:ascii="Consolas" w:hAnsi="Consolas" w:cs="Consolas"/>
          <w:sz w:val="16"/>
          <w:szCs w:val="19"/>
          <w:rPrChange w:id="2139" w:author="Author">
            <w:rPr>
              <w:rFonts w:ascii="Consolas" w:hAnsi="Consolas" w:cs="Consolas"/>
              <w:sz w:val="19"/>
              <w:szCs w:val="19"/>
            </w:rPr>
          </w:rPrChange>
        </w:rPr>
        <w:t>(</w:t>
      </w:r>
      <w:proofErr w:type="spellStart"/>
      <w:r w:rsidR="003B2184" w:rsidRPr="003D36FB">
        <w:rPr>
          <w:rFonts w:ascii="Consolas" w:hAnsi="Consolas" w:cs="Consolas"/>
          <w:sz w:val="16"/>
          <w:szCs w:val="19"/>
          <w:rPrChange w:id="2140" w:author="Author">
            <w:rPr>
              <w:rFonts w:ascii="Consolas" w:hAnsi="Consolas" w:cs="Consolas"/>
              <w:sz w:val="19"/>
              <w:szCs w:val="19"/>
            </w:rPr>
          </w:rPrChange>
        </w:rPr>
        <w:t>pos</w:t>
      </w:r>
      <w:proofErr w:type="spellEnd"/>
      <w:r w:rsidR="003B2184" w:rsidRPr="003D36FB">
        <w:rPr>
          <w:rFonts w:ascii="Consolas" w:hAnsi="Consolas" w:cs="Consolas"/>
          <w:sz w:val="16"/>
          <w:szCs w:val="19"/>
          <w:rPrChange w:id="2141" w:author="Author">
            <w:rPr>
              <w:rFonts w:ascii="Consolas" w:hAnsi="Consolas" w:cs="Consolas"/>
              <w:sz w:val="19"/>
              <w:szCs w:val="19"/>
            </w:rPr>
          </w:rPrChange>
        </w:rPr>
        <w:t xml:space="preserve"> =&gt; </w:t>
      </w:r>
      <w:proofErr w:type="spellStart"/>
      <w:r w:rsidR="003B2184" w:rsidRPr="003D36FB">
        <w:rPr>
          <w:rFonts w:ascii="Consolas" w:hAnsi="Consolas" w:cs="Consolas"/>
          <w:color w:val="2B91AF"/>
          <w:sz w:val="16"/>
          <w:szCs w:val="19"/>
          <w:rPrChange w:id="2142" w:author="Author">
            <w:rPr>
              <w:rFonts w:ascii="Consolas" w:hAnsi="Consolas" w:cs="Consolas"/>
              <w:color w:val="2B91AF"/>
              <w:sz w:val="19"/>
              <w:szCs w:val="19"/>
            </w:rPr>
          </w:rPrChange>
        </w:rPr>
        <w:t>Console</w:t>
      </w:r>
      <w:r w:rsidR="003B2184" w:rsidRPr="003D36FB">
        <w:rPr>
          <w:rFonts w:ascii="Consolas" w:hAnsi="Consolas" w:cs="Consolas"/>
          <w:sz w:val="16"/>
          <w:szCs w:val="19"/>
          <w:rPrChange w:id="2143" w:author="Author">
            <w:rPr>
              <w:rFonts w:ascii="Consolas" w:hAnsi="Consolas" w:cs="Consolas"/>
              <w:sz w:val="19"/>
              <w:szCs w:val="19"/>
            </w:rPr>
          </w:rPrChange>
        </w:rPr>
        <w:t>.WriteLine</w:t>
      </w:r>
      <w:proofErr w:type="spellEnd"/>
      <w:r w:rsidR="003B2184" w:rsidRPr="003D36FB">
        <w:rPr>
          <w:rFonts w:ascii="Consolas" w:hAnsi="Consolas" w:cs="Consolas"/>
          <w:sz w:val="16"/>
          <w:szCs w:val="19"/>
          <w:rPrChange w:id="2144" w:author="Author">
            <w:rPr>
              <w:rFonts w:ascii="Consolas" w:hAnsi="Consolas" w:cs="Consolas"/>
              <w:sz w:val="19"/>
              <w:szCs w:val="19"/>
            </w:rPr>
          </w:rPrChange>
        </w:rPr>
        <w:t>(</w:t>
      </w:r>
      <w:r w:rsidR="003B2184" w:rsidRPr="003D36FB">
        <w:rPr>
          <w:rFonts w:ascii="Consolas" w:hAnsi="Consolas" w:cs="Consolas"/>
          <w:color w:val="A31515"/>
          <w:sz w:val="16"/>
          <w:szCs w:val="19"/>
          <w:rPrChange w:id="2145" w:author="Author">
            <w:rPr>
              <w:rFonts w:ascii="Consolas" w:hAnsi="Consolas" w:cs="Consolas"/>
              <w:color w:val="A31515"/>
              <w:sz w:val="19"/>
              <w:szCs w:val="19"/>
            </w:rPr>
          </w:rPrChange>
        </w:rPr>
        <w:t>"Mouse at</w:t>
      </w:r>
      <w:ins w:id="2146" w:author="Author">
        <w:r w:rsidR="00A16656" w:rsidRPr="003D36FB">
          <w:rPr>
            <w:rFonts w:ascii="Consolas" w:hAnsi="Consolas" w:cs="Consolas"/>
            <w:color w:val="A31515"/>
            <w:sz w:val="16"/>
            <w:szCs w:val="19"/>
            <w:rPrChange w:id="2147" w:author="Author">
              <w:rPr>
                <w:rFonts w:ascii="Consolas" w:hAnsi="Consolas" w:cs="Consolas"/>
                <w:color w:val="A31515"/>
                <w:sz w:val="19"/>
                <w:szCs w:val="19"/>
              </w:rPr>
            </w:rPrChange>
          </w:rPr>
          <w:t xml:space="preserve">  </w:t>
        </w:r>
      </w:ins>
      <w:r w:rsidR="003B2184" w:rsidRPr="003D36FB">
        <w:rPr>
          <w:rFonts w:ascii="Consolas" w:hAnsi="Consolas" w:cs="Consolas"/>
          <w:color w:val="A31515"/>
          <w:sz w:val="16"/>
          <w:szCs w:val="19"/>
          <w:rPrChange w:id="2148" w:author="Author">
            <w:rPr>
              <w:rFonts w:ascii="Consolas" w:hAnsi="Consolas" w:cs="Consolas"/>
              <w:color w:val="A31515"/>
              <w:sz w:val="19"/>
              <w:szCs w:val="19"/>
            </w:rPr>
          </w:rPrChange>
        </w:rPr>
        <w:t xml:space="preserve">: </w:t>
      </w:r>
      <w:ins w:id="2149" w:author="Author">
        <w:r w:rsidR="00A16656" w:rsidRPr="003D36FB">
          <w:rPr>
            <w:rFonts w:ascii="Consolas" w:hAnsi="Consolas" w:cs="Consolas"/>
            <w:color w:val="A31515"/>
            <w:sz w:val="16"/>
            <w:szCs w:val="19"/>
            <w:rPrChange w:id="2150" w:author="Author">
              <w:rPr>
                <w:rFonts w:ascii="Consolas" w:hAnsi="Consolas" w:cs="Consolas"/>
                <w:color w:val="A31515"/>
                <w:sz w:val="19"/>
                <w:szCs w:val="19"/>
              </w:rPr>
            </w:rPrChange>
          </w:rPr>
          <w:t>{0}</w:t>
        </w:r>
      </w:ins>
      <w:r w:rsidR="003B2184" w:rsidRPr="003D36FB">
        <w:rPr>
          <w:rFonts w:ascii="Consolas" w:hAnsi="Consolas" w:cs="Consolas"/>
          <w:color w:val="A31515"/>
          <w:sz w:val="16"/>
          <w:szCs w:val="19"/>
          <w:rPrChange w:id="2151" w:author="Author">
            <w:rPr>
              <w:rFonts w:ascii="Consolas" w:hAnsi="Consolas" w:cs="Consolas"/>
              <w:color w:val="A31515"/>
              <w:sz w:val="19"/>
              <w:szCs w:val="19"/>
            </w:rPr>
          </w:rPrChange>
        </w:rPr>
        <w:t>"</w:t>
      </w:r>
      <w:del w:id="2152" w:author="Author">
        <w:r w:rsidR="003B2184" w:rsidRPr="003D36FB" w:rsidDel="00A16656">
          <w:rPr>
            <w:rFonts w:ascii="Consolas" w:hAnsi="Consolas" w:cs="Consolas"/>
            <w:color w:val="A31515"/>
            <w:sz w:val="16"/>
            <w:szCs w:val="19"/>
            <w:rPrChange w:id="2153" w:author="Author">
              <w:rPr>
                <w:rFonts w:ascii="Consolas" w:hAnsi="Consolas" w:cs="Consolas"/>
                <w:color w:val="A31515"/>
                <w:sz w:val="19"/>
                <w:szCs w:val="19"/>
              </w:rPr>
            </w:rPrChange>
          </w:rPr>
          <w:delText xml:space="preserve">  </w:delText>
        </w:r>
        <w:r w:rsidR="003B2184" w:rsidRPr="003D36FB" w:rsidDel="00A16656">
          <w:rPr>
            <w:rFonts w:ascii="Consolas" w:hAnsi="Consolas" w:cs="Consolas"/>
            <w:sz w:val="16"/>
            <w:szCs w:val="19"/>
            <w:rPrChange w:id="2154" w:author="Author">
              <w:rPr>
                <w:rFonts w:ascii="Consolas" w:hAnsi="Consolas" w:cs="Consolas"/>
                <w:sz w:val="19"/>
                <w:szCs w:val="19"/>
              </w:rPr>
            </w:rPrChange>
          </w:rPr>
          <w:delText xml:space="preserve"> +</w:delText>
        </w:r>
      </w:del>
      <w:ins w:id="2155" w:author="Author">
        <w:r w:rsidR="00A16656" w:rsidRPr="003D36FB">
          <w:rPr>
            <w:rFonts w:ascii="Consolas" w:hAnsi="Consolas" w:cs="Consolas"/>
            <w:sz w:val="16"/>
            <w:szCs w:val="19"/>
            <w:rPrChange w:id="2156" w:author="Author">
              <w:rPr>
                <w:rFonts w:ascii="Consolas" w:hAnsi="Consolas" w:cs="Consolas"/>
                <w:sz w:val="19"/>
                <w:szCs w:val="19"/>
              </w:rPr>
            </w:rPrChange>
          </w:rPr>
          <w:t>,</w:t>
        </w:r>
      </w:ins>
      <w:r w:rsidR="003B2184" w:rsidRPr="003D36FB">
        <w:rPr>
          <w:rFonts w:ascii="Consolas" w:hAnsi="Consolas" w:cs="Consolas"/>
          <w:sz w:val="16"/>
          <w:szCs w:val="19"/>
          <w:rPrChange w:id="2157" w:author="Author">
            <w:rPr>
              <w:rFonts w:ascii="Consolas" w:hAnsi="Consolas" w:cs="Consolas"/>
              <w:sz w:val="19"/>
              <w:szCs w:val="19"/>
            </w:rPr>
          </w:rPrChange>
        </w:rPr>
        <w:t xml:space="preserve"> </w:t>
      </w:r>
      <w:proofErr w:type="spellStart"/>
      <w:r w:rsidR="003B2184" w:rsidRPr="003D36FB">
        <w:rPr>
          <w:rFonts w:ascii="Consolas" w:hAnsi="Consolas" w:cs="Consolas"/>
          <w:sz w:val="16"/>
          <w:szCs w:val="19"/>
          <w:rPrChange w:id="2158" w:author="Author">
            <w:rPr>
              <w:rFonts w:ascii="Consolas" w:hAnsi="Consolas" w:cs="Consolas"/>
              <w:sz w:val="19"/>
              <w:szCs w:val="19"/>
            </w:rPr>
          </w:rPrChange>
        </w:rPr>
        <w:t>pos</w:t>
      </w:r>
      <w:proofErr w:type="spellEnd"/>
      <w:r w:rsidR="003B2184" w:rsidRPr="003D36FB">
        <w:rPr>
          <w:rFonts w:ascii="Consolas" w:hAnsi="Consolas" w:cs="Consolas"/>
          <w:sz w:val="16"/>
          <w:szCs w:val="19"/>
          <w:rPrChange w:id="2159" w:author="Author">
            <w:rPr>
              <w:rFonts w:ascii="Consolas" w:hAnsi="Consolas" w:cs="Consolas"/>
              <w:sz w:val="19"/>
              <w:szCs w:val="19"/>
            </w:rPr>
          </w:rPrChange>
        </w:rPr>
        <w:t>));</w:t>
      </w:r>
      <w:r w:rsidR="003B2184" w:rsidRPr="003D36FB">
        <w:rPr>
          <w:rFonts w:ascii="Consolas" w:hAnsi="Consolas" w:cs="Consolas"/>
          <w:sz w:val="16"/>
          <w:szCs w:val="19"/>
          <w:rPrChange w:id="2160" w:author="Author">
            <w:rPr>
              <w:rFonts w:ascii="Consolas" w:hAnsi="Consolas" w:cs="Consolas"/>
              <w:sz w:val="19"/>
              <w:szCs w:val="19"/>
            </w:rPr>
          </w:rPrChange>
        </w:rPr>
        <w:br/>
        <w:t xml:space="preserve">    </w:t>
      </w:r>
      <w:proofErr w:type="spellStart"/>
      <w:r w:rsidR="003B2184" w:rsidRPr="003D36FB">
        <w:rPr>
          <w:rFonts w:ascii="Consolas" w:hAnsi="Consolas" w:cs="Consolas"/>
          <w:color w:val="0000FF"/>
          <w:sz w:val="16"/>
          <w:szCs w:val="19"/>
          <w:rPrChange w:id="2161" w:author="Author">
            <w:rPr>
              <w:rFonts w:ascii="Consolas" w:hAnsi="Consolas" w:cs="Consolas"/>
              <w:color w:val="0000FF"/>
              <w:sz w:val="19"/>
              <w:szCs w:val="19"/>
            </w:rPr>
          </w:rPrChange>
        </w:rPr>
        <w:t>var</w:t>
      </w:r>
      <w:proofErr w:type="spellEnd"/>
      <w:r w:rsidR="003B2184" w:rsidRPr="003D36FB">
        <w:rPr>
          <w:rFonts w:ascii="Consolas" w:hAnsi="Consolas" w:cs="Consolas"/>
          <w:sz w:val="16"/>
          <w:szCs w:val="19"/>
          <w:rPrChange w:id="2162" w:author="Author">
            <w:rPr>
              <w:rFonts w:ascii="Consolas" w:hAnsi="Consolas" w:cs="Consolas"/>
              <w:sz w:val="19"/>
              <w:szCs w:val="19"/>
            </w:rPr>
          </w:rPrChange>
        </w:rPr>
        <w:t xml:space="preserve"> </w:t>
      </w:r>
      <w:proofErr w:type="spellStart"/>
      <w:r w:rsidR="003B2184" w:rsidRPr="003D36FB">
        <w:rPr>
          <w:rFonts w:ascii="Consolas" w:hAnsi="Consolas" w:cs="Consolas"/>
          <w:sz w:val="16"/>
          <w:szCs w:val="19"/>
          <w:rPrChange w:id="2163" w:author="Author">
            <w:rPr>
              <w:rFonts w:ascii="Consolas" w:hAnsi="Consolas" w:cs="Consolas"/>
              <w:sz w:val="19"/>
              <w:szCs w:val="19"/>
            </w:rPr>
          </w:rPrChange>
        </w:rPr>
        <w:t>inputSubscription</w:t>
      </w:r>
      <w:proofErr w:type="spellEnd"/>
      <w:r w:rsidR="003B2184" w:rsidRPr="003D36FB">
        <w:rPr>
          <w:rFonts w:ascii="Consolas" w:hAnsi="Consolas" w:cs="Consolas"/>
          <w:sz w:val="16"/>
          <w:szCs w:val="19"/>
          <w:rPrChange w:id="2164" w:author="Author">
            <w:rPr>
              <w:rFonts w:ascii="Consolas" w:hAnsi="Consolas" w:cs="Consolas"/>
              <w:sz w:val="19"/>
              <w:szCs w:val="19"/>
            </w:rPr>
          </w:rPrChange>
        </w:rPr>
        <w:t xml:space="preserve"> = </w:t>
      </w:r>
      <w:proofErr w:type="spellStart"/>
      <w:r w:rsidR="003B2184" w:rsidRPr="003D36FB">
        <w:rPr>
          <w:rFonts w:ascii="Consolas" w:hAnsi="Consolas" w:cs="Consolas"/>
          <w:sz w:val="16"/>
          <w:szCs w:val="19"/>
          <w:rPrChange w:id="2165" w:author="Author">
            <w:rPr>
              <w:rFonts w:ascii="Consolas" w:hAnsi="Consolas" w:cs="Consolas"/>
              <w:sz w:val="19"/>
              <w:szCs w:val="19"/>
            </w:rPr>
          </w:rPrChange>
        </w:rPr>
        <w:t>input.Subscribe</w:t>
      </w:r>
      <w:proofErr w:type="spellEnd"/>
      <w:r w:rsidR="003B2184" w:rsidRPr="003D36FB">
        <w:rPr>
          <w:rFonts w:ascii="Consolas" w:hAnsi="Consolas" w:cs="Consolas"/>
          <w:sz w:val="16"/>
          <w:szCs w:val="19"/>
          <w:rPrChange w:id="2166" w:author="Author">
            <w:rPr>
              <w:rFonts w:ascii="Consolas" w:hAnsi="Consolas" w:cs="Consolas"/>
              <w:sz w:val="19"/>
              <w:szCs w:val="19"/>
            </w:rPr>
          </w:rPrChange>
        </w:rPr>
        <w:t>(</w:t>
      </w:r>
      <w:proofErr w:type="spellStart"/>
      <w:r w:rsidR="003B2184" w:rsidRPr="003D36FB">
        <w:rPr>
          <w:rFonts w:ascii="Consolas" w:hAnsi="Consolas" w:cs="Consolas"/>
          <w:sz w:val="16"/>
          <w:szCs w:val="19"/>
          <w:rPrChange w:id="2167" w:author="Author">
            <w:rPr>
              <w:rFonts w:ascii="Consolas" w:hAnsi="Consolas" w:cs="Consolas"/>
              <w:sz w:val="19"/>
              <w:szCs w:val="19"/>
            </w:rPr>
          </w:rPrChange>
        </w:rPr>
        <w:t>inp</w:t>
      </w:r>
      <w:proofErr w:type="spellEnd"/>
      <w:r w:rsidR="003B2184" w:rsidRPr="003D36FB">
        <w:rPr>
          <w:rFonts w:ascii="Consolas" w:hAnsi="Consolas" w:cs="Consolas"/>
          <w:sz w:val="16"/>
          <w:szCs w:val="19"/>
          <w:rPrChange w:id="2168" w:author="Author">
            <w:rPr>
              <w:rFonts w:ascii="Consolas" w:hAnsi="Consolas" w:cs="Consolas"/>
              <w:sz w:val="19"/>
              <w:szCs w:val="19"/>
            </w:rPr>
          </w:rPrChange>
        </w:rPr>
        <w:t xml:space="preserve"> =&gt; </w:t>
      </w:r>
      <w:proofErr w:type="spellStart"/>
      <w:r w:rsidR="003B2184" w:rsidRPr="003D36FB">
        <w:rPr>
          <w:rFonts w:ascii="Consolas" w:hAnsi="Consolas" w:cs="Consolas"/>
          <w:color w:val="2B91AF"/>
          <w:sz w:val="16"/>
          <w:szCs w:val="19"/>
          <w:rPrChange w:id="2169" w:author="Author">
            <w:rPr>
              <w:rFonts w:ascii="Consolas" w:hAnsi="Consolas" w:cs="Consolas"/>
              <w:color w:val="2B91AF"/>
              <w:sz w:val="19"/>
              <w:szCs w:val="19"/>
            </w:rPr>
          </w:rPrChange>
        </w:rPr>
        <w:t>Console</w:t>
      </w:r>
      <w:r w:rsidR="003B2184" w:rsidRPr="003D36FB">
        <w:rPr>
          <w:rFonts w:ascii="Consolas" w:hAnsi="Consolas" w:cs="Consolas"/>
          <w:sz w:val="16"/>
          <w:szCs w:val="19"/>
          <w:rPrChange w:id="2170" w:author="Author">
            <w:rPr>
              <w:rFonts w:ascii="Consolas" w:hAnsi="Consolas" w:cs="Consolas"/>
              <w:sz w:val="19"/>
              <w:szCs w:val="19"/>
            </w:rPr>
          </w:rPrChange>
        </w:rPr>
        <w:t>.WriteLine</w:t>
      </w:r>
      <w:proofErr w:type="spellEnd"/>
      <w:r w:rsidR="003B2184" w:rsidRPr="003D36FB">
        <w:rPr>
          <w:rFonts w:ascii="Consolas" w:hAnsi="Consolas" w:cs="Consolas"/>
          <w:sz w:val="16"/>
          <w:szCs w:val="19"/>
          <w:rPrChange w:id="2171" w:author="Author">
            <w:rPr>
              <w:rFonts w:ascii="Consolas" w:hAnsi="Consolas" w:cs="Consolas"/>
              <w:sz w:val="19"/>
              <w:szCs w:val="19"/>
            </w:rPr>
          </w:rPrChange>
        </w:rPr>
        <w:t>(</w:t>
      </w:r>
      <w:r w:rsidR="003B2184" w:rsidRPr="003D36FB">
        <w:rPr>
          <w:rFonts w:ascii="Consolas" w:hAnsi="Consolas" w:cs="Consolas"/>
          <w:color w:val="A31515"/>
          <w:sz w:val="16"/>
          <w:szCs w:val="19"/>
          <w:rPrChange w:id="2172" w:author="Author">
            <w:rPr>
              <w:rFonts w:ascii="Consolas" w:hAnsi="Consolas" w:cs="Consolas"/>
              <w:color w:val="A31515"/>
              <w:sz w:val="19"/>
              <w:szCs w:val="19"/>
            </w:rPr>
          </w:rPrChange>
        </w:rPr>
        <w:t xml:space="preserve">"User wrote: </w:t>
      </w:r>
      <w:ins w:id="2173" w:author="Author">
        <w:r w:rsidR="00A16656" w:rsidRPr="003D36FB">
          <w:rPr>
            <w:rFonts w:ascii="Consolas" w:hAnsi="Consolas" w:cs="Consolas"/>
            <w:color w:val="A31515"/>
            <w:sz w:val="16"/>
            <w:szCs w:val="19"/>
            <w:rPrChange w:id="2174" w:author="Author">
              <w:rPr>
                <w:rFonts w:ascii="Consolas" w:hAnsi="Consolas" w:cs="Consolas"/>
                <w:color w:val="A31515"/>
                <w:sz w:val="19"/>
                <w:szCs w:val="19"/>
              </w:rPr>
            </w:rPrChange>
          </w:rPr>
          <w:t>{0}</w:t>
        </w:r>
      </w:ins>
      <w:r w:rsidR="003B2184" w:rsidRPr="003D36FB">
        <w:rPr>
          <w:rFonts w:ascii="Consolas" w:hAnsi="Consolas" w:cs="Consolas"/>
          <w:color w:val="A31515"/>
          <w:sz w:val="16"/>
          <w:szCs w:val="19"/>
          <w:rPrChange w:id="2175" w:author="Author">
            <w:rPr>
              <w:rFonts w:ascii="Consolas" w:hAnsi="Consolas" w:cs="Consolas"/>
              <w:color w:val="A31515"/>
              <w:sz w:val="19"/>
              <w:szCs w:val="19"/>
            </w:rPr>
          </w:rPrChange>
        </w:rPr>
        <w:t>"</w:t>
      </w:r>
      <w:ins w:id="2176" w:author="Author">
        <w:r w:rsidR="00A16656" w:rsidRPr="003D36FB">
          <w:rPr>
            <w:rFonts w:ascii="Consolas" w:hAnsi="Consolas" w:cs="Consolas"/>
            <w:color w:val="A31515"/>
            <w:sz w:val="16"/>
            <w:szCs w:val="19"/>
            <w:rPrChange w:id="2177" w:author="Author">
              <w:rPr>
                <w:rFonts w:ascii="Consolas" w:hAnsi="Consolas" w:cs="Consolas"/>
                <w:color w:val="A31515"/>
                <w:sz w:val="19"/>
                <w:szCs w:val="19"/>
              </w:rPr>
            </w:rPrChange>
          </w:rPr>
          <w:t>,</w:t>
        </w:r>
      </w:ins>
      <w:del w:id="2178" w:author="Author">
        <w:r w:rsidR="003B2184" w:rsidRPr="003D36FB" w:rsidDel="00A16656">
          <w:rPr>
            <w:rFonts w:ascii="Consolas" w:hAnsi="Consolas" w:cs="Consolas"/>
            <w:sz w:val="16"/>
            <w:szCs w:val="19"/>
            <w:rPrChange w:id="2179" w:author="Author">
              <w:rPr>
                <w:rFonts w:ascii="Consolas" w:hAnsi="Consolas" w:cs="Consolas"/>
                <w:sz w:val="19"/>
                <w:szCs w:val="19"/>
              </w:rPr>
            </w:rPrChange>
          </w:rPr>
          <w:delText xml:space="preserve"> +</w:delText>
        </w:r>
      </w:del>
      <w:r w:rsidR="003B2184" w:rsidRPr="003D36FB">
        <w:rPr>
          <w:rFonts w:ascii="Consolas" w:hAnsi="Consolas" w:cs="Consolas"/>
          <w:sz w:val="16"/>
          <w:szCs w:val="19"/>
          <w:rPrChange w:id="2180" w:author="Author">
            <w:rPr>
              <w:rFonts w:ascii="Consolas" w:hAnsi="Consolas" w:cs="Consolas"/>
              <w:sz w:val="19"/>
              <w:szCs w:val="19"/>
            </w:rPr>
          </w:rPrChange>
        </w:rPr>
        <w:t xml:space="preserve"> </w:t>
      </w:r>
      <w:proofErr w:type="spellStart"/>
      <w:r w:rsidR="003B2184" w:rsidRPr="003D36FB">
        <w:rPr>
          <w:rFonts w:ascii="Consolas" w:hAnsi="Consolas" w:cs="Consolas"/>
          <w:sz w:val="16"/>
          <w:szCs w:val="19"/>
          <w:rPrChange w:id="2181" w:author="Author">
            <w:rPr>
              <w:rFonts w:ascii="Consolas" w:hAnsi="Consolas" w:cs="Consolas"/>
              <w:sz w:val="19"/>
              <w:szCs w:val="19"/>
            </w:rPr>
          </w:rPrChange>
        </w:rPr>
        <w:t>inp</w:t>
      </w:r>
      <w:proofErr w:type="spellEnd"/>
      <w:r w:rsidR="003B2184" w:rsidRPr="003D36FB">
        <w:rPr>
          <w:rFonts w:ascii="Consolas" w:hAnsi="Consolas" w:cs="Consolas"/>
          <w:sz w:val="16"/>
          <w:szCs w:val="19"/>
          <w:rPrChange w:id="2182" w:author="Author">
            <w:rPr>
              <w:rFonts w:ascii="Consolas" w:hAnsi="Consolas" w:cs="Consolas"/>
              <w:sz w:val="19"/>
              <w:szCs w:val="19"/>
            </w:rPr>
          </w:rPrChange>
        </w:rPr>
        <w:t>));</w:t>
      </w:r>
      <w:r w:rsidR="00790D75" w:rsidRPr="003D36FB">
        <w:rPr>
          <w:sz w:val="18"/>
          <w:rPrChange w:id="2183" w:author="Author">
            <w:rPr/>
          </w:rPrChange>
        </w:rPr>
        <w:br/>
      </w:r>
      <w:r w:rsidR="001974C0" w:rsidRPr="003D36FB">
        <w:rPr>
          <w:sz w:val="18"/>
          <w:rPrChange w:id="2184" w:author="Author">
            <w:rPr/>
          </w:rPrChange>
        </w:rPr>
        <w:br/>
      </w:r>
      <w:r w:rsidR="001974C0" w:rsidRPr="003D36FB">
        <w:rPr>
          <w:b/>
          <w:sz w:val="18"/>
          <w:rPrChange w:id="2185" w:author="Author">
            <w:rPr>
              <w:b/>
            </w:rPr>
          </w:rPrChange>
        </w:rPr>
        <w:t>Background:</w:t>
      </w:r>
      <w:r w:rsidR="001974C0" w:rsidRPr="003D36FB">
        <w:rPr>
          <w:sz w:val="18"/>
          <w:rPrChange w:id="2186" w:author="Author">
            <w:rPr/>
          </w:rPrChange>
        </w:rPr>
        <w:t xml:space="preserve">  The ability to represent asynchronous data sources as first-class objects is what enables operators like this to be defined. Being able to produce an observable sequence that operates based on input of one or more sequences is not just interesting from a data point of view. Equally important is the ability to control </w:t>
      </w:r>
      <w:r w:rsidR="003B2184" w:rsidRPr="003D36FB">
        <w:rPr>
          <w:sz w:val="18"/>
          <w:rPrChange w:id="2187" w:author="Author">
            <w:rPr/>
          </w:rPrChange>
        </w:rPr>
        <w:t xml:space="preserve">the lifetime of subscriptions. Consider someone subscribes to, say, the input sequence. What really happens here is that the Select operator’s result sequence gets a request to subscribe an observer. On its turn, it propagates this request to its source, which happens to be a sequence produced by </w:t>
      </w:r>
      <w:proofErr w:type="spellStart"/>
      <w:r w:rsidR="003B2184" w:rsidRPr="003D36FB">
        <w:rPr>
          <w:sz w:val="18"/>
          <w:rPrChange w:id="2188" w:author="Author">
            <w:rPr/>
          </w:rPrChange>
        </w:rPr>
        <w:t>FromEvent</w:t>
      </w:r>
      <w:r w:rsidR="001960C1" w:rsidRPr="003D36FB">
        <w:rPr>
          <w:sz w:val="18"/>
          <w:rPrChange w:id="2189" w:author="Author">
            <w:rPr/>
          </w:rPrChange>
        </w:rPr>
        <w:t>Pattern</w:t>
      </w:r>
      <w:proofErr w:type="spellEnd"/>
      <w:r w:rsidR="003B2184" w:rsidRPr="003D36FB">
        <w:rPr>
          <w:sz w:val="18"/>
          <w:rPrChange w:id="2190" w:author="Author">
            <w:rPr/>
          </w:rPrChange>
        </w:rPr>
        <w:t>. Ultimately, the event-wrapping source sequence hooks up an event handler. Disposing a subscription is propagated in a similar manner.</w:t>
      </w:r>
      <w:r w:rsidR="001974C0" w:rsidRPr="003D36FB">
        <w:rPr>
          <w:sz w:val="18"/>
          <w:rPrChange w:id="2191" w:author="Author">
            <w:rPr/>
          </w:rPrChange>
        </w:rPr>
        <w:br/>
      </w:r>
    </w:p>
    <w:p w:rsidR="0063473F" w:rsidRPr="003D36FB" w:rsidRDefault="00FE1860" w:rsidP="0063473F">
      <w:pPr>
        <w:pStyle w:val="ListParagraph"/>
        <w:numPr>
          <w:ilvl w:val="0"/>
          <w:numId w:val="8"/>
        </w:numPr>
        <w:autoSpaceDE w:val="0"/>
        <w:autoSpaceDN w:val="0"/>
        <w:adjustRightInd w:val="0"/>
        <w:spacing w:after="0" w:line="240" w:lineRule="auto"/>
        <w:rPr>
          <w:rFonts w:ascii="Consolas" w:hAnsi="Consolas" w:cs="Consolas"/>
          <w:sz w:val="16"/>
          <w:szCs w:val="19"/>
          <w:rPrChange w:id="2192" w:author="Author">
            <w:rPr>
              <w:rFonts w:ascii="Consolas" w:hAnsi="Consolas" w:cs="Consolas"/>
              <w:sz w:val="19"/>
              <w:szCs w:val="19"/>
            </w:rPr>
          </w:rPrChange>
        </w:rPr>
      </w:pPr>
      <w:r w:rsidRPr="003D36FB">
        <w:rPr>
          <w:noProof/>
          <w:sz w:val="18"/>
          <w:rPrChange w:id="2193" w:author="Author">
            <w:rPr>
              <w:noProof/>
            </w:rPr>
          </w:rPrChange>
        </w:rPr>
        <w:drawing>
          <wp:anchor distT="0" distB="0" distL="114300" distR="114300" simplePos="0" relativeHeight="251680768" behindDoc="0" locked="0" layoutInCell="1" allowOverlap="1" wp14:anchorId="4178AAE4" wp14:editId="4D40BFC6">
            <wp:simplePos x="0" y="0"/>
            <wp:positionH relativeFrom="column">
              <wp:posOffset>-182880</wp:posOffset>
            </wp:positionH>
            <wp:positionV relativeFrom="paragraph">
              <wp:posOffset>-1323975</wp:posOffset>
            </wp:positionV>
            <wp:extent cx="411621" cy="740664"/>
            <wp:effectExtent l="0" t="0" r="7620" b="2540"/>
            <wp:wrapNone/>
            <wp:docPr id="54" name="Picture 54" descr="C:\Users\bartde\AppData\Local\Microsoft\Windows\Temporary Internet Files\Content.IE5\CFGY0LUV\MC9000298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de\AppData\Local\Microsoft\Windows\Temporary Internet Files\Content.IE5\CFGY0LUV\MC900029888[1].wm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621" cy="740664"/>
                    </a:xfrm>
                    <a:prstGeom prst="rect">
                      <a:avLst/>
                    </a:prstGeom>
                    <a:noFill/>
                    <a:ln>
                      <a:noFill/>
                    </a:ln>
                  </pic:spPr>
                </pic:pic>
              </a:graphicData>
            </a:graphic>
            <wp14:sizeRelH relativeFrom="page">
              <wp14:pctWidth>0</wp14:pctWidth>
            </wp14:sizeRelH>
            <wp14:sizeRelV relativeFrom="page">
              <wp14:pctHeight>0</wp14:pctHeight>
            </wp14:sizeRelV>
          </wp:anchor>
        </w:drawing>
      </w:r>
      <w:r w:rsidR="003B2184" w:rsidRPr="003D36FB">
        <w:rPr>
          <w:sz w:val="18"/>
          <w:rPrChange w:id="2194" w:author="Author">
            <w:rPr/>
          </w:rPrChange>
        </w:rPr>
        <w:t>With the projections in place to reduce the noise on input sequences, we can now easily filter the mouse moves to those over the first bisector (where x and y coordinates are equal).</w:t>
      </w:r>
      <w:r w:rsidR="0063473F" w:rsidRPr="003D36FB">
        <w:rPr>
          <w:sz w:val="18"/>
          <w:rPrChange w:id="2195" w:author="Author">
            <w:rPr/>
          </w:rPrChange>
        </w:rPr>
        <w:t xml:space="preserve"> How do you perform a filter in LINQ? Use the where keyword:</w:t>
      </w:r>
      <w:r w:rsidR="0063473F" w:rsidRPr="003D36FB">
        <w:rPr>
          <w:sz w:val="18"/>
          <w:rPrChange w:id="2196" w:author="Author">
            <w:rPr/>
          </w:rPrChange>
        </w:rPr>
        <w:br/>
      </w:r>
      <w:r w:rsidR="0063473F" w:rsidRPr="003D36FB">
        <w:rPr>
          <w:sz w:val="18"/>
          <w:rPrChange w:id="2197" w:author="Author">
            <w:rPr/>
          </w:rPrChange>
        </w:rPr>
        <w:br/>
      </w:r>
      <w:r w:rsidR="0063473F" w:rsidRPr="003D36FB">
        <w:rPr>
          <w:rFonts w:ascii="Consolas" w:hAnsi="Consolas" w:cs="Consolas"/>
          <w:sz w:val="16"/>
          <w:szCs w:val="19"/>
          <w:rPrChange w:id="2198" w:author="Author">
            <w:rPr>
              <w:rFonts w:ascii="Consolas" w:hAnsi="Consolas" w:cs="Consolas"/>
              <w:sz w:val="19"/>
              <w:szCs w:val="19"/>
            </w:rPr>
          </w:rPrChange>
        </w:rPr>
        <w:t xml:space="preserve">    </w:t>
      </w:r>
      <w:proofErr w:type="spellStart"/>
      <w:r w:rsidR="0063473F" w:rsidRPr="003D36FB">
        <w:rPr>
          <w:rFonts w:ascii="Consolas" w:hAnsi="Consolas" w:cs="Consolas"/>
          <w:color w:val="0000FF"/>
          <w:sz w:val="16"/>
          <w:szCs w:val="19"/>
          <w:rPrChange w:id="2199" w:author="Author">
            <w:rPr>
              <w:rFonts w:ascii="Consolas" w:hAnsi="Consolas" w:cs="Consolas"/>
              <w:color w:val="0000FF"/>
              <w:sz w:val="19"/>
              <w:szCs w:val="19"/>
            </w:rPr>
          </w:rPrChange>
        </w:rPr>
        <w:t>var</w:t>
      </w:r>
      <w:proofErr w:type="spellEnd"/>
      <w:r w:rsidR="0063473F" w:rsidRPr="003D36FB">
        <w:rPr>
          <w:rFonts w:ascii="Consolas" w:hAnsi="Consolas" w:cs="Consolas"/>
          <w:sz w:val="16"/>
          <w:szCs w:val="19"/>
          <w:rPrChange w:id="2200" w:author="Author">
            <w:rPr>
              <w:rFonts w:ascii="Consolas" w:hAnsi="Consolas" w:cs="Consolas"/>
              <w:sz w:val="19"/>
              <w:szCs w:val="19"/>
            </w:rPr>
          </w:rPrChange>
        </w:rPr>
        <w:t xml:space="preserve"> </w:t>
      </w:r>
      <w:proofErr w:type="spellStart"/>
      <w:r w:rsidR="0063473F" w:rsidRPr="003D36FB">
        <w:rPr>
          <w:rFonts w:ascii="Consolas" w:hAnsi="Consolas" w:cs="Consolas"/>
          <w:sz w:val="16"/>
          <w:szCs w:val="19"/>
          <w:rPrChange w:id="2201" w:author="Author">
            <w:rPr>
              <w:rFonts w:ascii="Consolas" w:hAnsi="Consolas" w:cs="Consolas"/>
              <w:sz w:val="19"/>
              <w:szCs w:val="19"/>
            </w:rPr>
          </w:rPrChange>
        </w:rPr>
        <w:t>overFirstBisector</w:t>
      </w:r>
      <w:proofErr w:type="spellEnd"/>
      <w:r w:rsidR="0063473F" w:rsidRPr="003D36FB">
        <w:rPr>
          <w:rFonts w:ascii="Consolas" w:hAnsi="Consolas" w:cs="Consolas"/>
          <w:sz w:val="16"/>
          <w:szCs w:val="19"/>
          <w:rPrChange w:id="2202" w:author="Author">
            <w:rPr>
              <w:rFonts w:ascii="Consolas" w:hAnsi="Consolas" w:cs="Consolas"/>
              <w:sz w:val="19"/>
              <w:szCs w:val="19"/>
            </w:rPr>
          </w:rPrChange>
        </w:rPr>
        <w:t xml:space="preserve"> = </w:t>
      </w:r>
      <w:r w:rsidR="0063473F" w:rsidRPr="003D36FB">
        <w:rPr>
          <w:rFonts w:ascii="Consolas" w:hAnsi="Consolas" w:cs="Consolas"/>
          <w:color w:val="0000FF"/>
          <w:sz w:val="16"/>
          <w:szCs w:val="19"/>
          <w:rPrChange w:id="2203" w:author="Author">
            <w:rPr>
              <w:rFonts w:ascii="Consolas" w:hAnsi="Consolas" w:cs="Consolas"/>
              <w:color w:val="0000FF"/>
              <w:sz w:val="19"/>
              <w:szCs w:val="19"/>
            </w:rPr>
          </w:rPrChange>
        </w:rPr>
        <w:t>from</w:t>
      </w:r>
      <w:r w:rsidR="0063473F" w:rsidRPr="003D36FB">
        <w:rPr>
          <w:rFonts w:ascii="Consolas" w:hAnsi="Consolas" w:cs="Consolas"/>
          <w:sz w:val="16"/>
          <w:szCs w:val="19"/>
          <w:rPrChange w:id="2204" w:author="Author">
            <w:rPr>
              <w:rFonts w:ascii="Consolas" w:hAnsi="Consolas" w:cs="Consolas"/>
              <w:sz w:val="19"/>
              <w:szCs w:val="19"/>
            </w:rPr>
          </w:rPrChange>
        </w:rPr>
        <w:t xml:space="preserve"> </w:t>
      </w:r>
      <w:proofErr w:type="spellStart"/>
      <w:r w:rsidR="0063473F" w:rsidRPr="003D36FB">
        <w:rPr>
          <w:rFonts w:ascii="Consolas" w:hAnsi="Consolas" w:cs="Consolas"/>
          <w:sz w:val="16"/>
          <w:szCs w:val="19"/>
          <w:rPrChange w:id="2205" w:author="Author">
            <w:rPr>
              <w:rFonts w:ascii="Consolas" w:hAnsi="Consolas" w:cs="Consolas"/>
              <w:sz w:val="19"/>
              <w:szCs w:val="19"/>
            </w:rPr>
          </w:rPrChange>
        </w:rPr>
        <w:t>pos</w:t>
      </w:r>
      <w:proofErr w:type="spellEnd"/>
      <w:r w:rsidR="0063473F" w:rsidRPr="003D36FB">
        <w:rPr>
          <w:rFonts w:ascii="Consolas" w:hAnsi="Consolas" w:cs="Consolas"/>
          <w:sz w:val="16"/>
          <w:szCs w:val="19"/>
          <w:rPrChange w:id="2206" w:author="Author">
            <w:rPr>
              <w:rFonts w:ascii="Consolas" w:hAnsi="Consolas" w:cs="Consolas"/>
              <w:sz w:val="19"/>
              <w:szCs w:val="19"/>
            </w:rPr>
          </w:rPrChange>
        </w:rPr>
        <w:t xml:space="preserve"> </w:t>
      </w:r>
      <w:r w:rsidR="0063473F" w:rsidRPr="003D36FB">
        <w:rPr>
          <w:rFonts w:ascii="Consolas" w:hAnsi="Consolas" w:cs="Consolas"/>
          <w:color w:val="0000FF"/>
          <w:sz w:val="16"/>
          <w:szCs w:val="19"/>
          <w:rPrChange w:id="2207" w:author="Author">
            <w:rPr>
              <w:rFonts w:ascii="Consolas" w:hAnsi="Consolas" w:cs="Consolas"/>
              <w:color w:val="0000FF"/>
              <w:sz w:val="19"/>
              <w:szCs w:val="19"/>
            </w:rPr>
          </w:rPrChange>
        </w:rPr>
        <w:t>in</w:t>
      </w:r>
      <w:r w:rsidR="0063473F" w:rsidRPr="003D36FB">
        <w:rPr>
          <w:rFonts w:ascii="Consolas" w:hAnsi="Consolas" w:cs="Consolas"/>
          <w:sz w:val="16"/>
          <w:szCs w:val="19"/>
          <w:rPrChange w:id="2208" w:author="Author">
            <w:rPr>
              <w:rFonts w:ascii="Consolas" w:hAnsi="Consolas" w:cs="Consolas"/>
              <w:sz w:val="19"/>
              <w:szCs w:val="19"/>
            </w:rPr>
          </w:rPrChange>
        </w:rPr>
        <w:t xml:space="preserve"> moves</w:t>
      </w:r>
      <w:r w:rsidR="0063473F" w:rsidRPr="003D36FB">
        <w:rPr>
          <w:rFonts w:ascii="Consolas" w:hAnsi="Consolas" w:cs="Consolas"/>
          <w:sz w:val="16"/>
          <w:szCs w:val="19"/>
          <w:rPrChange w:id="2209" w:author="Author">
            <w:rPr>
              <w:rFonts w:ascii="Consolas" w:hAnsi="Consolas" w:cs="Consolas"/>
              <w:sz w:val="19"/>
              <w:szCs w:val="19"/>
            </w:rPr>
          </w:rPrChange>
        </w:rPr>
        <w:br/>
        <w:t xml:space="preserve">                            </w:t>
      </w:r>
      <w:r w:rsidR="0063473F" w:rsidRPr="003D36FB">
        <w:rPr>
          <w:rFonts w:ascii="Consolas" w:hAnsi="Consolas" w:cs="Consolas"/>
          <w:color w:val="0000FF"/>
          <w:sz w:val="16"/>
          <w:szCs w:val="19"/>
          <w:rPrChange w:id="2210" w:author="Author">
            <w:rPr>
              <w:rFonts w:ascii="Consolas" w:hAnsi="Consolas" w:cs="Consolas"/>
              <w:color w:val="0000FF"/>
              <w:sz w:val="19"/>
              <w:szCs w:val="19"/>
            </w:rPr>
          </w:rPrChange>
        </w:rPr>
        <w:t>where</w:t>
      </w:r>
      <w:r w:rsidR="0063473F" w:rsidRPr="003D36FB">
        <w:rPr>
          <w:rFonts w:ascii="Consolas" w:hAnsi="Consolas" w:cs="Consolas"/>
          <w:sz w:val="16"/>
          <w:szCs w:val="19"/>
          <w:rPrChange w:id="2211" w:author="Author">
            <w:rPr>
              <w:rFonts w:ascii="Consolas" w:hAnsi="Consolas" w:cs="Consolas"/>
              <w:sz w:val="19"/>
              <w:szCs w:val="19"/>
            </w:rPr>
          </w:rPrChange>
        </w:rPr>
        <w:t xml:space="preserve"> </w:t>
      </w:r>
      <w:proofErr w:type="spellStart"/>
      <w:r w:rsidR="0063473F" w:rsidRPr="003D36FB">
        <w:rPr>
          <w:rFonts w:ascii="Consolas" w:hAnsi="Consolas" w:cs="Consolas"/>
          <w:sz w:val="16"/>
          <w:szCs w:val="19"/>
          <w:rPrChange w:id="2212" w:author="Author">
            <w:rPr>
              <w:rFonts w:ascii="Consolas" w:hAnsi="Consolas" w:cs="Consolas"/>
              <w:sz w:val="19"/>
              <w:szCs w:val="19"/>
            </w:rPr>
          </w:rPrChange>
        </w:rPr>
        <w:t>pos.X</w:t>
      </w:r>
      <w:proofErr w:type="spellEnd"/>
      <w:r w:rsidR="0063473F" w:rsidRPr="003D36FB">
        <w:rPr>
          <w:rFonts w:ascii="Consolas" w:hAnsi="Consolas" w:cs="Consolas"/>
          <w:sz w:val="16"/>
          <w:szCs w:val="19"/>
          <w:rPrChange w:id="2213" w:author="Author">
            <w:rPr>
              <w:rFonts w:ascii="Consolas" w:hAnsi="Consolas" w:cs="Consolas"/>
              <w:sz w:val="19"/>
              <w:szCs w:val="19"/>
            </w:rPr>
          </w:rPrChange>
        </w:rPr>
        <w:t xml:space="preserve"> == </w:t>
      </w:r>
      <w:proofErr w:type="spellStart"/>
      <w:r w:rsidR="0063473F" w:rsidRPr="003D36FB">
        <w:rPr>
          <w:rFonts w:ascii="Consolas" w:hAnsi="Consolas" w:cs="Consolas"/>
          <w:sz w:val="16"/>
          <w:szCs w:val="19"/>
          <w:rPrChange w:id="2214" w:author="Author">
            <w:rPr>
              <w:rFonts w:ascii="Consolas" w:hAnsi="Consolas" w:cs="Consolas"/>
              <w:sz w:val="19"/>
              <w:szCs w:val="19"/>
            </w:rPr>
          </w:rPrChange>
        </w:rPr>
        <w:t>pos.Y</w:t>
      </w:r>
      <w:proofErr w:type="spellEnd"/>
      <w:r w:rsidR="0063473F" w:rsidRPr="003D36FB">
        <w:rPr>
          <w:rFonts w:ascii="Consolas" w:hAnsi="Consolas" w:cs="Consolas"/>
          <w:sz w:val="16"/>
          <w:szCs w:val="19"/>
          <w:rPrChange w:id="2215" w:author="Author">
            <w:rPr>
              <w:rFonts w:ascii="Consolas" w:hAnsi="Consolas" w:cs="Consolas"/>
              <w:sz w:val="19"/>
              <w:szCs w:val="19"/>
            </w:rPr>
          </w:rPrChange>
        </w:rPr>
        <w:br/>
        <w:t xml:space="preserve">                            </w:t>
      </w:r>
      <w:r w:rsidR="0063473F" w:rsidRPr="003D36FB">
        <w:rPr>
          <w:rFonts w:ascii="Consolas" w:hAnsi="Consolas" w:cs="Consolas"/>
          <w:color w:val="0000FF"/>
          <w:sz w:val="16"/>
          <w:szCs w:val="19"/>
          <w:rPrChange w:id="2216" w:author="Author">
            <w:rPr>
              <w:rFonts w:ascii="Consolas" w:hAnsi="Consolas" w:cs="Consolas"/>
              <w:color w:val="0000FF"/>
              <w:sz w:val="19"/>
              <w:szCs w:val="19"/>
            </w:rPr>
          </w:rPrChange>
        </w:rPr>
        <w:t>select</w:t>
      </w:r>
      <w:r w:rsidR="0063473F" w:rsidRPr="003D36FB">
        <w:rPr>
          <w:rFonts w:ascii="Consolas" w:hAnsi="Consolas" w:cs="Consolas"/>
          <w:sz w:val="16"/>
          <w:szCs w:val="19"/>
          <w:rPrChange w:id="2217" w:author="Author">
            <w:rPr>
              <w:rFonts w:ascii="Consolas" w:hAnsi="Consolas" w:cs="Consolas"/>
              <w:sz w:val="19"/>
              <w:szCs w:val="19"/>
            </w:rPr>
          </w:rPrChange>
        </w:rPr>
        <w:t xml:space="preserve"> </w:t>
      </w:r>
      <w:proofErr w:type="spellStart"/>
      <w:r w:rsidR="0063473F" w:rsidRPr="003D36FB">
        <w:rPr>
          <w:rFonts w:ascii="Consolas" w:hAnsi="Consolas" w:cs="Consolas"/>
          <w:sz w:val="16"/>
          <w:szCs w:val="19"/>
          <w:rPrChange w:id="2218" w:author="Author">
            <w:rPr>
              <w:rFonts w:ascii="Consolas" w:hAnsi="Consolas" w:cs="Consolas"/>
              <w:sz w:val="19"/>
              <w:szCs w:val="19"/>
            </w:rPr>
          </w:rPrChange>
        </w:rPr>
        <w:t>pos</w:t>
      </w:r>
      <w:proofErr w:type="spellEnd"/>
      <w:r w:rsidR="0063473F" w:rsidRPr="003D36FB">
        <w:rPr>
          <w:rFonts w:ascii="Consolas" w:hAnsi="Consolas" w:cs="Consolas"/>
          <w:sz w:val="16"/>
          <w:szCs w:val="19"/>
          <w:rPrChange w:id="2219" w:author="Author">
            <w:rPr>
              <w:rFonts w:ascii="Consolas" w:hAnsi="Consolas" w:cs="Consolas"/>
              <w:sz w:val="19"/>
              <w:szCs w:val="19"/>
            </w:rPr>
          </w:rPrChange>
        </w:rPr>
        <w:t>;</w:t>
      </w:r>
      <w:r w:rsidR="0063473F" w:rsidRPr="003D36FB">
        <w:rPr>
          <w:rFonts w:ascii="Consolas" w:hAnsi="Consolas" w:cs="Consolas"/>
          <w:sz w:val="16"/>
          <w:szCs w:val="19"/>
          <w:rPrChange w:id="2220" w:author="Author">
            <w:rPr>
              <w:rFonts w:ascii="Consolas" w:hAnsi="Consolas" w:cs="Consolas"/>
              <w:sz w:val="19"/>
              <w:szCs w:val="19"/>
            </w:rPr>
          </w:rPrChange>
        </w:rPr>
        <w:br/>
      </w:r>
      <w:r w:rsidR="0063473F" w:rsidRPr="003D36FB">
        <w:rPr>
          <w:rFonts w:ascii="Consolas" w:hAnsi="Consolas" w:cs="Consolas"/>
          <w:sz w:val="16"/>
          <w:szCs w:val="19"/>
          <w:rPrChange w:id="2221" w:author="Author">
            <w:rPr>
              <w:rFonts w:ascii="Consolas" w:hAnsi="Consolas" w:cs="Consolas"/>
              <w:sz w:val="19"/>
              <w:szCs w:val="19"/>
            </w:rPr>
          </w:rPrChange>
        </w:rPr>
        <w:br/>
        <w:t xml:space="preserve">    </w:t>
      </w:r>
      <w:proofErr w:type="spellStart"/>
      <w:r w:rsidR="0063473F" w:rsidRPr="003D36FB">
        <w:rPr>
          <w:rFonts w:ascii="Consolas" w:hAnsi="Consolas" w:cs="Consolas"/>
          <w:color w:val="0000FF"/>
          <w:sz w:val="16"/>
          <w:szCs w:val="19"/>
          <w:rPrChange w:id="2222" w:author="Author">
            <w:rPr>
              <w:rFonts w:ascii="Consolas" w:hAnsi="Consolas" w:cs="Consolas"/>
              <w:color w:val="0000FF"/>
              <w:sz w:val="19"/>
              <w:szCs w:val="19"/>
            </w:rPr>
          </w:rPrChange>
        </w:rPr>
        <w:t>var</w:t>
      </w:r>
      <w:proofErr w:type="spellEnd"/>
      <w:r w:rsidR="0063473F" w:rsidRPr="003D36FB">
        <w:rPr>
          <w:rFonts w:ascii="Consolas" w:hAnsi="Consolas" w:cs="Consolas"/>
          <w:sz w:val="16"/>
          <w:szCs w:val="19"/>
          <w:rPrChange w:id="2223" w:author="Author">
            <w:rPr>
              <w:rFonts w:ascii="Consolas" w:hAnsi="Consolas" w:cs="Consolas"/>
              <w:sz w:val="19"/>
              <w:szCs w:val="19"/>
            </w:rPr>
          </w:rPrChange>
        </w:rPr>
        <w:t xml:space="preserve"> </w:t>
      </w:r>
      <w:proofErr w:type="spellStart"/>
      <w:r w:rsidR="0063473F" w:rsidRPr="003D36FB">
        <w:rPr>
          <w:rFonts w:ascii="Consolas" w:hAnsi="Consolas" w:cs="Consolas"/>
          <w:sz w:val="16"/>
          <w:szCs w:val="19"/>
          <w:rPrChange w:id="2224" w:author="Author">
            <w:rPr>
              <w:rFonts w:ascii="Consolas" w:hAnsi="Consolas" w:cs="Consolas"/>
              <w:sz w:val="19"/>
              <w:szCs w:val="19"/>
            </w:rPr>
          </w:rPrChange>
        </w:rPr>
        <w:t>movesSubscription</w:t>
      </w:r>
      <w:proofErr w:type="spellEnd"/>
      <w:r w:rsidR="0063473F" w:rsidRPr="003D36FB">
        <w:rPr>
          <w:rFonts w:ascii="Consolas" w:hAnsi="Consolas" w:cs="Consolas"/>
          <w:sz w:val="16"/>
          <w:szCs w:val="19"/>
          <w:rPrChange w:id="2225" w:author="Author">
            <w:rPr>
              <w:rFonts w:ascii="Consolas" w:hAnsi="Consolas" w:cs="Consolas"/>
              <w:sz w:val="19"/>
              <w:szCs w:val="19"/>
            </w:rPr>
          </w:rPrChange>
        </w:rPr>
        <w:t xml:space="preserve"> = </w:t>
      </w:r>
      <w:proofErr w:type="spellStart"/>
      <w:proofErr w:type="gramStart"/>
      <w:r w:rsidR="0063473F" w:rsidRPr="003D36FB">
        <w:rPr>
          <w:rFonts w:ascii="Consolas" w:hAnsi="Consolas" w:cs="Consolas"/>
          <w:sz w:val="16"/>
          <w:szCs w:val="19"/>
          <w:rPrChange w:id="2226" w:author="Author">
            <w:rPr>
              <w:rFonts w:ascii="Consolas" w:hAnsi="Consolas" w:cs="Consolas"/>
              <w:sz w:val="19"/>
              <w:szCs w:val="19"/>
            </w:rPr>
          </w:rPrChange>
        </w:rPr>
        <w:t>overFirstBisector.Subscribe</w:t>
      </w:r>
      <w:proofErr w:type="spellEnd"/>
      <w:r w:rsidR="0063473F" w:rsidRPr="003D36FB">
        <w:rPr>
          <w:rFonts w:ascii="Consolas" w:hAnsi="Consolas" w:cs="Consolas"/>
          <w:sz w:val="16"/>
          <w:szCs w:val="19"/>
          <w:rPrChange w:id="2227" w:author="Author">
            <w:rPr>
              <w:rFonts w:ascii="Consolas" w:hAnsi="Consolas" w:cs="Consolas"/>
              <w:sz w:val="19"/>
              <w:szCs w:val="19"/>
            </w:rPr>
          </w:rPrChange>
        </w:rPr>
        <w:t>(</w:t>
      </w:r>
      <w:proofErr w:type="spellStart"/>
      <w:proofErr w:type="gramEnd"/>
      <w:r w:rsidR="0063473F" w:rsidRPr="003D36FB">
        <w:rPr>
          <w:rFonts w:ascii="Consolas" w:hAnsi="Consolas" w:cs="Consolas"/>
          <w:sz w:val="16"/>
          <w:szCs w:val="19"/>
          <w:rPrChange w:id="2228" w:author="Author">
            <w:rPr>
              <w:rFonts w:ascii="Consolas" w:hAnsi="Consolas" w:cs="Consolas"/>
              <w:sz w:val="19"/>
              <w:szCs w:val="19"/>
            </w:rPr>
          </w:rPrChange>
        </w:rPr>
        <w:t>pos</w:t>
      </w:r>
      <w:proofErr w:type="spellEnd"/>
      <w:r w:rsidR="0063473F" w:rsidRPr="003D36FB">
        <w:rPr>
          <w:rFonts w:ascii="Consolas" w:hAnsi="Consolas" w:cs="Consolas"/>
          <w:sz w:val="16"/>
          <w:szCs w:val="19"/>
          <w:rPrChange w:id="2229" w:author="Author">
            <w:rPr>
              <w:rFonts w:ascii="Consolas" w:hAnsi="Consolas" w:cs="Consolas"/>
              <w:sz w:val="19"/>
              <w:szCs w:val="19"/>
            </w:rPr>
          </w:rPrChange>
        </w:rPr>
        <w:t xml:space="preserve"> =&gt;</w:t>
      </w:r>
      <w:r w:rsidR="0063473F" w:rsidRPr="003D36FB">
        <w:rPr>
          <w:rFonts w:ascii="Consolas" w:hAnsi="Consolas" w:cs="Consolas"/>
          <w:sz w:val="16"/>
          <w:szCs w:val="19"/>
          <w:rPrChange w:id="2230" w:author="Author">
            <w:rPr>
              <w:rFonts w:ascii="Consolas" w:hAnsi="Consolas" w:cs="Consolas"/>
              <w:sz w:val="19"/>
              <w:szCs w:val="19"/>
            </w:rPr>
          </w:rPrChange>
        </w:rPr>
        <w:br/>
        <w:t xml:space="preserve">                                </w:t>
      </w:r>
      <w:proofErr w:type="spellStart"/>
      <w:r w:rsidR="0063473F" w:rsidRPr="003D36FB">
        <w:rPr>
          <w:rFonts w:ascii="Consolas" w:hAnsi="Consolas" w:cs="Consolas"/>
          <w:color w:val="2B91AF"/>
          <w:sz w:val="16"/>
          <w:szCs w:val="19"/>
          <w:rPrChange w:id="2231" w:author="Author">
            <w:rPr>
              <w:rFonts w:ascii="Consolas" w:hAnsi="Consolas" w:cs="Consolas"/>
              <w:color w:val="2B91AF"/>
              <w:sz w:val="19"/>
              <w:szCs w:val="19"/>
            </w:rPr>
          </w:rPrChange>
        </w:rPr>
        <w:t>Console</w:t>
      </w:r>
      <w:r w:rsidR="0063473F" w:rsidRPr="003D36FB">
        <w:rPr>
          <w:rFonts w:ascii="Consolas" w:hAnsi="Consolas" w:cs="Consolas"/>
          <w:sz w:val="16"/>
          <w:szCs w:val="19"/>
          <w:rPrChange w:id="2232" w:author="Author">
            <w:rPr>
              <w:rFonts w:ascii="Consolas" w:hAnsi="Consolas" w:cs="Consolas"/>
              <w:sz w:val="19"/>
              <w:szCs w:val="19"/>
            </w:rPr>
          </w:rPrChange>
        </w:rPr>
        <w:t>.WriteLine</w:t>
      </w:r>
      <w:proofErr w:type="spellEnd"/>
      <w:r w:rsidR="0063473F" w:rsidRPr="003D36FB">
        <w:rPr>
          <w:rFonts w:ascii="Consolas" w:hAnsi="Consolas" w:cs="Consolas"/>
          <w:sz w:val="16"/>
          <w:szCs w:val="19"/>
          <w:rPrChange w:id="2233" w:author="Author">
            <w:rPr>
              <w:rFonts w:ascii="Consolas" w:hAnsi="Consolas" w:cs="Consolas"/>
              <w:sz w:val="19"/>
              <w:szCs w:val="19"/>
            </w:rPr>
          </w:rPrChange>
        </w:rPr>
        <w:t>(</w:t>
      </w:r>
      <w:r w:rsidR="0063473F" w:rsidRPr="003D36FB">
        <w:rPr>
          <w:rFonts w:ascii="Consolas" w:hAnsi="Consolas" w:cs="Consolas"/>
          <w:color w:val="A31515"/>
          <w:sz w:val="16"/>
          <w:szCs w:val="19"/>
          <w:rPrChange w:id="2234" w:author="Author">
            <w:rPr>
              <w:rFonts w:ascii="Consolas" w:hAnsi="Consolas" w:cs="Consolas"/>
              <w:color w:val="A31515"/>
              <w:sz w:val="19"/>
              <w:szCs w:val="19"/>
            </w:rPr>
          </w:rPrChange>
        </w:rPr>
        <w:t>"Mouse at: "</w:t>
      </w:r>
      <w:r w:rsidR="0063473F" w:rsidRPr="003D36FB">
        <w:rPr>
          <w:rFonts w:ascii="Consolas" w:hAnsi="Consolas" w:cs="Consolas"/>
          <w:sz w:val="16"/>
          <w:szCs w:val="19"/>
          <w:rPrChange w:id="2235" w:author="Author">
            <w:rPr>
              <w:rFonts w:ascii="Consolas" w:hAnsi="Consolas" w:cs="Consolas"/>
              <w:sz w:val="19"/>
              <w:szCs w:val="19"/>
            </w:rPr>
          </w:rPrChange>
        </w:rPr>
        <w:t xml:space="preserve"> + </w:t>
      </w:r>
      <w:proofErr w:type="spellStart"/>
      <w:r w:rsidR="0063473F" w:rsidRPr="003D36FB">
        <w:rPr>
          <w:rFonts w:ascii="Consolas" w:hAnsi="Consolas" w:cs="Consolas"/>
          <w:sz w:val="16"/>
          <w:szCs w:val="19"/>
          <w:rPrChange w:id="2236" w:author="Author">
            <w:rPr>
              <w:rFonts w:ascii="Consolas" w:hAnsi="Consolas" w:cs="Consolas"/>
              <w:sz w:val="19"/>
              <w:szCs w:val="19"/>
            </w:rPr>
          </w:rPrChange>
        </w:rPr>
        <w:t>pos</w:t>
      </w:r>
      <w:proofErr w:type="spellEnd"/>
      <w:r w:rsidR="0063473F" w:rsidRPr="003D36FB">
        <w:rPr>
          <w:rFonts w:ascii="Consolas" w:hAnsi="Consolas" w:cs="Consolas"/>
          <w:sz w:val="16"/>
          <w:szCs w:val="19"/>
          <w:rPrChange w:id="2237" w:author="Author">
            <w:rPr>
              <w:rFonts w:ascii="Consolas" w:hAnsi="Consolas" w:cs="Consolas"/>
              <w:sz w:val="19"/>
              <w:szCs w:val="19"/>
            </w:rPr>
          </w:rPrChange>
        </w:rPr>
        <w:t>));</w:t>
      </w:r>
      <w:r w:rsidR="0063473F" w:rsidRPr="003D36FB">
        <w:rPr>
          <w:rFonts w:ascii="Consolas" w:hAnsi="Consolas" w:cs="Consolas"/>
          <w:sz w:val="16"/>
          <w:szCs w:val="19"/>
          <w:rPrChange w:id="2238" w:author="Author">
            <w:rPr>
              <w:rFonts w:ascii="Consolas" w:hAnsi="Consolas" w:cs="Consolas"/>
              <w:sz w:val="19"/>
              <w:szCs w:val="19"/>
            </w:rPr>
          </w:rPrChange>
        </w:rPr>
        <w:br/>
      </w:r>
      <w:r w:rsidR="0063473F" w:rsidRPr="003D36FB">
        <w:rPr>
          <w:rFonts w:ascii="Consolas" w:hAnsi="Consolas" w:cs="Consolas"/>
          <w:sz w:val="16"/>
          <w:szCs w:val="19"/>
          <w:rPrChange w:id="2239" w:author="Author">
            <w:rPr>
              <w:rFonts w:ascii="Consolas" w:hAnsi="Consolas" w:cs="Consolas"/>
              <w:sz w:val="19"/>
              <w:szCs w:val="19"/>
            </w:rPr>
          </w:rPrChange>
        </w:rPr>
        <w:br/>
      </w:r>
      <w:r w:rsidR="0063473F" w:rsidRPr="003D36FB">
        <w:rPr>
          <w:sz w:val="18"/>
          <w:rPrChange w:id="2240" w:author="Author">
            <w:rPr/>
          </w:rPrChange>
        </w:rPr>
        <w:t xml:space="preserve">The type for both moves and </w:t>
      </w:r>
      <w:proofErr w:type="spellStart"/>
      <w:r w:rsidR="0063473F" w:rsidRPr="003D36FB">
        <w:rPr>
          <w:sz w:val="18"/>
          <w:rPrChange w:id="2241" w:author="Author">
            <w:rPr/>
          </w:rPrChange>
        </w:rPr>
        <w:t>overFirstBisector</w:t>
      </w:r>
      <w:proofErr w:type="spellEnd"/>
      <w:r w:rsidR="0063473F" w:rsidRPr="003D36FB">
        <w:rPr>
          <w:sz w:val="18"/>
          <w:rPrChange w:id="2242" w:author="Author">
            <w:rPr/>
          </w:rPrChange>
        </w:rPr>
        <w:t xml:space="preserve"> will be </w:t>
      </w:r>
      <w:proofErr w:type="spellStart"/>
      <w:r w:rsidR="0063473F" w:rsidRPr="003D36FB">
        <w:rPr>
          <w:sz w:val="18"/>
          <w:rPrChange w:id="2243" w:author="Author">
            <w:rPr/>
          </w:rPrChange>
        </w:rPr>
        <w:t>IObservable</w:t>
      </w:r>
      <w:proofErr w:type="spellEnd"/>
      <w:r w:rsidR="0063473F" w:rsidRPr="003D36FB">
        <w:rPr>
          <w:sz w:val="18"/>
          <w:rPrChange w:id="2244" w:author="Author">
            <w:rPr/>
          </w:rPrChange>
        </w:rPr>
        <w:t>&lt;Point&gt;.</w:t>
      </w:r>
    </w:p>
    <w:p w:rsidR="00841DA1" w:rsidRPr="003D36FB" w:rsidRDefault="0063473F" w:rsidP="00CE24F1">
      <w:pPr>
        <w:pStyle w:val="ListParagraph"/>
        <w:numPr>
          <w:ilvl w:val="0"/>
          <w:numId w:val="8"/>
        </w:numPr>
        <w:rPr>
          <w:sz w:val="18"/>
          <w:rPrChange w:id="2245" w:author="Author">
            <w:rPr/>
          </w:rPrChange>
        </w:rPr>
      </w:pPr>
      <w:r w:rsidRPr="003D36FB">
        <w:rPr>
          <w:sz w:val="18"/>
          <w:rPrChange w:id="2246" w:author="Author">
            <w:rPr/>
          </w:rPrChange>
        </w:rPr>
        <w:lastRenderedPageBreak/>
        <w:t>A sample of the output is shown below. All of the emitted mouse move messages satisfy the filter constraint we specified in the query:</w:t>
      </w:r>
      <w:r w:rsidRPr="003D36FB">
        <w:rPr>
          <w:sz w:val="18"/>
          <w:rPrChange w:id="2247" w:author="Author">
            <w:rPr/>
          </w:rPrChange>
        </w:rPr>
        <w:br/>
      </w:r>
      <w:r w:rsidRPr="003D36FB">
        <w:rPr>
          <w:sz w:val="18"/>
          <w:rPrChange w:id="2248" w:author="Author">
            <w:rPr/>
          </w:rPrChange>
        </w:rPr>
        <w:br/>
      </w:r>
      <w:r w:rsidRPr="003D36FB">
        <w:rPr>
          <w:noProof/>
          <w:sz w:val="18"/>
          <w:rPrChange w:id="2249" w:author="Author">
            <w:rPr>
              <w:noProof/>
            </w:rPr>
          </w:rPrChange>
        </w:rPr>
        <w:drawing>
          <wp:inline distT="0" distB="0" distL="0" distR="0" wp14:anchorId="701F263B" wp14:editId="760A8DA8">
            <wp:extent cx="2041525" cy="18605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41525" cy="1860550"/>
                    </a:xfrm>
                    <a:prstGeom prst="rect">
                      <a:avLst/>
                    </a:prstGeom>
                    <a:noFill/>
                    <a:ln>
                      <a:noFill/>
                    </a:ln>
                  </pic:spPr>
                </pic:pic>
              </a:graphicData>
            </a:graphic>
          </wp:inline>
        </w:drawing>
      </w:r>
      <w:r w:rsidR="00790D75" w:rsidRPr="003D36FB">
        <w:rPr>
          <w:sz w:val="18"/>
          <w:rPrChange w:id="2250" w:author="Author">
            <w:rPr/>
          </w:rPrChange>
        </w:rPr>
        <w:br/>
      </w:r>
    </w:p>
    <w:p w:rsidR="0063473F" w:rsidRPr="003D36FB" w:rsidRDefault="0063473F" w:rsidP="0063473F">
      <w:pPr>
        <w:rPr>
          <w:sz w:val="18"/>
          <w:rPrChange w:id="2251" w:author="Author">
            <w:rPr/>
          </w:rPrChange>
        </w:rPr>
      </w:pPr>
      <w:r w:rsidRPr="003D36FB">
        <w:rPr>
          <w:b/>
          <w:sz w:val="18"/>
          <w:rPrChange w:id="2252" w:author="Author">
            <w:rPr>
              <w:b/>
            </w:rPr>
          </w:rPrChange>
        </w:rPr>
        <w:t>Conclusion:</w:t>
      </w:r>
      <w:r w:rsidRPr="003D36FB">
        <w:rPr>
          <w:sz w:val="18"/>
          <w:rPrChange w:id="2253" w:author="Author">
            <w:rPr/>
          </w:rPrChange>
        </w:rPr>
        <w:t xml:space="preserve">  The first-class nature of observable sequences as IObservable&lt;T&gt; objects is what enables us to provide generic operators (sometimes referred to as </w:t>
      </w:r>
      <w:r w:rsidR="00731173" w:rsidRPr="003D36FB">
        <w:rPr>
          <w:sz w:val="18"/>
          <w:rPrChange w:id="2254" w:author="Author">
            <w:rPr/>
          </w:rPrChange>
        </w:rPr>
        <w:t>operators</w:t>
      </w:r>
      <w:r w:rsidRPr="003D36FB">
        <w:rPr>
          <w:sz w:val="18"/>
          <w:rPrChange w:id="2255" w:author="Author">
            <w:rPr/>
          </w:rPrChange>
        </w:rPr>
        <w:t>) to be defined over them. The majority of those operators produce another observable sequence. This allows continuous “chaining” of operators to manipulate an asynchronous data source’s emitted results till the application’s requirements are met. LINQ syntax provides a convenient way to carry out some of those common operators. Others will be discussed further on.</w:t>
      </w:r>
    </w:p>
    <w:p w:rsidR="00CF2644" w:rsidRPr="003D36FB" w:rsidDel="003D36FB" w:rsidRDefault="00CF2644" w:rsidP="003D36FB">
      <w:pPr>
        <w:pStyle w:val="Heading1"/>
        <w:rPr>
          <w:del w:id="2256" w:author="Author"/>
          <w:sz w:val="22"/>
          <w:rPrChange w:id="2257" w:author="Author">
            <w:rPr>
              <w:del w:id="2258" w:author="Author"/>
            </w:rPr>
          </w:rPrChange>
        </w:rPr>
      </w:pPr>
      <w:del w:id="2259" w:author="Author">
        <w:r w:rsidRPr="003D36FB" w:rsidDel="003D36FB">
          <w:rPr>
            <w:sz w:val="22"/>
            <w:rPrChange w:id="2260" w:author="Author">
              <w:rPr/>
            </w:rPrChange>
          </w:rPr>
          <w:br/>
        </w:r>
      </w:del>
    </w:p>
    <w:p w:rsidR="00CF2644" w:rsidRPr="003D36FB" w:rsidDel="003D36FB" w:rsidRDefault="00CF2644" w:rsidP="003D36FB">
      <w:pPr>
        <w:pStyle w:val="Heading1"/>
        <w:rPr>
          <w:del w:id="2261" w:author="Author"/>
          <w:sz w:val="22"/>
          <w:rPrChange w:id="2262" w:author="Author">
            <w:rPr>
              <w:del w:id="2263" w:author="Author"/>
              <w:rFonts w:asciiTheme="majorHAnsi" w:eastAsiaTheme="majorEastAsia" w:hAnsiTheme="majorHAnsi" w:cstheme="majorBidi"/>
              <w:sz w:val="28"/>
              <w:szCs w:val="28"/>
            </w:rPr>
          </w:rPrChange>
        </w:rPr>
        <w:pPrChange w:id="2264" w:author="Author">
          <w:pPr/>
        </w:pPrChange>
      </w:pPr>
      <w:del w:id="2265" w:author="Author">
        <w:r w:rsidRPr="003D36FB" w:rsidDel="003D36FB">
          <w:rPr>
            <w:sz w:val="18"/>
            <w:rPrChange w:id="2266" w:author="Author">
              <w:rPr/>
            </w:rPrChange>
          </w:rPr>
          <w:br w:type="page"/>
        </w:r>
      </w:del>
    </w:p>
    <w:p w:rsidR="0063473F" w:rsidRPr="003D36FB" w:rsidRDefault="0063473F" w:rsidP="003D36FB">
      <w:pPr>
        <w:pStyle w:val="Heading1"/>
        <w:rPr>
          <w:rPrChange w:id="2267" w:author="Author">
            <w:rPr/>
          </w:rPrChange>
        </w:rPr>
        <w:pPrChange w:id="2268" w:author="Author">
          <w:pPr>
            <w:pStyle w:val="Heading1"/>
          </w:pPr>
        </w:pPrChange>
      </w:pPr>
      <w:r w:rsidRPr="003D36FB">
        <w:rPr>
          <w:rPrChange w:id="2269" w:author="Author">
            <w:rPr/>
          </w:rPrChange>
        </w:rPr>
        <w:t>Exercise 5 – More query operators to tame the user’s input</w:t>
      </w:r>
    </w:p>
    <w:p w:rsidR="0063473F" w:rsidRPr="003D36FB" w:rsidRDefault="0063473F" w:rsidP="00CE24F1">
      <w:pPr>
        <w:rPr>
          <w:sz w:val="18"/>
          <w:rPrChange w:id="2270" w:author="Author">
            <w:rPr/>
          </w:rPrChange>
        </w:rPr>
      </w:pPr>
      <w:r w:rsidRPr="003D36FB">
        <w:rPr>
          <w:b/>
          <w:sz w:val="18"/>
          <w:rPrChange w:id="2271" w:author="Author">
            <w:rPr>
              <w:b/>
            </w:rPr>
          </w:rPrChange>
        </w:rPr>
        <w:t xml:space="preserve">Objective:  </w:t>
      </w:r>
      <w:r w:rsidRPr="003D36FB">
        <w:rPr>
          <w:sz w:val="18"/>
          <w:rPrChange w:id="2272" w:author="Author">
            <w:rPr/>
          </w:rPrChange>
        </w:rPr>
        <w:t>Observable sequences are often not well-behaved for the intended usage. We may get data presented in one form but really want it in another shape. For this, simple projection can be used as shown in the previous exercise. But there</w:t>
      </w:r>
      <w:r w:rsidR="00483897" w:rsidRPr="003D36FB">
        <w:rPr>
          <w:sz w:val="18"/>
          <w:rPrChange w:id="2273" w:author="Author">
            <w:rPr/>
          </w:rPrChange>
        </w:rPr>
        <w:t xml:space="preserve"> are far more cases of ill-behaved data sources. For example, duplicate values may come out. But there</w:t>
      </w:r>
      <w:r w:rsidRPr="003D36FB">
        <w:rPr>
          <w:sz w:val="18"/>
          <w:rPrChange w:id="2274" w:author="Author">
            <w:rPr/>
          </w:rPrChange>
        </w:rPr>
        <w:t>’s more</w:t>
      </w:r>
      <w:r w:rsidR="00483897" w:rsidRPr="003D36FB">
        <w:rPr>
          <w:sz w:val="18"/>
          <w:rPrChange w:id="2275" w:author="Author">
            <w:rPr/>
          </w:rPrChange>
        </w:rPr>
        <w:t xml:space="preserve"> beyond the perspective of observable sequences as “just data sources”. In particular, </w:t>
      </w:r>
      <w:r w:rsidRPr="003D36FB">
        <w:rPr>
          <w:sz w:val="18"/>
          <w:rPrChange w:id="2276" w:author="Author">
            <w:rPr/>
          </w:rPrChange>
        </w:rPr>
        <w:t xml:space="preserve">asynchronous data sources </w:t>
      </w:r>
      <w:r w:rsidR="00483897" w:rsidRPr="003D36FB">
        <w:rPr>
          <w:sz w:val="18"/>
          <w:rPrChange w:id="2277" w:author="Author">
            <w:rPr/>
          </w:rPrChange>
        </w:rPr>
        <w:t>have an intrinsic notion of timing. What if a source goes too fast for consumers to deal with their data? We’ll learn how to deal with those situations in this exercise.</w:t>
      </w:r>
    </w:p>
    <w:p w:rsidR="00483897" w:rsidRPr="003D36FB" w:rsidRDefault="00483897" w:rsidP="00CE24F1">
      <w:pPr>
        <w:rPr>
          <w:sz w:val="18"/>
          <w:rPrChange w:id="2278" w:author="Author">
            <w:rPr/>
          </w:rPrChange>
        </w:rPr>
      </w:pPr>
      <w:r w:rsidRPr="003D36FB">
        <w:rPr>
          <w:sz w:val="18"/>
          <w:rPrChange w:id="2279" w:author="Author">
            <w:rPr/>
          </w:rPrChange>
        </w:rPr>
        <w:t xml:space="preserve">From this exercise on, we’ll be floating on a common theme of the typical “dictionary suggest” sample for asynchronous programming. The idea is to let the user type a term in a textbox and show all the words that start with the term, by consulting a web service. To keep the UI from freezing, we got to do this kind of stuff in an asynchronous manner. Rx is a great fit for this kind of composition. But first things first, let’s see how our form’s </w:t>
      </w:r>
      <w:proofErr w:type="spellStart"/>
      <w:r w:rsidRPr="003D36FB">
        <w:rPr>
          <w:sz w:val="18"/>
          <w:rPrChange w:id="2280" w:author="Author">
            <w:rPr/>
          </w:rPrChange>
        </w:rPr>
        <w:t>TextBox</w:t>
      </w:r>
      <w:proofErr w:type="spellEnd"/>
      <w:r w:rsidRPr="003D36FB">
        <w:rPr>
          <w:sz w:val="18"/>
          <w:rPrChange w:id="2281" w:author="Author">
            <w:rPr/>
          </w:rPrChange>
        </w:rPr>
        <w:t xml:space="preserve"> control is behaving.</w:t>
      </w:r>
    </w:p>
    <w:p w:rsidR="00483897" w:rsidRPr="003D36FB" w:rsidRDefault="00483897" w:rsidP="00483897">
      <w:pPr>
        <w:pStyle w:val="ListParagraph"/>
        <w:numPr>
          <w:ilvl w:val="0"/>
          <w:numId w:val="9"/>
        </w:numPr>
        <w:autoSpaceDE w:val="0"/>
        <w:autoSpaceDN w:val="0"/>
        <w:adjustRightInd w:val="0"/>
        <w:spacing w:after="0" w:line="240" w:lineRule="auto"/>
        <w:rPr>
          <w:sz w:val="18"/>
          <w:rPrChange w:id="2282" w:author="Author">
            <w:rPr/>
          </w:rPrChange>
        </w:rPr>
      </w:pPr>
      <w:r w:rsidRPr="003D36FB">
        <w:rPr>
          <w:sz w:val="18"/>
          <w:rPrChange w:id="2283" w:author="Author">
            <w:rPr/>
          </w:rPrChange>
        </w:rPr>
        <w:t xml:space="preserve">In what follows, we won’t need the </w:t>
      </w:r>
      <w:proofErr w:type="spellStart"/>
      <w:r w:rsidRPr="003D36FB">
        <w:rPr>
          <w:sz w:val="18"/>
          <w:rPrChange w:id="2284" w:author="Author">
            <w:rPr/>
          </w:rPrChange>
        </w:rPr>
        <w:t>MouseMove</w:t>
      </w:r>
      <w:proofErr w:type="spellEnd"/>
      <w:r w:rsidRPr="003D36FB">
        <w:rPr>
          <w:sz w:val="18"/>
          <w:rPrChange w:id="2285" w:author="Author">
            <w:rPr/>
          </w:rPrChange>
        </w:rPr>
        <w:t xml:space="preserve"> event anymore, so let’s stick with just a single </w:t>
      </w:r>
      <w:proofErr w:type="spellStart"/>
      <w:r w:rsidRPr="003D36FB">
        <w:rPr>
          <w:sz w:val="18"/>
          <w:rPrChange w:id="2286" w:author="Author">
            <w:rPr/>
          </w:rPrChange>
        </w:rPr>
        <w:t>TextBox</w:t>
      </w:r>
      <w:proofErr w:type="spellEnd"/>
      <w:r w:rsidRPr="003D36FB">
        <w:rPr>
          <w:sz w:val="18"/>
          <w:rPrChange w:id="2287" w:author="Author">
            <w:rPr/>
          </w:rPrChange>
        </w:rPr>
        <w:t xml:space="preserve"> control and its (projected) </w:t>
      </w:r>
      <w:proofErr w:type="spellStart"/>
      <w:r w:rsidRPr="003D36FB">
        <w:rPr>
          <w:sz w:val="18"/>
          <w:rPrChange w:id="2288" w:author="Author">
            <w:rPr/>
          </w:rPrChange>
        </w:rPr>
        <w:t>TextChanged</w:t>
      </w:r>
      <w:proofErr w:type="spellEnd"/>
      <w:r w:rsidRPr="003D36FB">
        <w:rPr>
          <w:sz w:val="18"/>
          <w:rPrChange w:id="2289" w:author="Author">
            <w:rPr/>
          </w:rPrChange>
        </w:rPr>
        <w:t xml:space="preserve"> event:</w:t>
      </w:r>
      <w:r w:rsidRPr="003D36FB">
        <w:rPr>
          <w:sz w:val="18"/>
          <w:rPrChange w:id="2290" w:author="Author">
            <w:rPr/>
          </w:rPrChange>
        </w:rPr>
        <w:br/>
      </w:r>
      <w:r w:rsidRPr="003D36FB">
        <w:rPr>
          <w:sz w:val="18"/>
          <w:rPrChange w:id="2291" w:author="Author">
            <w:rPr/>
          </w:rPrChange>
        </w:rPr>
        <w:br/>
      </w:r>
      <w:r w:rsidRPr="003D36FB">
        <w:rPr>
          <w:rFonts w:ascii="Consolas" w:hAnsi="Consolas" w:cs="Consolas"/>
          <w:sz w:val="16"/>
          <w:szCs w:val="19"/>
          <w:rPrChange w:id="2292" w:author="Author">
            <w:rPr>
              <w:rFonts w:ascii="Consolas" w:hAnsi="Consolas" w:cs="Consolas"/>
              <w:sz w:val="19"/>
              <w:szCs w:val="19"/>
            </w:rPr>
          </w:rPrChange>
        </w:rPr>
        <w:t xml:space="preserve">    </w:t>
      </w:r>
      <w:proofErr w:type="spellStart"/>
      <w:r w:rsidRPr="003D36FB">
        <w:rPr>
          <w:rFonts w:ascii="Consolas" w:hAnsi="Consolas" w:cs="Consolas"/>
          <w:color w:val="0000FF"/>
          <w:sz w:val="16"/>
          <w:szCs w:val="19"/>
          <w:rPrChange w:id="2293" w:author="Author">
            <w:rPr>
              <w:rFonts w:ascii="Consolas" w:hAnsi="Consolas" w:cs="Consolas"/>
              <w:color w:val="0000FF"/>
              <w:sz w:val="19"/>
              <w:szCs w:val="19"/>
            </w:rPr>
          </w:rPrChange>
        </w:rPr>
        <w:t>var</w:t>
      </w:r>
      <w:proofErr w:type="spellEnd"/>
      <w:r w:rsidRPr="003D36FB">
        <w:rPr>
          <w:rFonts w:ascii="Consolas" w:hAnsi="Consolas" w:cs="Consolas"/>
          <w:sz w:val="16"/>
          <w:szCs w:val="19"/>
          <w:rPrChange w:id="2294" w:author="Author">
            <w:rPr>
              <w:rFonts w:ascii="Consolas" w:hAnsi="Consolas" w:cs="Consolas"/>
              <w:sz w:val="19"/>
              <w:szCs w:val="19"/>
            </w:rPr>
          </w:rPrChange>
        </w:rPr>
        <w:t xml:space="preserve"> input = </w:t>
      </w:r>
      <w:r w:rsidRPr="003D36FB">
        <w:rPr>
          <w:rFonts w:ascii="Consolas" w:hAnsi="Consolas" w:cs="Consolas"/>
          <w:color w:val="0000FF"/>
          <w:sz w:val="16"/>
          <w:szCs w:val="19"/>
          <w:rPrChange w:id="2295" w:author="Author">
            <w:rPr>
              <w:rFonts w:ascii="Consolas" w:hAnsi="Consolas" w:cs="Consolas"/>
              <w:color w:val="0000FF"/>
              <w:sz w:val="19"/>
              <w:szCs w:val="19"/>
            </w:rPr>
          </w:rPrChange>
        </w:rPr>
        <w:t>from</w:t>
      </w:r>
      <w:r w:rsidRPr="003D36FB">
        <w:rPr>
          <w:rFonts w:ascii="Consolas" w:hAnsi="Consolas" w:cs="Consolas"/>
          <w:sz w:val="16"/>
          <w:szCs w:val="19"/>
          <w:rPrChange w:id="2296" w:author="Author">
            <w:rPr>
              <w:rFonts w:ascii="Consolas" w:hAnsi="Consolas" w:cs="Consolas"/>
              <w:sz w:val="19"/>
              <w:szCs w:val="19"/>
            </w:rPr>
          </w:rPrChange>
        </w:rPr>
        <w:t xml:space="preserve"> </w:t>
      </w:r>
      <w:proofErr w:type="spellStart"/>
      <w:r w:rsidRPr="003D36FB">
        <w:rPr>
          <w:rFonts w:ascii="Consolas" w:hAnsi="Consolas" w:cs="Consolas"/>
          <w:sz w:val="16"/>
          <w:szCs w:val="19"/>
          <w:rPrChange w:id="2297" w:author="Author">
            <w:rPr>
              <w:rFonts w:ascii="Consolas" w:hAnsi="Consolas" w:cs="Consolas"/>
              <w:sz w:val="19"/>
              <w:szCs w:val="19"/>
            </w:rPr>
          </w:rPrChange>
        </w:rPr>
        <w:t>evt</w:t>
      </w:r>
      <w:proofErr w:type="spellEnd"/>
      <w:r w:rsidRPr="003D36FB">
        <w:rPr>
          <w:rFonts w:ascii="Consolas" w:hAnsi="Consolas" w:cs="Consolas"/>
          <w:sz w:val="16"/>
          <w:szCs w:val="19"/>
          <w:rPrChange w:id="2298" w:author="Author">
            <w:rPr>
              <w:rFonts w:ascii="Consolas" w:hAnsi="Consolas" w:cs="Consolas"/>
              <w:sz w:val="19"/>
              <w:szCs w:val="19"/>
            </w:rPr>
          </w:rPrChange>
        </w:rPr>
        <w:t xml:space="preserve"> </w:t>
      </w:r>
      <w:r w:rsidRPr="003D36FB">
        <w:rPr>
          <w:rFonts w:ascii="Consolas" w:hAnsi="Consolas" w:cs="Consolas"/>
          <w:color w:val="0000FF"/>
          <w:sz w:val="16"/>
          <w:szCs w:val="19"/>
          <w:rPrChange w:id="2299" w:author="Author">
            <w:rPr>
              <w:rFonts w:ascii="Consolas" w:hAnsi="Consolas" w:cs="Consolas"/>
              <w:color w:val="0000FF"/>
              <w:sz w:val="19"/>
              <w:szCs w:val="19"/>
            </w:rPr>
          </w:rPrChange>
        </w:rPr>
        <w:t>in</w:t>
      </w:r>
      <w:r w:rsidRPr="003D36FB">
        <w:rPr>
          <w:rFonts w:ascii="Consolas" w:hAnsi="Consolas" w:cs="Consolas"/>
          <w:sz w:val="16"/>
          <w:szCs w:val="19"/>
          <w:rPrChange w:id="2300" w:author="Author">
            <w:rPr>
              <w:rFonts w:ascii="Consolas" w:hAnsi="Consolas" w:cs="Consolas"/>
              <w:sz w:val="19"/>
              <w:szCs w:val="19"/>
            </w:rPr>
          </w:rPrChange>
        </w:rPr>
        <w:t xml:space="preserve"> </w:t>
      </w:r>
      <w:proofErr w:type="spellStart"/>
      <w:r w:rsidRPr="003D36FB">
        <w:rPr>
          <w:rFonts w:ascii="Consolas" w:hAnsi="Consolas" w:cs="Consolas"/>
          <w:color w:val="2B91AF"/>
          <w:sz w:val="16"/>
          <w:szCs w:val="19"/>
          <w:rPrChange w:id="2301" w:author="Author">
            <w:rPr>
              <w:rFonts w:ascii="Consolas" w:hAnsi="Consolas" w:cs="Consolas"/>
              <w:color w:val="2B91AF"/>
              <w:sz w:val="19"/>
              <w:szCs w:val="19"/>
            </w:rPr>
          </w:rPrChange>
        </w:rPr>
        <w:t>Observable</w:t>
      </w:r>
      <w:r w:rsidRPr="003D36FB">
        <w:rPr>
          <w:rFonts w:ascii="Consolas" w:hAnsi="Consolas" w:cs="Consolas"/>
          <w:sz w:val="16"/>
          <w:szCs w:val="19"/>
          <w:rPrChange w:id="2302" w:author="Author">
            <w:rPr>
              <w:rFonts w:ascii="Consolas" w:hAnsi="Consolas" w:cs="Consolas"/>
              <w:sz w:val="19"/>
              <w:szCs w:val="19"/>
            </w:rPr>
          </w:rPrChange>
        </w:rPr>
        <w:t>.FromEvent</w:t>
      </w:r>
      <w:r w:rsidR="001D4B5A" w:rsidRPr="003D36FB">
        <w:rPr>
          <w:rFonts w:ascii="Consolas" w:hAnsi="Consolas" w:cs="Consolas"/>
          <w:sz w:val="16"/>
          <w:szCs w:val="19"/>
          <w:rPrChange w:id="2303" w:author="Author">
            <w:rPr>
              <w:rFonts w:ascii="Consolas" w:hAnsi="Consolas" w:cs="Consolas"/>
              <w:sz w:val="19"/>
              <w:szCs w:val="19"/>
            </w:rPr>
          </w:rPrChange>
        </w:rPr>
        <w:t>Pattern</w:t>
      </w:r>
      <w:proofErr w:type="spellEnd"/>
      <w:r w:rsidRPr="003D36FB">
        <w:rPr>
          <w:rFonts w:ascii="Consolas" w:hAnsi="Consolas" w:cs="Consolas"/>
          <w:sz w:val="16"/>
          <w:szCs w:val="19"/>
          <w:rPrChange w:id="2304" w:author="Author">
            <w:rPr>
              <w:rFonts w:ascii="Consolas" w:hAnsi="Consolas" w:cs="Consolas"/>
              <w:sz w:val="19"/>
              <w:szCs w:val="19"/>
            </w:rPr>
          </w:rPrChange>
        </w:rPr>
        <w:t xml:space="preserve">(txt, </w:t>
      </w:r>
      <w:r w:rsidRPr="003D36FB">
        <w:rPr>
          <w:rFonts w:ascii="Consolas" w:hAnsi="Consolas" w:cs="Consolas"/>
          <w:color w:val="A31515"/>
          <w:sz w:val="16"/>
          <w:szCs w:val="19"/>
          <w:rPrChange w:id="2305" w:author="Author">
            <w:rPr>
              <w:rFonts w:ascii="Consolas" w:hAnsi="Consolas" w:cs="Consolas"/>
              <w:color w:val="A31515"/>
              <w:sz w:val="19"/>
              <w:szCs w:val="19"/>
            </w:rPr>
          </w:rPrChange>
        </w:rPr>
        <w:t>"</w:t>
      </w:r>
      <w:proofErr w:type="spellStart"/>
      <w:r w:rsidRPr="003D36FB">
        <w:rPr>
          <w:rFonts w:ascii="Consolas" w:hAnsi="Consolas" w:cs="Consolas"/>
          <w:color w:val="A31515"/>
          <w:sz w:val="16"/>
          <w:szCs w:val="19"/>
          <w:rPrChange w:id="2306" w:author="Author">
            <w:rPr>
              <w:rFonts w:ascii="Consolas" w:hAnsi="Consolas" w:cs="Consolas"/>
              <w:color w:val="A31515"/>
              <w:sz w:val="19"/>
              <w:szCs w:val="19"/>
            </w:rPr>
          </w:rPrChange>
        </w:rPr>
        <w:t>TextChanged</w:t>
      </w:r>
      <w:proofErr w:type="spellEnd"/>
      <w:r w:rsidRPr="003D36FB">
        <w:rPr>
          <w:rFonts w:ascii="Consolas" w:hAnsi="Consolas" w:cs="Consolas"/>
          <w:color w:val="A31515"/>
          <w:sz w:val="16"/>
          <w:szCs w:val="19"/>
          <w:rPrChange w:id="2307" w:author="Author">
            <w:rPr>
              <w:rFonts w:ascii="Consolas" w:hAnsi="Consolas" w:cs="Consolas"/>
              <w:color w:val="A31515"/>
              <w:sz w:val="19"/>
              <w:szCs w:val="19"/>
            </w:rPr>
          </w:rPrChange>
        </w:rPr>
        <w:t>"</w:t>
      </w:r>
      <w:r w:rsidRPr="003D36FB">
        <w:rPr>
          <w:rFonts w:ascii="Consolas" w:hAnsi="Consolas" w:cs="Consolas"/>
          <w:sz w:val="16"/>
          <w:szCs w:val="19"/>
          <w:rPrChange w:id="2308" w:author="Author">
            <w:rPr>
              <w:rFonts w:ascii="Consolas" w:hAnsi="Consolas" w:cs="Consolas"/>
              <w:sz w:val="19"/>
              <w:szCs w:val="19"/>
            </w:rPr>
          </w:rPrChange>
        </w:rPr>
        <w:t>)</w:t>
      </w:r>
      <w:r w:rsidRPr="003D36FB">
        <w:rPr>
          <w:rFonts w:ascii="Consolas" w:hAnsi="Consolas" w:cs="Consolas"/>
          <w:sz w:val="16"/>
          <w:szCs w:val="19"/>
          <w:rPrChange w:id="2309" w:author="Author">
            <w:rPr>
              <w:rFonts w:ascii="Consolas" w:hAnsi="Consolas" w:cs="Consolas"/>
              <w:sz w:val="19"/>
              <w:szCs w:val="19"/>
            </w:rPr>
          </w:rPrChange>
        </w:rPr>
        <w:br/>
        <w:t xml:space="preserve">                </w:t>
      </w:r>
      <w:r w:rsidRPr="003D36FB">
        <w:rPr>
          <w:rFonts w:ascii="Consolas" w:hAnsi="Consolas" w:cs="Consolas"/>
          <w:color w:val="0000FF"/>
          <w:sz w:val="16"/>
          <w:szCs w:val="19"/>
          <w:rPrChange w:id="2310" w:author="Author">
            <w:rPr>
              <w:rFonts w:ascii="Consolas" w:hAnsi="Consolas" w:cs="Consolas"/>
              <w:color w:val="0000FF"/>
              <w:sz w:val="19"/>
              <w:szCs w:val="19"/>
            </w:rPr>
          </w:rPrChange>
        </w:rPr>
        <w:t>select</w:t>
      </w:r>
      <w:r w:rsidRPr="003D36FB">
        <w:rPr>
          <w:rFonts w:ascii="Consolas" w:hAnsi="Consolas" w:cs="Consolas"/>
          <w:sz w:val="16"/>
          <w:szCs w:val="19"/>
          <w:rPrChange w:id="2311" w:author="Author">
            <w:rPr>
              <w:rFonts w:ascii="Consolas" w:hAnsi="Consolas" w:cs="Consolas"/>
              <w:sz w:val="19"/>
              <w:szCs w:val="19"/>
            </w:rPr>
          </w:rPrChange>
        </w:rPr>
        <w:t xml:space="preserve"> ((</w:t>
      </w:r>
      <w:proofErr w:type="spellStart"/>
      <w:r w:rsidRPr="003D36FB">
        <w:rPr>
          <w:rFonts w:ascii="Consolas" w:hAnsi="Consolas" w:cs="Consolas"/>
          <w:color w:val="2B91AF"/>
          <w:sz w:val="16"/>
          <w:szCs w:val="19"/>
          <w:rPrChange w:id="2312" w:author="Author">
            <w:rPr>
              <w:rFonts w:ascii="Consolas" w:hAnsi="Consolas" w:cs="Consolas"/>
              <w:color w:val="2B91AF"/>
              <w:sz w:val="19"/>
              <w:szCs w:val="19"/>
            </w:rPr>
          </w:rPrChange>
        </w:rPr>
        <w:t>TextBox</w:t>
      </w:r>
      <w:proofErr w:type="spellEnd"/>
      <w:r w:rsidRPr="003D36FB">
        <w:rPr>
          <w:rFonts w:ascii="Consolas" w:hAnsi="Consolas" w:cs="Consolas"/>
          <w:sz w:val="16"/>
          <w:szCs w:val="19"/>
          <w:rPrChange w:id="2313" w:author="Author">
            <w:rPr>
              <w:rFonts w:ascii="Consolas" w:hAnsi="Consolas" w:cs="Consolas"/>
              <w:sz w:val="19"/>
              <w:szCs w:val="19"/>
            </w:rPr>
          </w:rPrChange>
        </w:rPr>
        <w:t>)</w:t>
      </w:r>
      <w:proofErr w:type="spellStart"/>
      <w:r w:rsidRPr="003D36FB">
        <w:rPr>
          <w:rFonts w:ascii="Consolas" w:hAnsi="Consolas" w:cs="Consolas"/>
          <w:sz w:val="16"/>
          <w:szCs w:val="19"/>
          <w:rPrChange w:id="2314" w:author="Author">
            <w:rPr>
              <w:rFonts w:ascii="Consolas" w:hAnsi="Consolas" w:cs="Consolas"/>
              <w:sz w:val="19"/>
              <w:szCs w:val="19"/>
            </w:rPr>
          </w:rPrChange>
        </w:rPr>
        <w:t>evt.Sender</w:t>
      </w:r>
      <w:proofErr w:type="spellEnd"/>
      <w:r w:rsidRPr="003D36FB">
        <w:rPr>
          <w:rFonts w:ascii="Consolas" w:hAnsi="Consolas" w:cs="Consolas"/>
          <w:sz w:val="16"/>
          <w:szCs w:val="19"/>
          <w:rPrChange w:id="2315" w:author="Author">
            <w:rPr>
              <w:rFonts w:ascii="Consolas" w:hAnsi="Consolas" w:cs="Consolas"/>
              <w:sz w:val="19"/>
              <w:szCs w:val="19"/>
            </w:rPr>
          </w:rPrChange>
        </w:rPr>
        <w:t>).Text;</w:t>
      </w:r>
      <w:r w:rsidRPr="003D36FB">
        <w:rPr>
          <w:rFonts w:ascii="Consolas" w:hAnsi="Consolas" w:cs="Consolas"/>
          <w:sz w:val="16"/>
          <w:szCs w:val="19"/>
          <w:rPrChange w:id="2316" w:author="Author">
            <w:rPr>
              <w:rFonts w:ascii="Consolas" w:hAnsi="Consolas" w:cs="Consolas"/>
              <w:sz w:val="19"/>
              <w:szCs w:val="19"/>
            </w:rPr>
          </w:rPrChange>
        </w:rPr>
        <w:br/>
      </w:r>
      <w:r w:rsidRPr="003D36FB">
        <w:rPr>
          <w:rFonts w:ascii="Consolas" w:hAnsi="Consolas" w:cs="Consolas"/>
          <w:sz w:val="16"/>
          <w:szCs w:val="19"/>
          <w:rPrChange w:id="2317" w:author="Author">
            <w:rPr>
              <w:rFonts w:ascii="Consolas" w:hAnsi="Consolas" w:cs="Consolas"/>
              <w:sz w:val="19"/>
              <w:szCs w:val="19"/>
            </w:rPr>
          </w:rPrChange>
        </w:rPr>
        <w:br/>
        <w:t xml:space="preserve">    </w:t>
      </w:r>
      <w:r w:rsidRPr="003D36FB">
        <w:rPr>
          <w:rFonts w:ascii="Consolas" w:hAnsi="Consolas" w:cs="Consolas"/>
          <w:color w:val="0000FF"/>
          <w:sz w:val="16"/>
          <w:szCs w:val="19"/>
          <w:rPrChange w:id="2318" w:author="Author">
            <w:rPr>
              <w:rFonts w:ascii="Consolas" w:hAnsi="Consolas" w:cs="Consolas"/>
              <w:color w:val="0000FF"/>
              <w:sz w:val="19"/>
              <w:szCs w:val="19"/>
            </w:rPr>
          </w:rPrChange>
        </w:rPr>
        <w:t>using</w:t>
      </w:r>
      <w:r w:rsidRPr="003D36FB">
        <w:rPr>
          <w:rFonts w:ascii="Consolas" w:hAnsi="Consolas" w:cs="Consolas"/>
          <w:sz w:val="16"/>
          <w:szCs w:val="19"/>
          <w:rPrChange w:id="2319" w:author="Author">
            <w:rPr>
              <w:rFonts w:ascii="Consolas" w:hAnsi="Consolas" w:cs="Consolas"/>
              <w:sz w:val="19"/>
              <w:szCs w:val="19"/>
            </w:rPr>
          </w:rPrChange>
        </w:rPr>
        <w:t xml:space="preserve"> (</w:t>
      </w:r>
      <w:proofErr w:type="spellStart"/>
      <w:r w:rsidRPr="003D36FB">
        <w:rPr>
          <w:rFonts w:ascii="Consolas" w:hAnsi="Consolas" w:cs="Consolas"/>
          <w:sz w:val="16"/>
          <w:szCs w:val="19"/>
          <w:rPrChange w:id="2320" w:author="Author">
            <w:rPr>
              <w:rFonts w:ascii="Consolas" w:hAnsi="Consolas" w:cs="Consolas"/>
              <w:sz w:val="19"/>
              <w:szCs w:val="19"/>
            </w:rPr>
          </w:rPrChange>
        </w:rPr>
        <w:t>input.Subscribe</w:t>
      </w:r>
      <w:proofErr w:type="spellEnd"/>
      <w:r w:rsidRPr="003D36FB">
        <w:rPr>
          <w:rFonts w:ascii="Consolas" w:hAnsi="Consolas" w:cs="Consolas"/>
          <w:sz w:val="16"/>
          <w:szCs w:val="19"/>
          <w:rPrChange w:id="2321" w:author="Author">
            <w:rPr>
              <w:rFonts w:ascii="Consolas" w:hAnsi="Consolas" w:cs="Consolas"/>
              <w:sz w:val="19"/>
              <w:szCs w:val="19"/>
            </w:rPr>
          </w:rPrChange>
        </w:rPr>
        <w:t>(</w:t>
      </w:r>
      <w:proofErr w:type="spellStart"/>
      <w:r w:rsidRPr="003D36FB">
        <w:rPr>
          <w:rFonts w:ascii="Consolas" w:hAnsi="Consolas" w:cs="Consolas"/>
          <w:sz w:val="16"/>
          <w:szCs w:val="19"/>
          <w:rPrChange w:id="2322" w:author="Author">
            <w:rPr>
              <w:rFonts w:ascii="Consolas" w:hAnsi="Consolas" w:cs="Consolas"/>
              <w:sz w:val="19"/>
              <w:szCs w:val="19"/>
            </w:rPr>
          </w:rPrChange>
        </w:rPr>
        <w:t>inp</w:t>
      </w:r>
      <w:proofErr w:type="spellEnd"/>
      <w:r w:rsidRPr="003D36FB">
        <w:rPr>
          <w:rFonts w:ascii="Consolas" w:hAnsi="Consolas" w:cs="Consolas"/>
          <w:sz w:val="16"/>
          <w:szCs w:val="19"/>
          <w:rPrChange w:id="2323" w:author="Author">
            <w:rPr>
              <w:rFonts w:ascii="Consolas" w:hAnsi="Consolas" w:cs="Consolas"/>
              <w:sz w:val="19"/>
              <w:szCs w:val="19"/>
            </w:rPr>
          </w:rPrChange>
        </w:rPr>
        <w:t xml:space="preserve"> =&gt; </w:t>
      </w:r>
      <w:proofErr w:type="spellStart"/>
      <w:r w:rsidRPr="003D36FB">
        <w:rPr>
          <w:rFonts w:ascii="Consolas" w:hAnsi="Consolas" w:cs="Consolas"/>
          <w:color w:val="2B91AF"/>
          <w:sz w:val="16"/>
          <w:szCs w:val="19"/>
          <w:rPrChange w:id="2324" w:author="Author">
            <w:rPr>
              <w:rFonts w:ascii="Consolas" w:hAnsi="Consolas" w:cs="Consolas"/>
              <w:color w:val="2B91AF"/>
              <w:sz w:val="19"/>
              <w:szCs w:val="19"/>
            </w:rPr>
          </w:rPrChange>
        </w:rPr>
        <w:t>Console</w:t>
      </w:r>
      <w:r w:rsidRPr="003D36FB">
        <w:rPr>
          <w:rFonts w:ascii="Consolas" w:hAnsi="Consolas" w:cs="Consolas"/>
          <w:sz w:val="16"/>
          <w:szCs w:val="19"/>
          <w:rPrChange w:id="2325" w:author="Author">
            <w:rPr>
              <w:rFonts w:ascii="Consolas" w:hAnsi="Consolas" w:cs="Consolas"/>
              <w:sz w:val="19"/>
              <w:szCs w:val="19"/>
            </w:rPr>
          </w:rPrChange>
        </w:rPr>
        <w:t>.WriteLine</w:t>
      </w:r>
      <w:proofErr w:type="spellEnd"/>
      <w:r w:rsidRPr="003D36FB">
        <w:rPr>
          <w:rFonts w:ascii="Consolas" w:hAnsi="Consolas" w:cs="Consolas"/>
          <w:sz w:val="16"/>
          <w:szCs w:val="19"/>
          <w:rPrChange w:id="2326" w:author="Author">
            <w:rPr>
              <w:rFonts w:ascii="Consolas" w:hAnsi="Consolas" w:cs="Consolas"/>
              <w:sz w:val="19"/>
              <w:szCs w:val="19"/>
            </w:rPr>
          </w:rPrChange>
        </w:rPr>
        <w:t>(</w:t>
      </w:r>
      <w:r w:rsidRPr="003D36FB">
        <w:rPr>
          <w:rFonts w:ascii="Consolas" w:hAnsi="Consolas" w:cs="Consolas"/>
          <w:color w:val="A31515"/>
          <w:sz w:val="16"/>
          <w:szCs w:val="19"/>
          <w:rPrChange w:id="2327" w:author="Author">
            <w:rPr>
              <w:rFonts w:ascii="Consolas" w:hAnsi="Consolas" w:cs="Consolas"/>
              <w:color w:val="A31515"/>
              <w:sz w:val="19"/>
              <w:szCs w:val="19"/>
            </w:rPr>
          </w:rPrChange>
        </w:rPr>
        <w:t>"User wrote: "</w:t>
      </w:r>
      <w:r w:rsidRPr="003D36FB">
        <w:rPr>
          <w:rFonts w:ascii="Consolas" w:hAnsi="Consolas" w:cs="Consolas"/>
          <w:sz w:val="16"/>
          <w:szCs w:val="19"/>
          <w:rPrChange w:id="2328" w:author="Author">
            <w:rPr>
              <w:rFonts w:ascii="Consolas" w:hAnsi="Consolas" w:cs="Consolas"/>
              <w:sz w:val="19"/>
              <w:szCs w:val="19"/>
            </w:rPr>
          </w:rPrChange>
        </w:rPr>
        <w:t xml:space="preserve"> + </w:t>
      </w:r>
      <w:proofErr w:type="spellStart"/>
      <w:r w:rsidRPr="003D36FB">
        <w:rPr>
          <w:rFonts w:ascii="Consolas" w:hAnsi="Consolas" w:cs="Consolas"/>
          <w:sz w:val="16"/>
          <w:szCs w:val="19"/>
          <w:rPrChange w:id="2329" w:author="Author">
            <w:rPr>
              <w:rFonts w:ascii="Consolas" w:hAnsi="Consolas" w:cs="Consolas"/>
              <w:sz w:val="19"/>
              <w:szCs w:val="19"/>
            </w:rPr>
          </w:rPrChange>
        </w:rPr>
        <w:t>inp</w:t>
      </w:r>
      <w:proofErr w:type="spellEnd"/>
      <w:r w:rsidRPr="003D36FB">
        <w:rPr>
          <w:rFonts w:ascii="Consolas" w:hAnsi="Consolas" w:cs="Consolas"/>
          <w:sz w:val="16"/>
          <w:szCs w:val="19"/>
          <w:rPrChange w:id="2330" w:author="Author">
            <w:rPr>
              <w:rFonts w:ascii="Consolas" w:hAnsi="Consolas" w:cs="Consolas"/>
              <w:sz w:val="19"/>
              <w:szCs w:val="19"/>
            </w:rPr>
          </w:rPrChange>
        </w:rPr>
        <w:t>)))</w:t>
      </w:r>
      <w:r w:rsidRPr="003D36FB">
        <w:rPr>
          <w:rFonts w:ascii="Consolas" w:hAnsi="Consolas" w:cs="Consolas"/>
          <w:sz w:val="16"/>
          <w:szCs w:val="19"/>
          <w:rPrChange w:id="2331" w:author="Author">
            <w:rPr>
              <w:rFonts w:ascii="Consolas" w:hAnsi="Consolas" w:cs="Consolas"/>
              <w:sz w:val="19"/>
              <w:szCs w:val="19"/>
            </w:rPr>
          </w:rPrChange>
        </w:rPr>
        <w:br/>
        <w:t xml:space="preserve">    {</w:t>
      </w:r>
      <w:r w:rsidRPr="003D36FB">
        <w:rPr>
          <w:rFonts w:ascii="Consolas" w:hAnsi="Consolas" w:cs="Consolas"/>
          <w:sz w:val="16"/>
          <w:szCs w:val="19"/>
          <w:rPrChange w:id="2332" w:author="Author">
            <w:rPr>
              <w:rFonts w:ascii="Consolas" w:hAnsi="Consolas" w:cs="Consolas"/>
              <w:sz w:val="19"/>
              <w:szCs w:val="19"/>
            </w:rPr>
          </w:rPrChange>
        </w:rPr>
        <w:br/>
        <w:t xml:space="preserve">        </w:t>
      </w:r>
      <w:proofErr w:type="spellStart"/>
      <w:r w:rsidRPr="003D36FB">
        <w:rPr>
          <w:rFonts w:ascii="Consolas" w:hAnsi="Consolas" w:cs="Consolas"/>
          <w:color w:val="2B91AF"/>
          <w:sz w:val="16"/>
          <w:szCs w:val="19"/>
          <w:rPrChange w:id="2333" w:author="Author">
            <w:rPr>
              <w:rFonts w:ascii="Consolas" w:hAnsi="Consolas" w:cs="Consolas"/>
              <w:color w:val="2B91AF"/>
              <w:sz w:val="19"/>
              <w:szCs w:val="19"/>
            </w:rPr>
          </w:rPrChange>
        </w:rPr>
        <w:t>Application</w:t>
      </w:r>
      <w:r w:rsidRPr="003D36FB">
        <w:rPr>
          <w:rFonts w:ascii="Consolas" w:hAnsi="Consolas" w:cs="Consolas"/>
          <w:sz w:val="16"/>
          <w:szCs w:val="19"/>
          <w:rPrChange w:id="2334" w:author="Author">
            <w:rPr>
              <w:rFonts w:ascii="Consolas" w:hAnsi="Consolas" w:cs="Consolas"/>
              <w:sz w:val="19"/>
              <w:szCs w:val="19"/>
            </w:rPr>
          </w:rPrChange>
        </w:rPr>
        <w:t>.Run</w:t>
      </w:r>
      <w:proofErr w:type="spellEnd"/>
      <w:r w:rsidRPr="003D36FB">
        <w:rPr>
          <w:rFonts w:ascii="Consolas" w:hAnsi="Consolas" w:cs="Consolas"/>
          <w:sz w:val="16"/>
          <w:szCs w:val="19"/>
          <w:rPrChange w:id="2335" w:author="Author">
            <w:rPr>
              <w:rFonts w:ascii="Consolas" w:hAnsi="Consolas" w:cs="Consolas"/>
              <w:sz w:val="19"/>
              <w:szCs w:val="19"/>
            </w:rPr>
          </w:rPrChange>
        </w:rPr>
        <w:t>(</w:t>
      </w:r>
      <w:proofErr w:type="spellStart"/>
      <w:r w:rsidRPr="003D36FB">
        <w:rPr>
          <w:rFonts w:ascii="Consolas" w:hAnsi="Consolas" w:cs="Consolas"/>
          <w:sz w:val="16"/>
          <w:szCs w:val="19"/>
          <w:rPrChange w:id="2336" w:author="Author">
            <w:rPr>
              <w:rFonts w:ascii="Consolas" w:hAnsi="Consolas" w:cs="Consolas"/>
              <w:sz w:val="19"/>
              <w:szCs w:val="19"/>
            </w:rPr>
          </w:rPrChange>
        </w:rPr>
        <w:t>frm</w:t>
      </w:r>
      <w:proofErr w:type="spellEnd"/>
      <w:r w:rsidRPr="003D36FB">
        <w:rPr>
          <w:rFonts w:ascii="Consolas" w:hAnsi="Consolas" w:cs="Consolas"/>
          <w:sz w:val="16"/>
          <w:szCs w:val="19"/>
          <w:rPrChange w:id="2337" w:author="Author">
            <w:rPr>
              <w:rFonts w:ascii="Consolas" w:hAnsi="Consolas" w:cs="Consolas"/>
              <w:sz w:val="19"/>
              <w:szCs w:val="19"/>
            </w:rPr>
          </w:rPrChange>
        </w:rPr>
        <w:t>);</w:t>
      </w:r>
      <w:r w:rsidRPr="003D36FB">
        <w:rPr>
          <w:rFonts w:ascii="Consolas" w:hAnsi="Consolas" w:cs="Consolas"/>
          <w:sz w:val="16"/>
          <w:szCs w:val="19"/>
          <w:rPrChange w:id="2338" w:author="Author">
            <w:rPr>
              <w:rFonts w:ascii="Consolas" w:hAnsi="Consolas" w:cs="Consolas"/>
              <w:sz w:val="19"/>
              <w:szCs w:val="19"/>
            </w:rPr>
          </w:rPrChange>
        </w:rPr>
        <w:br/>
        <w:t xml:space="preserve">    }</w:t>
      </w:r>
      <w:r w:rsidRPr="003D36FB">
        <w:rPr>
          <w:rFonts w:ascii="Consolas" w:hAnsi="Consolas" w:cs="Consolas"/>
          <w:sz w:val="16"/>
          <w:szCs w:val="19"/>
          <w:rPrChange w:id="2339" w:author="Author">
            <w:rPr>
              <w:rFonts w:ascii="Consolas" w:hAnsi="Consolas" w:cs="Consolas"/>
              <w:sz w:val="19"/>
              <w:szCs w:val="19"/>
            </w:rPr>
          </w:rPrChange>
        </w:rPr>
        <w:br/>
      </w:r>
      <w:r w:rsidRPr="003D36FB">
        <w:rPr>
          <w:sz w:val="18"/>
          <w:rPrChange w:id="2340" w:author="Author">
            <w:rPr/>
          </w:rPrChange>
        </w:rPr>
        <w:br/>
      </w:r>
      <w:r w:rsidRPr="003D36FB">
        <w:rPr>
          <w:b/>
          <w:sz w:val="18"/>
          <w:rPrChange w:id="2341" w:author="Author">
            <w:rPr>
              <w:b/>
            </w:rPr>
          </w:rPrChange>
        </w:rPr>
        <w:t>Note:</w:t>
      </w:r>
      <w:r w:rsidRPr="003D36FB">
        <w:rPr>
          <w:sz w:val="18"/>
          <w:rPrChange w:id="2342" w:author="Author">
            <w:rPr/>
          </w:rPrChange>
        </w:rPr>
        <w:t xml:space="preserve">  UI designer fanatics should feel free to start from a clean slate with a Windows Forms (or WPF) designer and put code equivalent to the above in a classic (which is perfectly fine for this purpose) Load event handler. In such a scenario, you’ll likely store the subscription </w:t>
      </w:r>
      <w:proofErr w:type="spellStart"/>
      <w:r w:rsidRPr="003D36FB">
        <w:rPr>
          <w:sz w:val="18"/>
          <w:rPrChange w:id="2343" w:author="Author">
            <w:rPr/>
          </w:rPrChange>
        </w:rPr>
        <w:t>IDisposable</w:t>
      </w:r>
      <w:proofErr w:type="spellEnd"/>
      <w:r w:rsidRPr="003D36FB">
        <w:rPr>
          <w:sz w:val="18"/>
          <w:rPrChange w:id="2344" w:author="Author">
            <w:rPr/>
          </w:rPrChange>
        </w:rPr>
        <w:t xml:space="preserve"> object in a field to dispose it when the form or window is unloaded or closed.</w:t>
      </w:r>
      <w:r w:rsidRPr="003D36FB">
        <w:rPr>
          <w:sz w:val="18"/>
          <w:rPrChange w:id="2345" w:author="Author">
            <w:rPr/>
          </w:rPrChange>
        </w:rPr>
        <w:br/>
      </w:r>
    </w:p>
    <w:p w:rsidR="00483897" w:rsidRPr="003D36FB" w:rsidRDefault="006006BB" w:rsidP="00483897">
      <w:pPr>
        <w:pStyle w:val="ListParagraph"/>
        <w:numPr>
          <w:ilvl w:val="0"/>
          <w:numId w:val="9"/>
        </w:numPr>
        <w:rPr>
          <w:sz w:val="18"/>
          <w:rPrChange w:id="2346" w:author="Author">
            <w:rPr/>
          </w:rPrChange>
        </w:rPr>
      </w:pPr>
      <w:r w:rsidRPr="003D36FB">
        <w:rPr>
          <w:b/>
          <w:noProof/>
          <w:sz w:val="18"/>
          <w:rPrChange w:id="2347" w:author="Author">
            <w:rPr>
              <w:b/>
              <w:noProof/>
            </w:rPr>
          </w:rPrChange>
        </w:rPr>
        <w:drawing>
          <wp:anchor distT="0" distB="0" distL="114300" distR="114300" simplePos="0" relativeHeight="251678720" behindDoc="0" locked="0" layoutInCell="1" allowOverlap="1" wp14:anchorId="2BEAFF7E" wp14:editId="71583C5E">
            <wp:simplePos x="0" y="0"/>
            <wp:positionH relativeFrom="column">
              <wp:posOffset>-254635</wp:posOffset>
            </wp:positionH>
            <wp:positionV relativeFrom="paragraph">
              <wp:posOffset>-868680</wp:posOffset>
            </wp:positionV>
            <wp:extent cx="603250" cy="539115"/>
            <wp:effectExtent l="0" t="0" r="6350" b="0"/>
            <wp:wrapNone/>
            <wp:docPr id="53" name="Picture 53"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3250" cy="539115"/>
                    </a:xfrm>
                    <a:prstGeom prst="rect">
                      <a:avLst/>
                    </a:prstGeom>
                    <a:noFill/>
                    <a:ln>
                      <a:noFill/>
                    </a:ln>
                  </pic:spPr>
                </pic:pic>
              </a:graphicData>
            </a:graphic>
            <wp14:sizeRelH relativeFrom="page">
              <wp14:pctWidth>0</wp14:pctWidth>
            </wp14:sizeRelH>
            <wp14:sizeRelV relativeFrom="page">
              <wp14:pctHeight>0</wp14:pctHeight>
            </wp14:sizeRelV>
          </wp:anchor>
        </w:drawing>
      </w:r>
      <w:r w:rsidR="00483897" w:rsidRPr="003D36FB">
        <w:rPr>
          <w:sz w:val="18"/>
          <w:rPrChange w:id="2348" w:author="Author">
            <w:rPr/>
          </w:rPrChange>
        </w:rPr>
        <w:t>Now, let’s carry out a few experiments. Start the application and type “reactive” (without the quotes) in the textbox. Obviously you should see no less than eight events being handled through the observer. However, notice what happens if you select a single letter in the word and overwrite it by the same letter</w:t>
      </w:r>
      <w:proofErr w:type="gramStart"/>
      <w:r w:rsidR="00056028" w:rsidRPr="003D36FB">
        <w:rPr>
          <w:sz w:val="18"/>
          <w:rPrChange w:id="2349" w:author="Author">
            <w:rPr/>
          </w:rPrChange>
        </w:rPr>
        <w:t>:</w:t>
      </w:r>
      <w:proofErr w:type="gramEnd"/>
      <w:r w:rsidR="00056028" w:rsidRPr="003D36FB">
        <w:rPr>
          <w:sz w:val="18"/>
          <w:rPrChange w:id="2350" w:author="Author">
            <w:rPr/>
          </w:rPrChange>
        </w:rPr>
        <w:br/>
      </w:r>
      <w:r w:rsidR="00056028" w:rsidRPr="003D36FB">
        <w:rPr>
          <w:sz w:val="18"/>
          <w:rPrChange w:id="2351" w:author="Author">
            <w:rPr/>
          </w:rPrChange>
        </w:rPr>
        <w:br/>
      </w:r>
      <w:r w:rsidR="00056028" w:rsidRPr="003D36FB">
        <w:rPr>
          <w:rFonts w:ascii="Consolas" w:hAnsi="Consolas" w:cs="Consolas"/>
          <w:sz w:val="18"/>
          <w:rPrChange w:id="2352" w:author="Author">
            <w:rPr>
              <w:rFonts w:ascii="Consolas" w:hAnsi="Consolas" w:cs="Consolas"/>
            </w:rPr>
          </w:rPrChange>
        </w:rPr>
        <w:t xml:space="preserve">r e a c </w:t>
      </w:r>
      <w:proofErr w:type="spellStart"/>
      <w:r w:rsidR="00056028" w:rsidRPr="003D36FB">
        <w:rPr>
          <w:rFonts w:ascii="Consolas" w:hAnsi="Consolas" w:cs="Consolas"/>
          <w:sz w:val="18"/>
          <w:rPrChange w:id="2353" w:author="Author">
            <w:rPr>
              <w:rFonts w:ascii="Consolas" w:hAnsi="Consolas" w:cs="Consolas"/>
            </w:rPr>
          </w:rPrChange>
        </w:rPr>
        <w:t>t|i</w:t>
      </w:r>
      <w:proofErr w:type="spellEnd"/>
      <w:r w:rsidR="00056028" w:rsidRPr="003D36FB">
        <w:rPr>
          <w:rFonts w:ascii="Consolas" w:hAnsi="Consolas" w:cs="Consolas"/>
          <w:sz w:val="18"/>
          <w:rPrChange w:id="2354" w:author="Author">
            <w:rPr>
              <w:rFonts w:ascii="Consolas" w:hAnsi="Consolas" w:cs="Consolas"/>
            </w:rPr>
          </w:rPrChange>
        </w:rPr>
        <w:t xml:space="preserve"> v e</w:t>
      </w:r>
      <w:r w:rsidR="00056028" w:rsidRPr="003D36FB">
        <w:rPr>
          <w:sz w:val="18"/>
          <w:rPrChange w:id="2355" w:author="Author">
            <w:rPr/>
          </w:rPrChange>
        </w:rPr>
        <w:t xml:space="preserve">  </w:t>
      </w:r>
      <w:r w:rsidR="00056028" w:rsidRPr="003D36FB">
        <w:rPr>
          <w:sz w:val="18"/>
          <w:rPrChange w:id="2356" w:author="Author">
            <w:rPr/>
          </w:rPrChange>
        </w:rPr>
        <w:sym w:font="Wingdings" w:char="F0E0"/>
      </w:r>
      <w:r w:rsidR="00056028" w:rsidRPr="003D36FB">
        <w:rPr>
          <w:sz w:val="18"/>
          <w:rPrChange w:id="2357" w:author="Author">
            <w:rPr/>
          </w:rPrChange>
        </w:rPr>
        <w:t xml:space="preserve"> </w:t>
      </w:r>
      <w:r w:rsidR="00056028" w:rsidRPr="003D36FB">
        <w:rPr>
          <w:sz w:val="18"/>
          <w:vertAlign w:val="subscript"/>
          <w:rPrChange w:id="2358" w:author="Author">
            <w:rPr>
              <w:vertAlign w:val="subscript"/>
            </w:rPr>
          </w:rPrChange>
        </w:rPr>
        <w:t>(SHIFT-LEFT ARROW)</w:t>
      </w:r>
      <w:r w:rsidR="00056028" w:rsidRPr="003D36FB">
        <w:rPr>
          <w:sz w:val="18"/>
          <w:rPrChange w:id="2359" w:author="Author">
            <w:rPr/>
          </w:rPrChange>
        </w:rPr>
        <w:t xml:space="preserve">  </w:t>
      </w:r>
      <w:r w:rsidR="00056028" w:rsidRPr="003D36FB">
        <w:rPr>
          <w:rFonts w:ascii="Consolas" w:hAnsi="Consolas" w:cs="Consolas"/>
          <w:sz w:val="18"/>
          <w:rPrChange w:id="2360" w:author="Author">
            <w:rPr>
              <w:rFonts w:ascii="Consolas" w:hAnsi="Consolas" w:cs="Consolas"/>
            </w:rPr>
          </w:rPrChange>
        </w:rPr>
        <w:t xml:space="preserve">r e a c </w:t>
      </w:r>
      <w:r w:rsidR="00056028" w:rsidRPr="003D36FB">
        <w:rPr>
          <w:rFonts w:ascii="Consolas" w:hAnsi="Consolas" w:cs="Consolas"/>
          <w:sz w:val="18"/>
          <w:highlight w:val="lightGray"/>
          <w:rPrChange w:id="2361" w:author="Author">
            <w:rPr>
              <w:rFonts w:ascii="Consolas" w:hAnsi="Consolas" w:cs="Consolas"/>
              <w:highlight w:val="lightGray"/>
            </w:rPr>
          </w:rPrChange>
        </w:rPr>
        <w:t>t</w:t>
      </w:r>
      <w:r w:rsidR="00056028" w:rsidRPr="003D36FB">
        <w:rPr>
          <w:rFonts w:ascii="Consolas" w:hAnsi="Consolas" w:cs="Consolas"/>
          <w:sz w:val="18"/>
          <w:rPrChange w:id="2362" w:author="Author">
            <w:rPr>
              <w:rFonts w:ascii="Consolas" w:hAnsi="Consolas" w:cs="Consolas"/>
            </w:rPr>
          </w:rPrChange>
        </w:rPr>
        <w:t xml:space="preserve"> i v e</w:t>
      </w:r>
      <w:r w:rsidR="00056028" w:rsidRPr="003D36FB">
        <w:rPr>
          <w:sz w:val="18"/>
          <w:rPrChange w:id="2363" w:author="Author">
            <w:rPr/>
          </w:rPrChange>
        </w:rPr>
        <w:t xml:space="preserve">  </w:t>
      </w:r>
      <w:r w:rsidR="00056028" w:rsidRPr="003D36FB">
        <w:rPr>
          <w:sz w:val="18"/>
          <w:rPrChange w:id="2364" w:author="Author">
            <w:rPr/>
          </w:rPrChange>
        </w:rPr>
        <w:sym w:font="Wingdings" w:char="F0E0"/>
      </w:r>
      <w:r w:rsidR="00056028" w:rsidRPr="003D36FB">
        <w:rPr>
          <w:sz w:val="18"/>
          <w:rPrChange w:id="2365" w:author="Author">
            <w:rPr/>
          </w:rPrChange>
        </w:rPr>
        <w:t xml:space="preserve"> </w:t>
      </w:r>
      <w:r w:rsidR="00056028" w:rsidRPr="003D36FB">
        <w:rPr>
          <w:sz w:val="18"/>
          <w:vertAlign w:val="subscript"/>
          <w:rPrChange w:id="2366" w:author="Author">
            <w:rPr>
              <w:vertAlign w:val="subscript"/>
            </w:rPr>
          </w:rPrChange>
        </w:rPr>
        <w:t>(type t)</w:t>
      </w:r>
      <w:r w:rsidR="00056028" w:rsidRPr="003D36FB">
        <w:rPr>
          <w:sz w:val="18"/>
          <w:rPrChange w:id="2367" w:author="Author">
            <w:rPr/>
          </w:rPrChange>
        </w:rPr>
        <w:t xml:space="preserve">  </w:t>
      </w:r>
      <w:r w:rsidR="00056028" w:rsidRPr="003D36FB">
        <w:rPr>
          <w:rFonts w:ascii="Consolas" w:hAnsi="Consolas" w:cs="Consolas"/>
          <w:sz w:val="18"/>
          <w:rPrChange w:id="2368" w:author="Author">
            <w:rPr>
              <w:rFonts w:ascii="Consolas" w:hAnsi="Consolas" w:cs="Consolas"/>
            </w:rPr>
          </w:rPrChange>
        </w:rPr>
        <w:t xml:space="preserve">r e a c </w:t>
      </w:r>
      <w:proofErr w:type="spellStart"/>
      <w:r w:rsidR="00056028" w:rsidRPr="003D36FB">
        <w:rPr>
          <w:rFonts w:ascii="Consolas" w:hAnsi="Consolas" w:cs="Consolas"/>
          <w:sz w:val="18"/>
          <w:rPrChange w:id="2369" w:author="Author">
            <w:rPr>
              <w:rFonts w:ascii="Consolas" w:hAnsi="Consolas" w:cs="Consolas"/>
            </w:rPr>
          </w:rPrChange>
        </w:rPr>
        <w:t>t|i</w:t>
      </w:r>
      <w:proofErr w:type="spellEnd"/>
      <w:r w:rsidR="00056028" w:rsidRPr="003D36FB">
        <w:rPr>
          <w:rFonts w:ascii="Consolas" w:hAnsi="Consolas" w:cs="Consolas"/>
          <w:sz w:val="18"/>
          <w:rPrChange w:id="2370" w:author="Author">
            <w:rPr>
              <w:rFonts w:ascii="Consolas" w:hAnsi="Consolas" w:cs="Consolas"/>
            </w:rPr>
          </w:rPrChange>
        </w:rPr>
        <w:t xml:space="preserve"> v e</w:t>
      </w:r>
      <w:r w:rsidR="00056028" w:rsidRPr="003D36FB">
        <w:rPr>
          <w:sz w:val="18"/>
          <w:rPrChange w:id="2371" w:author="Author">
            <w:rPr/>
          </w:rPrChange>
        </w:rPr>
        <w:br/>
      </w:r>
      <w:r w:rsidR="00056028" w:rsidRPr="003D36FB">
        <w:rPr>
          <w:sz w:val="18"/>
          <w:rPrChange w:id="2372" w:author="Author">
            <w:rPr/>
          </w:rPrChange>
        </w:rPr>
        <w:br/>
        <w:t xml:space="preserve">The screenshot below shows the corresponding output. What’s this duplicate message at the end about? Didn’t </w:t>
      </w:r>
      <w:r w:rsidR="00236E7F" w:rsidRPr="003D36FB">
        <w:rPr>
          <w:sz w:val="18"/>
          <w:rPrChange w:id="2373" w:author="Author">
            <w:rPr/>
          </w:rPrChange>
        </w:rPr>
        <w:t>we</w:t>
      </w:r>
      <w:r w:rsidR="00056028" w:rsidRPr="003D36FB">
        <w:rPr>
          <w:sz w:val="18"/>
          <w:rPrChange w:id="2374" w:author="Author">
            <w:rPr/>
          </w:rPrChange>
        </w:rPr>
        <w:t xml:space="preserve"> ask for </w:t>
      </w:r>
      <w:proofErr w:type="spellStart"/>
      <w:r w:rsidR="00056028" w:rsidRPr="003D36FB">
        <w:rPr>
          <w:sz w:val="18"/>
          <w:rPrChange w:id="2375" w:author="Author">
            <w:rPr/>
          </w:rPrChange>
        </w:rPr>
        <w:t>Text</w:t>
      </w:r>
      <w:r w:rsidR="00056028" w:rsidRPr="003D36FB">
        <w:rPr>
          <w:i/>
          <w:sz w:val="18"/>
          <w:rPrChange w:id="2376" w:author="Author">
            <w:rPr>
              <w:i/>
            </w:rPr>
          </w:rPrChange>
        </w:rPr>
        <w:t>Changed</w:t>
      </w:r>
      <w:proofErr w:type="spellEnd"/>
      <w:r w:rsidR="00056028" w:rsidRPr="003D36FB">
        <w:rPr>
          <w:sz w:val="18"/>
          <w:rPrChange w:id="2377" w:author="Author">
            <w:rPr/>
          </w:rPrChange>
        </w:rPr>
        <w:t xml:space="preserve"> events? Yes, but it turns out UI frameworks do not keep track of the last value entered by the user and may raise false positives based on internal state changes.</w:t>
      </w:r>
      <w:r w:rsidR="00056028" w:rsidRPr="003D36FB">
        <w:rPr>
          <w:sz w:val="18"/>
          <w:rPrChange w:id="2378" w:author="Author">
            <w:rPr/>
          </w:rPrChange>
        </w:rPr>
        <w:br/>
      </w:r>
      <w:r w:rsidR="00056028" w:rsidRPr="003D36FB">
        <w:rPr>
          <w:sz w:val="18"/>
          <w:rPrChange w:id="2379" w:author="Author">
            <w:rPr/>
          </w:rPrChange>
        </w:rPr>
        <w:br/>
      </w:r>
      <w:r w:rsidR="00056028" w:rsidRPr="003D36FB">
        <w:rPr>
          <w:noProof/>
          <w:sz w:val="18"/>
          <w:rPrChange w:id="2380" w:author="Author">
            <w:rPr>
              <w:noProof/>
            </w:rPr>
          </w:rPrChange>
        </w:rPr>
        <w:lastRenderedPageBreak/>
        <w:drawing>
          <wp:inline distT="0" distB="0" distL="0" distR="0" wp14:anchorId="424DBD17" wp14:editId="3B5BFF4F">
            <wp:extent cx="2878455" cy="13912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8455" cy="1391285"/>
                    </a:xfrm>
                    <a:prstGeom prst="rect">
                      <a:avLst/>
                    </a:prstGeom>
                    <a:noFill/>
                    <a:ln>
                      <a:noFill/>
                    </a:ln>
                  </pic:spPr>
                </pic:pic>
              </a:graphicData>
            </a:graphic>
          </wp:inline>
        </w:drawing>
      </w:r>
      <w:r w:rsidR="00056028" w:rsidRPr="003D36FB">
        <w:rPr>
          <w:sz w:val="18"/>
          <w:rPrChange w:id="2381" w:author="Author">
            <w:rPr/>
          </w:rPrChange>
        </w:rPr>
        <w:br/>
      </w:r>
      <w:r w:rsidR="00056028" w:rsidRPr="003D36FB">
        <w:rPr>
          <w:sz w:val="18"/>
          <w:rPrChange w:id="2382" w:author="Author">
            <w:rPr/>
          </w:rPrChange>
        </w:rPr>
        <w:br/>
        <w:t xml:space="preserve">Notice the same “issue” appears when pasting the same text over the entire selection of a </w:t>
      </w:r>
      <w:proofErr w:type="spellStart"/>
      <w:r w:rsidR="00056028" w:rsidRPr="003D36FB">
        <w:rPr>
          <w:sz w:val="18"/>
          <w:rPrChange w:id="2383" w:author="Author">
            <w:rPr/>
          </w:rPrChange>
        </w:rPr>
        <w:t>TextBox</w:t>
      </w:r>
      <w:proofErr w:type="spellEnd"/>
      <w:r w:rsidR="00056028" w:rsidRPr="003D36FB">
        <w:rPr>
          <w:sz w:val="18"/>
          <w:rPrChange w:id="2384" w:author="Author">
            <w:rPr/>
          </w:rPrChange>
        </w:rPr>
        <w:t xml:space="preserve"> (e.g. CTRL-A, CTRL-C, CTRL-V to exhibit the quirk).</w:t>
      </w:r>
      <w:r w:rsidR="00056028" w:rsidRPr="003D36FB">
        <w:rPr>
          <w:sz w:val="18"/>
          <w:rPrChange w:id="2385" w:author="Author">
            <w:rPr/>
          </w:rPrChange>
        </w:rPr>
        <w:br/>
      </w:r>
    </w:p>
    <w:p w:rsidR="00106424" w:rsidRPr="003D36FB" w:rsidRDefault="00056028" w:rsidP="00106424">
      <w:pPr>
        <w:pStyle w:val="ListParagraph"/>
        <w:numPr>
          <w:ilvl w:val="0"/>
          <w:numId w:val="9"/>
        </w:numPr>
        <w:autoSpaceDE w:val="0"/>
        <w:autoSpaceDN w:val="0"/>
        <w:adjustRightInd w:val="0"/>
        <w:spacing w:after="0" w:line="240" w:lineRule="auto"/>
        <w:rPr>
          <w:sz w:val="18"/>
          <w:rPrChange w:id="2386" w:author="Author">
            <w:rPr/>
          </w:rPrChange>
        </w:rPr>
      </w:pPr>
      <w:r w:rsidRPr="003D36FB">
        <w:rPr>
          <w:sz w:val="18"/>
          <w:rPrChange w:id="2387" w:author="Author">
            <w:rPr/>
          </w:rPrChange>
        </w:rPr>
        <w:t>Assume for a moment we take the user input and feed it to a dictionary suggest web service (as we will later on) which charges the user or application vendor for every request made to the service. Do you really want to pay twice the price to lookup “reactive” because of some weird behavior in the UI framework? Likely not.</w:t>
      </w:r>
      <w:r w:rsidRPr="003D36FB">
        <w:rPr>
          <w:sz w:val="18"/>
          <w:rPrChange w:id="2388" w:author="Author">
            <w:rPr/>
          </w:rPrChange>
        </w:rPr>
        <w:br/>
      </w:r>
      <w:r w:rsidRPr="003D36FB">
        <w:rPr>
          <w:sz w:val="18"/>
          <w:rPrChange w:id="2389" w:author="Author">
            <w:rPr/>
          </w:rPrChange>
        </w:rPr>
        <w:br/>
        <w:t>So how would you solve the issue in an Rx-free world? Well, you’d keep some state somewhere to keep track of the last value seen and only propagate the input through in case it differs from the previous input. All of this clutters the code significantly with things like a private field, an if-statement and additional assignment in the event handler, etc. But worse, all the logic goes in an event handler which lacks composition: at no point we have an asynchronous data source, free of duplicates, we can put our hands on (e.g. to hand it to another component in the system).</w:t>
      </w:r>
      <w:r w:rsidRPr="003D36FB">
        <w:rPr>
          <w:sz w:val="18"/>
          <w:rPrChange w:id="2390" w:author="Author">
            <w:rPr/>
          </w:rPrChange>
        </w:rPr>
        <w:br/>
      </w:r>
      <w:r w:rsidRPr="003D36FB">
        <w:rPr>
          <w:sz w:val="18"/>
          <w:rPrChange w:id="2391" w:author="Author">
            <w:rPr/>
          </w:rPrChange>
        </w:rPr>
        <w:br/>
        <w:t xml:space="preserve">In Rx, thanks to the power of composition, we get away with a single operator call that does all the comparison and state maintenance on our behalf. This operator is called </w:t>
      </w:r>
      <w:proofErr w:type="spellStart"/>
      <w:r w:rsidRPr="003D36FB">
        <w:rPr>
          <w:sz w:val="18"/>
          <w:rPrChange w:id="2392" w:author="Author">
            <w:rPr/>
          </w:rPrChange>
        </w:rPr>
        <w:t>DistinctUntilChanged</w:t>
      </w:r>
      <w:proofErr w:type="spellEnd"/>
      <w:r w:rsidRPr="003D36FB">
        <w:rPr>
          <w:sz w:val="18"/>
          <w:rPrChange w:id="2393" w:author="Author">
            <w:rPr/>
          </w:rPrChange>
        </w:rPr>
        <w:t>:</w:t>
      </w:r>
      <w:r w:rsidR="00106424" w:rsidRPr="003D36FB">
        <w:rPr>
          <w:sz w:val="18"/>
          <w:rPrChange w:id="2394" w:author="Author">
            <w:rPr/>
          </w:rPrChange>
        </w:rPr>
        <w:br/>
      </w:r>
      <w:r w:rsidR="00106424" w:rsidRPr="003D36FB">
        <w:rPr>
          <w:sz w:val="18"/>
          <w:rPrChange w:id="2395" w:author="Author">
            <w:rPr/>
          </w:rPrChange>
        </w:rPr>
        <w:br/>
      </w:r>
      <w:r w:rsidR="00106424" w:rsidRPr="003D36FB">
        <w:rPr>
          <w:rFonts w:ascii="Consolas" w:hAnsi="Consolas" w:cs="Consolas"/>
          <w:sz w:val="16"/>
          <w:szCs w:val="19"/>
          <w:rPrChange w:id="2396" w:author="Author">
            <w:rPr>
              <w:rFonts w:ascii="Consolas" w:hAnsi="Consolas" w:cs="Consolas"/>
              <w:sz w:val="19"/>
              <w:szCs w:val="19"/>
            </w:rPr>
          </w:rPrChange>
        </w:rPr>
        <w:t xml:space="preserve">    </w:t>
      </w:r>
      <w:proofErr w:type="spellStart"/>
      <w:r w:rsidR="00106424" w:rsidRPr="003D36FB">
        <w:rPr>
          <w:rFonts w:ascii="Consolas" w:hAnsi="Consolas" w:cs="Consolas"/>
          <w:color w:val="0000FF"/>
          <w:sz w:val="16"/>
          <w:szCs w:val="19"/>
          <w:rPrChange w:id="2397" w:author="Author">
            <w:rPr>
              <w:rFonts w:ascii="Consolas" w:hAnsi="Consolas" w:cs="Consolas"/>
              <w:color w:val="0000FF"/>
              <w:sz w:val="19"/>
              <w:szCs w:val="19"/>
            </w:rPr>
          </w:rPrChange>
        </w:rPr>
        <w:t>var</w:t>
      </w:r>
      <w:proofErr w:type="spellEnd"/>
      <w:r w:rsidR="00106424" w:rsidRPr="003D36FB">
        <w:rPr>
          <w:rFonts w:ascii="Consolas" w:hAnsi="Consolas" w:cs="Consolas"/>
          <w:sz w:val="16"/>
          <w:szCs w:val="19"/>
          <w:rPrChange w:id="2398" w:author="Author">
            <w:rPr>
              <w:rFonts w:ascii="Consolas" w:hAnsi="Consolas" w:cs="Consolas"/>
              <w:sz w:val="19"/>
              <w:szCs w:val="19"/>
            </w:rPr>
          </w:rPrChange>
        </w:rPr>
        <w:t xml:space="preserve"> input = (</w:t>
      </w:r>
      <w:r w:rsidR="00106424" w:rsidRPr="003D36FB">
        <w:rPr>
          <w:rFonts w:ascii="Consolas" w:hAnsi="Consolas" w:cs="Consolas"/>
          <w:color w:val="0000FF"/>
          <w:sz w:val="16"/>
          <w:szCs w:val="19"/>
          <w:rPrChange w:id="2399" w:author="Author">
            <w:rPr>
              <w:rFonts w:ascii="Consolas" w:hAnsi="Consolas" w:cs="Consolas"/>
              <w:color w:val="0000FF"/>
              <w:sz w:val="19"/>
              <w:szCs w:val="19"/>
            </w:rPr>
          </w:rPrChange>
        </w:rPr>
        <w:t>from</w:t>
      </w:r>
      <w:r w:rsidR="00106424" w:rsidRPr="003D36FB">
        <w:rPr>
          <w:rFonts w:ascii="Consolas" w:hAnsi="Consolas" w:cs="Consolas"/>
          <w:sz w:val="16"/>
          <w:szCs w:val="19"/>
          <w:rPrChange w:id="2400" w:author="Author">
            <w:rPr>
              <w:rFonts w:ascii="Consolas" w:hAnsi="Consolas" w:cs="Consolas"/>
              <w:sz w:val="19"/>
              <w:szCs w:val="19"/>
            </w:rPr>
          </w:rPrChange>
        </w:rPr>
        <w:t xml:space="preserve"> </w:t>
      </w:r>
      <w:proofErr w:type="spellStart"/>
      <w:r w:rsidR="00106424" w:rsidRPr="003D36FB">
        <w:rPr>
          <w:rFonts w:ascii="Consolas" w:hAnsi="Consolas" w:cs="Consolas"/>
          <w:sz w:val="16"/>
          <w:szCs w:val="19"/>
          <w:rPrChange w:id="2401" w:author="Author">
            <w:rPr>
              <w:rFonts w:ascii="Consolas" w:hAnsi="Consolas" w:cs="Consolas"/>
              <w:sz w:val="19"/>
              <w:szCs w:val="19"/>
            </w:rPr>
          </w:rPrChange>
        </w:rPr>
        <w:t>evt</w:t>
      </w:r>
      <w:proofErr w:type="spellEnd"/>
      <w:r w:rsidR="00106424" w:rsidRPr="003D36FB">
        <w:rPr>
          <w:rFonts w:ascii="Consolas" w:hAnsi="Consolas" w:cs="Consolas"/>
          <w:sz w:val="16"/>
          <w:szCs w:val="19"/>
          <w:rPrChange w:id="2402" w:author="Author">
            <w:rPr>
              <w:rFonts w:ascii="Consolas" w:hAnsi="Consolas" w:cs="Consolas"/>
              <w:sz w:val="19"/>
              <w:szCs w:val="19"/>
            </w:rPr>
          </w:rPrChange>
        </w:rPr>
        <w:t xml:space="preserve"> </w:t>
      </w:r>
      <w:r w:rsidR="00106424" w:rsidRPr="003D36FB">
        <w:rPr>
          <w:rFonts w:ascii="Consolas" w:hAnsi="Consolas" w:cs="Consolas"/>
          <w:color w:val="0000FF"/>
          <w:sz w:val="16"/>
          <w:szCs w:val="19"/>
          <w:rPrChange w:id="2403" w:author="Author">
            <w:rPr>
              <w:rFonts w:ascii="Consolas" w:hAnsi="Consolas" w:cs="Consolas"/>
              <w:color w:val="0000FF"/>
              <w:sz w:val="19"/>
              <w:szCs w:val="19"/>
            </w:rPr>
          </w:rPrChange>
        </w:rPr>
        <w:t>in</w:t>
      </w:r>
      <w:r w:rsidR="00106424" w:rsidRPr="003D36FB">
        <w:rPr>
          <w:rFonts w:ascii="Consolas" w:hAnsi="Consolas" w:cs="Consolas"/>
          <w:sz w:val="16"/>
          <w:szCs w:val="19"/>
          <w:rPrChange w:id="2404" w:author="Author">
            <w:rPr>
              <w:rFonts w:ascii="Consolas" w:hAnsi="Consolas" w:cs="Consolas"/>
              <w:sz w:val="19"/>
              <w:szCs w:val="19"/>
            </w:rPr>
          </w:rPrChange>
        </w:rPr>
        <w:t xml:space="preserve"> </w:t>
      </w:r>
      <w:proofErr w:type="spellStart"/>
      <w:proofErr w:type="gramStart"/>
      <w:r w:rsidR="00106424" w:rsidRPr="003D36FB">
        <w:rPr>
          <w:rFonts w:ascii="Consolas" w:hAnsi="Consolas" w:cs="Consolas"/>
          <w:color w:val="2B91AF"/>
          <w:sz w:val="16"/>
          <w:szCs w:val="19"/>
          <w:rPrChange w:id="2405" w:author="Author">
            <w:rPr>
              <w:rFonts w:ascii="Consolas" w:hAnsi="Consolas" w:cs="Consolas"/>
              <w:color w:val="2B91AF"/>
              <w:sz w:val="19"/>
              <w:szCs w:val="19"/>
            </w:rPr>
          </w:rPrChange>
        </w:rPr>
        <w:t>Observable</w:t>
      </w:r>
      <w:r w:rsidR="00106424" w:rsidRPr="003D36FB">
        <w:rPr>
          <w:rFonts w:ascii="Consolas" w:hAnsi="Consolas" w:cs="Consolas"/>
          <w:sz w:val="16"/>
          <w:szCs w:val="19"/>
          <w:rPrChange w:id="2406" w:author="Author">
            <w:rPr>
              <w:rFonts w:ascii="Consolas" w:hAnsi="Consolas" w:cs="Consolas"/>
              <w:sz w:val="19"/>
              <w:szCs w:val="19"/>
            </w:rPr>
          </w:rPrChange>
        </w:rPr>
        <w:t>.FromEvent</w:t>
      </w:r>
      <w:r w:rsidR="000D0C79" w:rsidRPr="003D36FB">
        <w:rPr>
          <w:rFonts w:ascii="Consolas" w:hAnsi="Consolas" w:cs="Consolas"/>
          <w:sz w:val="16"/>
          <w:szCs w:val="19"/>
          <w:rPrChange w:id="2407" w:author="Author">
            <w:rPr>
              <w:rFonts w:ascii="Consolas" w:hAnsi="Consolas" w:cs="Consolas"/>
              <w:sz w:val="19"/>
              <w:szCs w:val="19"/>
            </w:rPr>
          </w:rPrChange>
        </w:rPr>
        <w:t>Pattern</w:t>
      </w:r>
      <w:proofErr w:type="spellEnd"/>
      <w:r w:rsidR="00106424" w:rsidRPr="003D36FB">
        <w:rPr>
          <w:rFonts w:ascii="Consolas" w:hAnsi="Consolas" w:cs="Consolas"/>
          <w:sz w:val="16"/>
          <w:szCs w:val="19"/>
          <w:rPrChange w:id="2408" w:author="Author">
            <w:rPr>
              <w:rFonts w:ascii="Consolas" w:hAnsi="Consolas" w:cs="Consolas"/>
              <w:sz w:val="19"/>
              <w:szCs w:val="19"/>
            </w:rPr>
          </w:rPrChange>
        </w:rPr>
        <w:t>(</w:t>
      </w:r>
      <w:proofErr w:type="gramEnd"/>
      <w:r w:rsidR="00106424" w:rsidRPr="003D36FB">
        <w:rPr>
          <w:rFonts w:ascii="Consolas" w:hAnsi="Consolas" w:cs="Consolas"/>
          <w:sz w:val="16"/>
          <w:szCs w:val="19"/>
          <w:rPrChange w:id="2409" w:author="Author">
            <w:rPr>
              <w:rFonts w:ascii="Consolas" w:hAnsi="Consolas" w:cs="Consolas"/>
              <w:sz w:val="19"/>
              <w:szCs w:val="19"/>
            </w:rPr>
          </w:rPrChange>
        </w:rPr>
        <w:t xml:space="preserve">txt, </w:t>
      </w:r>
      <w:r w:rsidR="00106424" w:rsidRPr="003D36FB">
        <w:rPr>
          <w:rFonts w:ascii="Consolas" w:hAnsi="Consolas" w:cs="Consolas"/>
          <w:color w:val="A31515"/>
          <w:sz w:val="16"/>
          <w:szCs w:val="19"/>
          <w:rPrChange w:id="2410" w:author="Author">
            <w:rPr>
              <w:rFonts w:ascii="Consolas" w:hAnsi="Consolas" w:cs="Consolas"/>
              <w:color w:val="A31515"/>
              <w:sz w:val="19"/>
              <w:szCs w:val="19"/>
            </w:rPr>
          </w:rPrChange>
        </w:rPr>
        <w:t>"</w:t>
      </w:r>
      <w:proofErr w:type="spellStart"/>
      <w:r w:rsidR="00106424" w:rsidRPr="003D36FB">
        <w:rPr>
          <w:rFonts w:ascii="Consolas" w:hAnsi="Consolas" w:cs="Consolas"/>
          <w:color w:val="A31515"/>
          <w:sz w:val="16"/>
          <w:szCs w:val="19"/>
          <w:rPrChange w:id="2411" w:author="Author">
            <w:rPr>
              <w:rFonts w:ascii="Consolas" w:hAnsi="Consolas" w:cs="Consolas"/>
              <w:color w:val="A31515"/>
              <w:sz w:val="19"/>
              <w:szCs w:val="19"/>
            </w:rPr>
          </w:rPrChange>
        </w:rPr>
        <w:t>TextChanged</w:t>
      </w:r>
      <w:proofErr w:type="spellEnd"/>
      <w:r w:rsidR="00106424" w:rsidRPr="003D36FB">
        <w:rPr>
          <w:rFonts w:ascii="Consolas" w:hAnsi="Consolas" w:cs="Consolas"/>
          <w:color w:val="A31515"/>
          <w:sz w:val="16"/>
          <w:szCs w:val="19"/>
          <w:rPrChange w:id="2412" w:author="Author">
            <w:rPr>
              <w:rFonts w:ascii="Consolas" w:hAnsi="Consolas" w:cs="Consolas"/>
              <w:color w:val="A31515"/>
              <w:sz w:val="19"/>
              <w:szCs w:val="19"/>
            </w:rPr>
          </w:rPrChange>
        </w:rPr>
        <w:t>"</w:t>
      </w:r>
      <w:r w:rsidR="00106424" w:rsidRPr="003D36FB">
        <w:rPr>
          <w:rFonts w:ascii="Consolas" w:hAnsi="Consolas" w:cs="Consolas"/>
          <w:sz w:val="16"/>
          <w:szCs w:val="19"/>
          <w:rPrChange w:id="2413" w:author="Author">
            <w:rPr>
              <w:rFonts w:ascii="Consolas" w:hAnsi="Consolas" w:cs="Consolas"/>
              <w:sz w:val="19"/>
              <w:szCs w:val="19"/>
            </w:rPr>
          </w:rPrChange>
        </w:rPr>
        <w:t>)</w:t>
      </w:r>
      <w:r w:rsidR="00106424" w:rsidRPr="003D36FB">
        <w:rPr>
          <w:rFonts w:ascii="Consolas" w:hAnsi="Consolas" w:cs="Consolas"/>
          <w:sz w:val="16"/>
          <w:szCs w:val="19"/>
          <w:rPrChange w:id="2414" w:author="Author">
            <w:rPr>
              <w:rFonts w:ascii="Consolas" w:hAnsi="Consolas" w:cs="Consolas"/>
              <w:sz w:val="19"/>
              <w:szCs w:val="19"/>
            </w:rPr>
          </w:rPrChange>
        </w:rPr>
        <w:br/>
        <w:t xml:space="preserve">                 </w:t>
      </w:r>
      <w:r w:rsidR="00106424" w:rsidRPr="003D36FB">
        <w:rPr>
          <w:rFonts w:ascii="Consolas" w:hAnsi="Consolas" w:cs="Consolas"/>
          <w:color w:val="0000FF"/>
          <w:sz w:val="16"/>
          <w:szCs w:val="19"/>
          <w:rPrChange w:id="2415" w:author="Author">
            <w:rPr>
              <w:rFonts w:ascii="Consolas" w:hAnsi="Consolas" w:cs="Consolas"/>
              <w:color w:val="0000FF"/>
              <w:sz w:val="19"/>
              <w:szCs w:val="19"/>
            </w:rPr>
          </w:rPrChange>
        </w:rPr>
        <w:t>select</w:t>
      </w:r>
      <w:r w:rsidR="00106424" w:rsidRPr="003D36FB">
        <w:rPr>
          <w:rFonts w:ascii="Consolas" w:hAnsi="Consolas" w:cs="Consolas"/>
          <w:sz w:val="16"/>
          <w:szCs w:val="19"/>
          <w:rPrChange w:id="2416" w:author="Author">
            <w:rPr>
              <w:rFonts w:ascii="Consolas" w:hAnsi="Consolas" w:cs="Consolas"/>
              <w:sz w:val="19"/>
              <w:szCs w:val="19"/>
            </w:rPr>
          </w:rPrChange>
        </w:rPr>
        <w:t xml:space="preserve"> ((</w:t>
      </w:r>
      <w:proofErr w:type="spellStart"/>
      <w:r w:rsidR="00106424" w:rsidRPr="003D36FB">
        <w:rPr>
          <w:rFonts w:ascii="Consolas" w:hAnsi="Consolas" w:cs="Consolas"/>
          <w:color w:val="2B91AF"/>
          <w:sz w:val="16"/>
          <w:szCs w:val="19"/>
          <w:rPrChange w:id="2417" w:author="Author">
            <w:rPr>
              <w:rFonts w:ascii="Consolas" w:hAnsi="Consolas" w:cs="Consolas"/>
              <w:color w:val="2B91AF"/>
              <w:sz w:val="19"/>
              <w:szCs w:val="19"/>
            </w:rPr>
          </w:rPrChange>
        </w:rPr>
        <w:t>TextBox</w:t>
      </w:r>
      <w:proofErr w:type="spellEnd"/>
      <w:r w:rsidR="00106424" w:rsidRPr="003D36FB">
        <w:rPr>
          <w:rFonts w:ascii="Consolas" w:hAnsi="Consolas" w:cs="Consolas"/>
          <w:sz w:val="16"/>
          <w:szCs w:val="19"/>
          <w:rPrChange w:id="2418" w:author="Author">
            <w:rPr>
              <w:rFonts w:ascii="Consolas" w:hAnsi="Consolas" w:cs="Consolas"/>
              <w:sz w:val="19"/>
              <w:szCs w:val="19"/>
            </w:rPr>
          </w:rPrChange>
        </w:rPr>
        <w:t>)</w:t>
      </w:r>
      <w:proofErr w:type="spellStart"/>
      <w:r w:rsidR="00106424" w:rsidRPr="003D36FB">
        <w:rPr>
          <w:rFonts w:ascii="Consolas" w:hAnsi="Consolas" w:cs="Consolas"/>
          <w:sz w:val="16"/>
          <w:szCs w:val="19"/>
          <w:rPrChange w:id="2419" w:author="Author">
            <w:rPr>
              <w:rFonts w:ascii="Consolas" w:hAnsi="Consolas" w:cs="Consolas"/>
              <w:sz w:val="19"/>
              <w:szCs w:val="19"/>
            </w:rPr>
          </w:rPrChange>
        </w:rPr>
        <w:t>evt.Sender</w:t>
      </w:r>
      <w:proofErr w:type="spellEnd"/>
      <w:r w:rsidR="00106424" w:rsidRPr="003D36FB">
        <w:rPr>
          <w:rFonts w:ascii="Consolas" w:hAnsi="Consolas" w:cs="Consolas"/>
          <w:sz w:val="16"/>
          <w:szCs w:val="19"/>
          <w:rPrChange w:id="2420" w:author="Author">
            <w:rPr>
              <w:rFonts w:ascii="Consolas" w:hAnsi="Consolas" w:cs="Consolas"/>
              <w:sz w:val="19"/>
              <w:szCs w:val="19"/>
            </w:rPr>
          </w:rPrChange>
        </w:rPr>
        <w:t>).Text)</w:t>
      </w:r>
      <w:r w:rsidR="00106424" w:rsidRPr="003D36FB">
        <w:rPr>
          <w:rFonts w:ascii="Consolas" w:hAnsi="Consolas" w:cs="Consolas"/>
          <w:sz w:val="16"/>
          <w:szCs w:val="19"/>
          <w:rPrChange w:id="2421" w:author="Author">
            <w:rPr>
              <w:rFonts w:ascii="Consolas" w:hAnsi="Consolas" w:cs="Consolas"/>
              <w:sz w:val="19"/>
              <w:szCs w:val="19"/>
            </w:rPr>
          </w:rPrChange>
        </w:rPr>
        <w:br/>
        <w:t xml:space="preserve">                </w:t>
      </w:r>
      <w:r w:rsidR="00106424" w:rsidRPr="003D36FB">
        <w:rPr>
          <w:rFonts w:ascii="Consolas" w:hAnsi="Consolas" w:cs="Consolas"/>
          <w:sz w:val="16"/>
          <w:szCs w:val="19"/>
          <w:highlight w:val="yellow"/>
          <w:rPrChange w:id="2422" w:author="Author">
            <w:rPr>
              <w:rFonts w:ascii="Consolas" w:hAnsi="Consolas" w:cs="Consolas"/>
              <w:sz w:val="19"/>
              <w:szCs w:val="19"/>
              <w:highlight w:val="yellow"/>
            </w:rPr>
          </w:rPrChange>
        </w:rPr>
        <w:t>.</w:t>
      </w:r>
      <w:proofErr w:type="spellStart"/>
      <w:r w:rsidR="00106424" w:rsidRPr="003D36FB">
        <w:rPr>
          <w:rFonts w:ascii="Consolas" w:hAnsi="Consolas" w:cs="Consolas"/>
          <w:sz w:val="16"/>
          <w:szCs w:val="19"/>
          <w:highlight w:val="yellow"/>
          <w:rPrChange w:id="2423" w:author="Author">
            <w:rPr>
              <w:rFonts w:ascii="Consolas" w:hAnsi="Consolas" w:cs="Consolas"/>
              <w:sz w:val="19"/>
              <w:szCs w:val="19"/>
              <w:highlight w:val="yellow"/>
            </w:rPr>
          </w:rPrChange>
        </w:rPr>
        <w:t>DistinctUntilChanged</w:t>
      </w:r>
      <w:proofErr w:type="spellEnd"/>
      <w:r w:rsidR="00106424" w:rsidRPr="003D36FB">
        <w:rPr>
          <w:rFonts w:ascii="Consolas" w:hAnsi="Consolas" w:cs="Consolas"/>
          <w:sz w:val="16"/>
          <w:szCs w:val="19"/>
          <w:highlight w:val="yellow"/>
          <w:rPrChange w:id="2424" w:author="Author">
            <w:rPr>
              <w:rFonts w:ascii="Consolas" w:hAnsi="Consolas" w:cs="Consolas"/>
              <w:sz w:val="19"/>
              <w:szCs w:val="19"/>
              <w:highlight w:val="yellow"/>
            </w:rPr>
          </w:rPrChange>
        </w:rPr>
        <w:t>()</w:t>
      </w:r>
      <w:r w:rsidR="00106424" w:rsidRPr="003D36FB">
        <w:rPr>
          <w:rFonts w:ascii="Consolas" w:hAnsi="Consolas" w:cs="Consolas"/>
          <w:sz w:val="16"/>
          <w:szCs w:val="19"/>
          <w:rPrChange w:id="2425" w:author="Author">
            <w:rPr>
              <w:rFonts w:ascii="Consolas" w:hAnsi="Consolas" w:cs="Consolas"/>
              <w:sz w:val="19"/>
              <w:szCs w:val="19"/>
            </w:rPr>
          </w:rPrChange>
        </w:rPr>
        <w:t>;</w:t>
      </w:r>
      <w:r w:rsidR="00106424" w:rsidRPr="003D36FB">
        <w:rPr>
          <w:rFonts w:ascii="Consolas" w:hAnsi="Consolas" w:cs="Consolas"/>
          <w:sz w:val="16"/>
          <w:szCs w:val="19"/>
          <w:rPrChange w:id="2426" w:author="Author">
            <w:rPr>
              <w:rFonts w:ascii="Consolas" w:hAnsi="Consolas" w:cs="Consolas"/>
              <w:sz w:val="19"/>
              <w:szCs w:val="19"/>
            </w:rPr>
          </w:rPrChange>
        </w:rPr>
        <w:br/>
      </w:r>
      <w:r w:rsidR="00106424" w:rsidRPr="003D36FB">
        <w:rPr>
          <w:rFonts w:ascii="Consolas" w:hAnsi="Consolas" w:cs="Consolas"/>
          <w:sz w:val="16"/>
          <w:szCs w:val="19"/>
          <w:rPrChange w:id="2427" w:author="Author">
            <w:rPr>
              <w:rFonts w:ascii="Consolas" w:hAnsi="Consolas" w:cs="Consolas"/>
              <w:sz w:val="19"/>
              <w:szCs w:val="19"/>
            </w:rPr>
          </w:rPrChange>
        </w:rPr>
        <w:br/>
        <w:t xml:space="preserve">    </w:t>
      </w:r>
      <w:r w:rsidR="00106424" w:rsidRPr="003D36FB">
        <w:rPr>
          <w:rFonts w:ascii="Consolas" w:hAnsi="Consolas" w:cs="Consolas"/>
          <w:color w:val="0000FF"/>
          <w:sz w:val="16"/>
          <w:szCs w:val="19"/>
          <w:rPrChange w:id="2428" w:author="Author">
            <w:rPr>
              <w:rFonts w:ascii="Consolas" w:hAnsi="Consolas" w:cs="Consolas"/>
              <w:color w:val="0000FF"/>
              <w:sz w:val="19"/>
              <w:szCs w:val="19"/>
            </w:rPr>
          </w:rPrChange>
        </w:rPr>
        <w:t>using</w:t>
      </w:r>
      <w:r w:rsidR="00106424" w:rsidRPr="003D36FB">
        <w:rPr>
          <w:rFonts w:ascii="Consolas" w:hAnsi="Consolas" w:cs="Consolas"/>
          <w:sz w:val="16"/>
          <w:szCs w:val="19"/>
          <w:rPrChange w:id="2429" w:author="Author">
            <w:rPr>
              <w:rFonts w:ascii="Consolas" w:hAnsi="Consolas" w:cs="Consolas"/>
              <w:sz w:val="19"/>
              <w:szCs w:val="19"/>
            </w:rPr>
          </w:rPrChange>
        </w:rPr>
        <w:t xml:space="preserve"> (</w:t>
      </w:r>
      <w:proofErr w:type="spellStart"/>
      <w:r w:rsidR="00106424" w:rsidRPr="003D36FB">
        <w:rPr>
          <w:rFonts w:ascii="Consolas" w:hAnsi="Consolas" w:cs="Consolas"/>
          <w:sz w:val="16"/>
          <w:szCs w:val="19"/>
          <w:rPrChange w:id="2430" w:author="Author">
            <w:rPr>
              <w:rFonts w:ascii="Consolas" w:hAnsi="Consolas" w:cs="Consolas"/>
              <w:sz w:val="19"/>
              <w:szCs w:val="19"/>
            </w:rPr>
          </w:rPrChange>
        </w:rPr>
        <w:t>input.Subscribe</w:t>
      </w:r>
      <w:proofErr w:type="spellEnd"/>
      <w:r w:rsidR="00106424" w:rsidRPr="003D36FB">
        <w:rPr>
          <w:rFonts w:ascii="Consolas" w:hAnsi="Consolas" w:cs="Consolas"/>
          <w:sz w:val="16"/>
          <w:szCs w:val="19"/>
          <w:rPrChange w:id="2431" w:author="Author">
            <w:rPr>
              <w:rFonts w:ascii="Consolas" w:hAnsi="Consolas" w:cs="Consolas"/>
              <w:sz w:val="19"/>
              <w:szCs w:val="19"/>
            </w:rPr>
          </w:rPrChange>
        </w:rPr>
        <w:t>(</w:t>
      </w:r>
      <w:proofErr w:type="spellStart"/>
      <w:r w:rsidR="00106424" w:rsidRPr="003D36FB">
        <w:rPr>
          <w:rFonts w:ascii="Consolas" w:hAnsi="Consolas" w:cs="Consolas"/>
          <w:sz w:val="16"/>
          <w:szCs w:val="19"/>
          <w:rPrChange w:id="2432" w:author="Author">
            <w:rPr>
              <w:rFonts w:ascii="Consolas" w:hAnsi="Consolas" w:cs="Consolas"/>
              <w:sz w:val="19"/>
              <w:szCs w:val="19"/>
            </w:rPr>
          </w:rPrChange>
        </w:rPr>
        <w:t>inp</w:t>
      </w:r>
      <w:proofErr w:type="spellEnd"/>
      <w:r w:rsidR="00106424" w:rsidRPr="003D36FB">
        <w:rPr>
          <w:rFonts w:ascii="Consolas" w:hAnsi="Consolas" w:cs="Consolas"/>
          <w:sz w:val="16"/>
          <w:szCs w:val="19"/>
          <w:rPrChange w:id="2433" w:author="Author">
            <w:rPr>
              <w:rFonts w:ascii="Consolas" w:hAnsi="Consolas" w:cs="Consolas"/>
              <w:sz w:val="19"/>
              <w:szCs w:val="19"/>
            </w:rPr>
          </w:rPrChange>
        </w:rPr>
        <w:t xml:space="preserve"> =&gt; </w:t>
      </w:r>
      <w:proofErr w:type="spellStart"/>
      <w:r w:rsidR="00106424" w:rsidRPr="003D36FB">
        <w:rPr>
          <w:rFonts w:ascii="Consolas" w:hAnsi="Consolas" w:cs="Consolas"/>
          <w:color w:val="2B91AF"/>
          <w:sz w:val="16"/>
          <w:szCs w:val="19"/>
          <w:rPrChange w:id="2434" w:author="Author">
            <w:rPr>
              <w:rFonts w:ascii="Consolas" w:hAnsi="Consolas" w:cs="Consolas"/>
              <w:color w:val="2B91AF"/>
              <w:sz w:val="19"/>
              <w:szCs w:val="19"/>
            </w:rPr>
          </w:rPrChange>
        </w:rPr>
        <w:t>Console</w:t>
      </w:r>
      <w:r w:rsidR="00106424" w:rsidRPr="003D36FB">
        <w:rPr>
          <w:rFonts w:ascii="Consolas" w:hAnsi="Consolas" w:cs="Consolas"/>
          <w:sz w:val="16"/>
          <w:szCs w:val="19"/>
          <w:rPrChange w:id="2435" w:author="Author">
            <w:rPr>
              <w:rFonts w:ascii="Consolas" w:hAnsi="Consolas" w:cs="Consolas"/>
              <w:sz w:val="19"/>
              <w:szCs w:val="19"/>
            </w:rPr>
          </w:rPrChange>
        </w:rPr>
        <w:t>.WriteLine</w:t>
      </w:r>
      <w:proofErr w:type="spellEnd"/>
      <w:r w:rsidR="00106424" w:rsidRPr="003D36FB">
        <w:rPr>
          <w:rFonts w:ascii="Consolas" w:hAnsi="Consolas" w:cs="Consolas"/>
          <w:sz w:val="16"/>
          <w:szCs w:val="19"/>
          <w:rPrChange w:id="2436" w:author="Author">
            <w:rPr>
              <w:rFonts w:ascii="Consolas" w:hAnsi="Consolas" w:cs="Consolas"/>
              <w:sz w:val="19"/>
              <w:szCs w:val="19"/>
            </w:rPr>
          </w:rPrChange>
        </w:rPr>
        <w:t>(</w:t>
      </w:r>
      <w:r w:rsidR="00106424" w:rsidRPr="003D36FB">
        <w:rPr>
          <w:rFonts w:ascii="Consolas" w:hAnsi="Consolas" w:cs="Consolas"/>
          <w:color w:val="A31515"/>
          <w:sz w:val="16"/>
          <w:szCs w:val="19"/>
          <w:rPrChange w:id="2437" w:author="Author">
            <w:rPr>
              <w:rFonts w:ascii="Consolas" w:hAnsi="Consolas" w:cs="Consolas"/>
              <w:color w:val="A31515"/>
              <w:sz w:val="19"/>
              <w:szCs w:val="19"/>
            </w:rPr>
          </w:rPrChange>
        </w:rPr>
        <w:t>"User wrote: "</w:t>
      </w:r>
      <w:r w:rsidR="00106424" w:rsidRPr="003D36FB">
        <w:rPr>
          <w:rFonts w:ascii="Consolas" w:hAnsi="Consolas" w:cs="Consolas"/>
          <w:sz w:val="16"/>
          <w:szCs w:val="19"/>
          <w:rPrChange w:id="2438" w:author="Author">
            <w:rPr>
              <w:rFonts w:ascii="Consolas" w:hAnsi="Consolas" w:cs="Consolas"/>
              <w:sz w:val="19"/>
              <w:szCs w:val="19"/>
            </w:rPr>
          </w:rPrChange>
        </w:rPr>
        <w:t xml:space="preserve"> + </w:t>
      </w:r>
      <w:proofErr w:type="spellStart"/>
      <w:r w:rsidR="00106424" w:rsidRPr="003D36FB">
        <w:rPr>
          <w:rFonts w:ascii="Consolas" w:hAnsi="Consolas" w:cs="Consolas"/>
          <w:sz w:val="16"/>
          <w:szCs w:val="19"/>
          <w:rPrChange w:id="2439" w:author="Author">
            <w:rPr>
              <w:rFonts w:ascii="Consolas" w:hAnsi="Consolas" w:cs="Consolas"/>
              <w:sz w:val="19"/>
              <w:szCs w:val="19"/>
            </w:rPr>
          </w:rPrChange>
        </w:rPr>
        <w:t>inp</w:t>
      </w:r>
      <w:proofErr w:type="spellEnd"/>
      <w:r w:rsidR="00106424" w:rsidRPr="003D36FB">
        <w:rPr>
          <w:rFonts w:ascii="Consolas" w:hAnsi="Consolas" w:cs="Consolas"/>
          <w:sz w:val="16"/>
          <w:szCs w:val="19"/>
          <w:rPrChange w:id="2440" w:author="Author">
            <w:rPr>
              <w:rFonts w:ascii="Consolas" w:hAnsi="Consolas" w:cs="Consolas"/>
              <w:sz w:val="19"/>
              <w:szCs w:val="19"/>
            </w:rPr>
          </w:rPrChange>
        </w:rPr>
        <w:t>)))</w:t>
      </w:r>
      <w:r w:rsidR="00106424" w:rsidRPr="003D36FB">
        <w:rPr>
          <w:rFonts w:ascii="Consolas" w:hAnsi="Consolas" w:cs="Consolas"/>
          <w:sz w:val="16"/>
          <w:szCs w:val="19"/>
          <w:rPrChange w:id="2441" w:author="Author">
            <w:rPr>
              <w:rFonts w:ascii="Consolas" w:hAnsi="Consolas" w:cs="Consolas"/>
              <w:sz w:val="19"/>
              <w:szCs w:val="19"/>
            </w:rPr>
          </w:rPrChange>
        </w:rPr>
        <w:br/>
        <w:t xml:space="preserve">    {</w:t>
      </w:r>
      <w:r w:rsidR="00106424" w:rsidRPr="003D36FB">
        <w:rPr>
          <w:rFonts w:ascii="Consolas" w:hAnsi="Consolas" w:cs="Consolas"/>
          <w:sz w:val="16"/>
          <w:szCs w:val="19"/>
          <w:rPrChange w:id="2442" w:author="Author">
            <w:rPr>
              <w:rFonts w:ascii="Consolas" w:hAnsi="Consolas" w:cs="Consolas"/>
              <w:sz w:val="19"/>
              <w:szCs w:val="19"/>
            </w:rPr>
          </w:rPrChange>
        </w:rPr>
        <w:br/>
        <w:t xml:space="preserve">        </w:t>
      </w:r>
      <w:proofErr w:type="spellStart"/>
      <w:r w:rsidR="00106424" w:rsidRPr="003D36FB">
        <w:rPr>
          <w:rFonts w:ascii="Consolas" w:hAnsi="Consolas" w:cs="Consolas"/>
          <w:color w:val="2B91AF"/>
          <w:sz w:val="16"/>
          <w:szCs w:val="19"/>
          <w:rPrChange w:id="2443" w:author="Author">
            <w:rPr>
              <w:rFonts w:ascii="Consolas" w:hAnsi="Consolas" w:cs="Consolas"/>
              <w:color w:val="2B91AF"/>
              <w:sz w:val="19"/>
              <w:szCs w:val="19"/>
            </w:rPr>
          </w:rPrChange>
        </w:rPr>
        <w:t>Application</w:t>
      </w:r>
      <w:r w:rsidR="00106424" w:rsidRPr="003D36FB">
        <w:rPr>
          <w:rFonts w:ascii="Consolas" w:hAnsi="Consolas" w:cs="Consolas"/>
          <w:sz w:val="16"/>
          <w:szCs w:val="19"/>
          <w:rPrChange w:id="2444" w:author="Author">
            <w:rPr>
              <w:rFonts w:ascii="Consolas" w:hAnsi="Consolas" w:cs="Consolas"/>
              <w:sz w:val="19"/>
              <w:szCs w:val="19"/>
            </w:rPr>
          </w:rPrChange>
        </w:rPr>
        <w:t>.Run</w:t>
      </w:r>
      <w:proofErr w:type="spellEnd"/>
      <w:r w:rsidR="00106424" w:rsidRPr="003D36FB">
        <w:rPr>
          <w:rFonts w:ascii="Consolas" w:hAnsi="Consolas" w:cs="Consolas"/>
          <w:sz w:val="16"/>
          <w:szCs w:val="19"/>
          <w:rPrChange w:id="2445" w:author="Author">
            <w:rPr>
              <w:rFonts w:ascii="Consolas" w:hAnsi="Consolas" w:cs="Consolas"/>
              <w:sz w:val="19"/>
              <w:szCs w:val="19"/>
            </w:rPr>
          </w:rPrChange>
        </w:rPr>
        <w:t>(</w:t>
      </w:r>
      <w:proofErr w:type="spellStart"/>
      <w:r w:rsidR="00106424" w:rsidRPr="003D36FB">
        <w:rPr>
          <w:rFonts w:ascii="Consolas" w:hAnsi="Consolas" w:cs="Consolas"/>
          <w:sz w:val="16"/>
          <w:szCs w:val="19"/>
          <w:rPrChange w:id="2446" w:author="Author">
            <w:rPr>
              <w:rFonts w:ascii="Consolas" w:hAnsi="Consolas" w:cs="Consolas"/>
              <w:sz w:val="19"/>
              <w:szCs w:val="19"/>
            </w:rPr>
          </w:rPrChange>
        </w:rPr>
        <w:t>frm</w:t>
      </w:r>
      <w:proofErr w:type="spellEnd"/>
      <w:r w:rsidR="00106424" w:rsidRPr="003D36FB">
        <w:rPr>
          <w:rFonts w:ascii="Consolas" w:hAnsi="Consolas" w:cs="Consolas"/>
          <w:sz w:val="16"/>
          <w:szCs w:val="19"/>
          <w:rPrChange w:id="2447" w:author="Author">
            <w:rPr>
              <w:rFonts w:ascii="Consolas" w:hAnsi="Consolas" w:cs="Consolas"/>
              <w:sz w:val="19"/>
              <w:szCs w:val="19"/>
            </w:rPr>
          </w:rPrChange>
        </w:rPr>
        <w:t>);</w:t>
      </w:r>
      <w:r w:rsidR="00106424" w:rsidRPr="003D36FB">
        <w:rPr>
          <w:rFonts w:ascii="Consolas" w:hAnsi="Consolas" w:cs="Consolas"/>
          <w:sz w:val="16"/>
          <w:szCs w:val="19"/>
          <w:rPrChange w:id="2448" w:author="Author">
            <w:rPr>
              <w:rFonts w:ascii="Consolas" w:hAnsi="Consolas" w:cs="Consolas"/>
              <w:sz w:val="19"/>
              <w:szCs w:val="19"/>
            </w:rPr>
          </w:rPrChange>
        </w:rPr>
        <w:br/>
        <w:t xml:space="preserve">    }</w:t>
      </w:r>
      <w:r w:rsidR="00106424" w:rsidRPr="003D36FB">
        <w:rPr>
          <w:rFonts w:ascii="Consolas" w:hAnsi="Consolas" w:cs="Consolas"/>
          <w:sz w:val="16"/>
          <w:szCs w:val="19"/>
          <w:rPrChange w:id="2449" w:author="Author">
            <w:rPr>
              <w:rFonts w:ascii="Consolas" w:hAnsi="Consolas" w:cs="Consolas"/>
              <w:sz w:val="19"/>
              <w:szCs w:val="19"/>
            </w:rPr>
          </w:rPrChange>
        </w:rPr>
        <w:br/>
      </w:r>
      <w:r w:rsidR="00106424" w:rsidRPr="003D36FB">
        <w:rPr>
          <w:rFonts w:ascii="Consolas" w:hAnsi="Consolas" w:cs="Consolas"/>
          <w:sz w:val="16"/>
          <w:szCs w:val="19"/>
          <w:rPrChange w:id="2450" w:author="Author">
            <w:rPr>
              <w:rFonts w:ascii="Consolas" w:hAnsi="Consolas" w:cs="Consolas"/>
              <w:sz w:val="19"/>
              <w:szCs w:val="19"/>
            </w:rPr>
          </w:rPrChange>
        </w:rPr>
        <w:br/>
      </w:r>
      <w:r w:rsidR="00106424" w:rsidRPr="003D36FB">
        <w:rPr>
          <w:sz w:val="18"/>
          <w:rPrChange w:id="2451" w:author="Author">
            <w:rPr/>
          </w:rPrChange>
        </w:rPr>
        <w:t xml:space="preserve">Overloads exist that accept an </w:t>
      </w:r>
      <w:proofErr w:type="spellStart"/>
      <w:r w:rsidR="00106424" w:rsidRPr="003D36FB">
        <w:rPr>
          <w:sz w:val="18"/>
          <w:rPrChange w:id="2452" w:author="Author">
            <w:rPr/>
          </w:rPrChange>
        </w:rPr>
        <w:t>IEqualityComparer</w:t>
      </w:r>
      <w:proofErr w:type="spellEnd"/>
      <w:r w:rsidR="00106424" w:rsidRPr="003D36FB">
        <w:rPr>
          <w:sz w:val="18"/>
          <w:rPrChange w:id="2453" w:author="Author">
            <w:rPr/>
          </w:rPrChange>
        </w:rPr>
        <w:t>&lt;T&gt; object to carry out the check for equality between the current and previous elements.</w:t>
      </w:r>
      <w:r w:rsidR="00A60207" w:rsidRPr="003D36FB">
        <w:rPr>
          <w:sz w:val="18"/>
          <w:rPrChange w:id="2454" w:author="Author">
            <w:rPr/>
          </w:rPrChange>
        </w:rPr>
        <w:br/>
      </w:r>
      <w:r w:rsidR="00A60207" w:rsidRPr="003D36FB">
        <w:rPr>
          <w:sz w:val="18"/>
          <w:rPrChange w:id="2455" w:author="Author">
            <w:rPr/>
          </w:rPrChange>
        </w:rPr>
        <w:br/>
        <w:t>With this fix in place, runs of identical values will only cause the first such value to be propagated. If the value received from the source is different the very first value or different from the previous one, it goes out at that very moment. If it’s the same as the previous value, it’s muted and attached observers don’t get to see it.</w:t>
      </w:r>
      <w:r w:rsidR="00FE1860" w:rsidRPr="003D36FB">
        <w:rPr>
          <w:sz w:val="18"/>
          <w:rPrChange w:id="2456" w:author="Author">
            <w:rPr/>
          </w:rPrChange>
        </w:rPr>
        <w:br/>
      </w:r>
      <w:r w:rsidR="00FE1860" w:rsidRPr="003D36FB">
        <w:rPr>
          <w:sz w:val="18"/>
          <w:rPrChange w:id="2457" w:author="Author">
            <w:rPr/>
          </w:rPrChange>
        </w:rPr>
        <w:br/>
      </w:r>
      <w:r w:rsidR="00FE1860" w:rsidRPr="003D36FB">
        <w:rPr>
          <w:noProof/>
          <w:sz w:val="18"/>
          <w:rPrChange w:id="2458" w:author="Author">
            <w:rPr>
              <w:noProof/>
            </w:rPr>
          </w:rPrChange>
        </w:rPr>
        <w:drawing>
          <wp:anchor distT="0" distB="0" distL="114300" distR="114300" simplePos="0" relativeHeight="251682816" behindDoc="0" locked="0" layoutInCell="1" allowOverlap="1" wp14:anchorId="0351ACD9" wp14:editId="6F60BD72">
            <wp:simplePos x="0" y="0"/>
            <wp:positionH relativeFrom="column">
              <wp:posOffset>-182880</wp:posOffset>
            </wp:positionH>
            <wp:positionV relativeFrom="paragraph">
              <wp:posOffset>34290</wp:posOffset>
            </wp:positionV>
            <wp:extent cx="411621" cy="740664"/>
            <wp:effectExtent l="0" t="0" r="7620" b="2540"/>
            <wp:wrapNone/>
            <wp:docPr id="55" name="Picture 55" descr="C:\Users\bartde\AppData\Local\Microsoft\Windows\Temporary Internet Files\Content.IE5\CFGY0LUV\MC9000298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de\AppData\Local\Microsoft\Windows\Temporary Internet Files\Content.IE5\CFGY0LUV\MC900029888[1].wm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621" cy="740664"/>
                    </a:xfrm>
                    <a:prstGeom prst="rect">
                      <a:avLst/>
                    </a:prstGeom>
                    <a:noFill/>
                    <a:ln>
                      <a:noFill/>
                    </a:ln>
                  </pic:spPr>
                </pic:pic>
              </a:graphicData>
            </a:graphic>
            <wp14:sizeRelH relativeFrom="page">
              <wp14:pctWidth>0</wp14:pctWidth>
            </wp14:sizeRelH>
            <wp14:sizeRelV relativeFrom="page">
              <wp14:pctHeight>0</wp14:pctHeight>
            </wp14:sizeRelV>
          </wp:anchor>
        </w:drawing>
      </w:r>
      <w:r w:rsidR="00A60207" w:rsidRPr="003D36FB">
        <w:rPr>
          <w:b/>
          <w:sz w:val="18"/>
          <w:rPrChange w:id="2459" w:author="Author">
            <w:rPr>
              <w:b/>
            </w:rPr>
          </w:rPrChange>
        </w:rPr>
        <w:t>Background:</w:t>
      </w:r>
      <w:r w:rsidR="00A60207" w:rsidRPr="003D36FB">
        <w:rPr>
          <w:sz w:val="18"/>
          <w:rPrChange w:id="2460" w:author="Author">
            <w:rPr/>
          </w:rPrChange>
        </w:rPr>
        <w:t xml:space="preserve">  It’s essential to understand how data flows through a “network” of interconnected observable sequences. In the sample above, there are three sequences in the mix. First, there’s </w:t>
      </w:r>
      <w:proofErr w:type="spellStart"/>
      <w:r w:rsidR="00A60207" w:rsidRPr="003D36FB">
        <w:rPr>
          <w:sz w:val="18"/>
          <w:rPrChange w:id="2461" w:author="Author">
            <w:rPr/>
          </w:rPrChange>
        </w:rPr>
        <w:t>FromEvent</w:t>
      </w:r>
      <w:r w:rsidR="000D0C79" w:rsidRPr="003D36FB">
        <w:rPr>
          <w:sz w:val="18"/>
          <w:rPrChange w:id="2462" w:author="Author">
            <w:rPr/>
          </w:rPrChange>
        </w:rPr>
        <w:t>Pattern</w:t>
      </w:r>
      <w:proofErr w:type="spellEnd"/>
      <w:r w:rsidR="00A60207" w:rsidRPr="003D36FB">
        <w:rPr>
          <w:sz w:val="18"/>
          <w:rPrChange w:id="2463" w:author="Author">
            <w:rPr/>
          </w:rPrChange>
        </w:rPr>
        <w:t xml:space="preserve"> that listens on a classic .NET event and emits its values to subscribed observers. Next, the Select operator takes care of carrying out a projection by receiving values, transforming them and sending them out. Finally, </w:t>
      </w:r>
      <w:proofErr w:type="spellStart"/>
      <w:r w:rsidR="00A60207" w:rsidRPr="003D36FB">
        <w:rPr>
          <w:sz w:val="18"/>
          <w:rPrChange w:id="2464" w:author="Author">
            <w:rPr/>
          </w:rPrChange>
        </w:rPr>
        <w:t>DistinctUntilChanged</w:t>
      </w:r>
      <w:proofErr w:type="spellEnd"/>
      <w:r w:rsidR="00A60207" w:rsidRPr="003D36FB">
        <w:rPr>
          <w:sz w:val="18"/>
          <w:rPrChange w:id="2465" w:author="Author">
            <w:rPr/>
          </w:rPrChange>
        </w:rPr>
        <w:t xml:space="preserve"> receives output from </w:t>
      </w:r>
      <w:proofErr w:type="gramStart"/>
      <w:r w:rsidR="00A60207" w:rsidRPr="003D36FB">
        <w:rPr>
          <w:sz w:val="18"/>
          <w:rPrChange w:id="2466" w:author="Author">
            <w:rPr/>
          </w:rPrChange>
        </w:rPr>
        <w:t>Select</w:t>
      </w:r>
      <w:proofErr w:type="gramEnd"/>
      <w:r w:rsidR="00A60207" w:rsidRPr="003D36FB">
        <w:rPr>
          <w:sz w:val="18"/>
          <w:rPrChange w:id="2467" w:author="Author">
            <w:rPr/>
          </w:rPrChange>
        </w:rPr>
        <w:t>, filters out consecutive duplicates and propagates the results to its observer. The figure below illustrates how a subscription is set up and how data flows through the operators.</w:t>
      </w:r>
      <w:r w:rsidR="006F10E1" w:rsidRPr="003D36FB">
        <w:rPr>
          <w:sz w:val="18"/>
          <w:rPrChange w:id="2468" w:author="Author">
            <w:rPr/>
          </w:rPrChange>
        </w:rPr>
        <w:br/>
      </w:r>
      <w:r w:rsidR="006F10E1" w:rsidRPr="003D36FB">
        <w:rPr>
          <w:sz w:val="18"/>
          <w:rPrChange w:id="2469" w:author="Author">
            <w:rPr/>
          </w:rPrChange>
        </w:rPr>
        <w:br/>
      </w:r>
      <w:r w:rsidR="006F10E1" w:rsidRPr="003D36FB">
        <w:rPr>
          <w:sz w:val="18"/>
          <w:rPrChange w:id="2470" w:author="Author">
            <w:rPr/>
          </w:rPrChange>
        </w:rPr>
        <w:lastRenderedPageBreak/>
        <w:tab/>
      </w:r>
      <w:r w:rsidR="006F10E1" w:rsidRPr="003D36FB">
        <w:rPr>
          <w:sz w:val="18"/>
          <w:rPrChange w:id="2471" w:author="Author">
            <w:rPr/>
          </w:rPrChange>
        </w:rPr>
        <w:tab/>
      </w:r>
      <w:r w:rsidR="006F10E1" w:rsidRPr="003D36FB">
        <w:rPr>
          <w:sz w:val="18"/>
          <w:rPrChange w:id="2472" w:author="Author">
            <w:rPr/>
          </w:rPrChange>
        </w:rPr>
        <w:tab/>
      </w:r>
      <w:r w:rsidR="00C031E2" w:rsidRPr="003D36FB">
        <w:rPr>
          <w:noProof/>
          <w:sz w:val="18"/>
          <w:rPrChange w:id="2473" w:author="Author">
            <w:rPr>
              <w:noProof/>
            </w:rPr>
          </w:rPrChange>
        </w:rPr>
        <w:drawing>
          <wp:inline distT="0" distB="0" distL="0" distR="0" wp14:anchorId="66B1EBD7" wp14:editId="52B17F54">
            <wp:extent cx="2507615" cy="3943985"/>
            <wp:effectExtent l="0" t="0" r="6985"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07615" cy="3943985"/>
                    </a:xfrm>
                    <a:prstGeom prst="rect">
                      <a:avLst/>
                    </a:prstGeom>
                    <a:noFill/>
                    <a:ln>
                      <a:noFill/>
                    </a:ln>
                  </pic:spPr>
                </pic:pic>
              </a:graphicData>
            </a:graphic>
          </wp:inline>
        </w:drawing>
      </w:r>
      <w:r w:rsidR="006F10E1" w:rsidRPr="003D36FB">
        <w:rPr>
          <w:sz w:val="18"/>
          <w:rPrChange w:id="2474" w:author="Author">
            <w:rPr/>
          </w:rPrChange>
        </w:rPr>
        <w:br/>
      </w:r>
      <w:r w:rsidR="006F10E1" w:rsidRPr="003D36FB">
        <w:rPr>
          <w:sz w:val="18"/>
          <w:rPrChange w:id="2475" w:author="Author">
            <w:rPr/>
          </w:rPrChange>
        </w:rPr>
        <w:br/>
        <w:t>Each operator is a little black box that knows how to propagate subscriptions to its source sequence(s), as well as how to take the data it receives and transform it to send it along (if desired). All of this works nice till the point you see some data coming out in the observer and wonder where it comes from.</w:t>
      </w:r>
      <w:r w:rsidR="003B305B" w:rsidRPr="003D36FB">
        <w:rPr>
          <w:sz w:val="18"/>
          <w:rPrChange w:id="2476" w:author="Author">
            <w:rPr/>
          </w:rPrChange>
        </w:rPr>
        <w:t xml:space="preserve"> To figure that out, a handy operator is called Do, which allows to log the data that’s flowing through a “wire”</w:t>
      </w:r>
      <w:proofErr w:type="gramStart"/>
      <w:r w:rsidR="003B305B" w:rsidRPr="003D36FB">
        <w:rPr>
          <w:sz w:val="18"/>
          <w:rPrChange w:id="2477" w:author="Author">
            <w:rPr/>
          </w:rPrChange>
        </w:rPr>
        <w:t>:</w:t>
      </w:r>
      <w:proofErr w:type="gramEnd"/>
      <w:r w:rsidR="003B305B" w:rsidRPr="003D36FB">
        <w:rPr>
          <w:sz w:val="18"/>
          <w:rPrChange w:id="2478" w:author="Author">
            <w:rPr/>
          </w:rPrChange>
        </w:rPr>
        <w:br/>
      </w:r>
      <w:r w:rsidR="003B305B" w:rsidRPr="003D36FB">
        <w:rPr>
          <w:sz w:val="18"/>
          <w:rPrChange w:id="2479" w:author="Author">
            <w:rPr/>
          </w:rPrChange>
        </w:rPr>
        <w:br/>
      </w:r>
      <w:r w:rsidR="00C031E2" w:rsidRPr="003D36FB">
        <w:rPr>
          <w:noProof/>
          <w:sz w:val="18"/>
          <w:rPrChange w:id="2480" w:author="Author">
            <w:rPr>
              <w:noProof/>
            </w:rPr>
          </w:rPrChange>
        </w:rPr>
        <w:drawing>
          <wp:inline distT="0" distB="0" distL="0" distR="0" wp14:anchorId="47874910" wp14:editId="2C0AB4EB">
            <wp:extent cx="6849745" cy="1823085"/>
            <wp:effectExtent l="0" t="0" r="8255" b="571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49745" cy="1823085"/>
                    </a:xfrm>
                    <a:prstGeom prst="rect">
                      <a:avLst/>
                    </a:prstGeom>
                    <a:noFill/>
                    <a:ln>
                      <a:noFill/>
                    </a:ln>
                  </pic:spPr>
                </pic:pic>
              </a:graphicData>
            </a:graphic>
          </wp:inline>
        </w:drawing>
      </w:r>
      <w:r w:rsidR="003B305B" w:rsidRPr="003D36FB">
        <w:rPr>
          <w:sz w:val="18"/>
          <w:rPrChange w:id="2481" w:author="Author">
            <w:rPr/>
          </w:rPrChange>
        </w:rPr>
        <w:br/>
      </w:r>
      <w:r w:rsidR="003B305B" w:rsidRPr="003D36FB">
        <w:rPr>
          <w:sz w:val="18"/>
          <w:rPrChange w:id="2482" w:author="Author">
            <w:rPr/>
          </w:rPrChange>
        </w:rPr>
        <w:br/>
        <w:t>This is the Rx form of “</w:t>
      </w:r>
      <w:proofErr w:type="spellStart"/>
      <w:r w:rsidR="003B305B" w:rsidRPr="003D36FB">
        <w:rPr>
          <w:sz w:val="18"/>
          <w:rPrChange w:id="2483" w:author="Author">
            <w:rPr/>
          </w:rPrChange>
        </w:rPr>
        <w:t>printf</w:t>
      </w:r>
      <w:proofErr w:type="spellEnd"/>
      <w:r w:rsidR="003B305B" w:rsidRPr="003D36FB">
        <w:rPr>
          <w:sz w:val="18"/>
          <w:rPrChange w:id="2484" w:author="Author">
            <w:rPr/>
          </w:rPrChange>
        </w:rPr>
        <w:t xml:space="preserve"> debugging”. The Do-operator has several overloads that are similar to </w:t>
      </w:r>
      <w:proofErr w:type="spellStart"/>
      <w:r w:rsidR="003B305B" w:rsidRPr="003D36FB">
        <w:rPr>
          <w:sz w:val="18"/>
          <w:rPrChange w:id="2485" w:author="Author">
            <w:rPr/>
          </w:rPrChange>
        </w:rPr>
        <w:t>Subscribe’s</w:t>
      </w:r>
      <w:proofErr w:type="spellEnd"/>
      <w:r w:rsidR="003B305B" w:rsidRPr="003D36FB">
        <w:rPr>
          <w:sz w:val="18"/>
          <w:rPrChange w:id="2486" w:author="Author">
            <w:rPr/>
          </w:rPrChange>
        </w:rPr>
        <w:t xml:space="preserve"> and Run’s. Either you give it an observer to monitor the data that’s been propagated down through the operator or you can give it a set of handlers for </w:t>
      </w:r>
      <w:proofErr w:type="spellStart"/>
      <w:r w:rsidR="003B305B" w:rsidRPr="003D36FB">
        <w:rPr>
          <w:sz w:val="18"/>
          <w:rPrChange w:id="2487" w:author="Author">
            <w:rPr/>
          </w:rPrChange>
        </w:rPr>
        <w:t>OnNext</w:t>
      </w:r>
      <w:proofErr w:type="spellEnd"/>
      <w:r w:rsidR="003B305B" w:rsidRPr="003D36FB">
        <w:rPr>
          <w:sz w:val="18"/>
          <w:rPrChange w:id="2488" w:author="Author">
            <w:rPr/>
          </w:rPrChange>
        </w:rPr>
        <w:t xml:space="preserve">, </w:t>
      </w:r>
      <w:proofErr w:type="spellStart"/>
      <w:r w:rsidR="003B305B" w:rsidRPr="003D36FB">
        <w:rPr>
          <w:sz w:val="18"/>
          <w:rPrChange w:id="2489" w:author="Author">
            <w:rPr/>
          </w:rPrChange>
        </w:rPr>
        <w:t>OnError</w:t>
      </w:r>
      <w:proofErr w:type="spellEnd"/>
      <w:r w:rsidR="003B305B" w:rsidRPr="003D36FB">
        <w:rPr>
          <w:sz w:val="18"/>
          <w:rPrChange w:id="2490" w:author="Author">
            <w:rPr/>
          </w:rPrChange>
        </w:rPr>
        <w:t xml:space="preserve"> and </w:t>
      </w:r>
      <w:proofErr w:type="spellStart"/>
      <w:r w:rsidR="003B305B" w:rsidRPr="003D36FB">
        <w:rPr>
          <w:sz w:val="18"/>
          <w:rPrChange w:id="2491" w:author="Author">
            <w:rPr/>
          </w:rPrChange>
        </w:rPr>
        <w:t>OnCompleted</w:t>
      </w:r>
      <w:proofErr w:type="spellEnd"/>
      <w:r w:rsidR="003B305B" w:rsidRPr="003D36FB">
        <w:rPr>
          <w:sz w:val="18"/>
          <w:rPrChange w:id="2492" w:author="Author">
            <w:rPr/>
          </w:rPrChange>
        </w:rPr>
        <w:t xml:space="preserve">. Below is a sample of the operator’s use to see </w:t>
      </w:r>
      <w:proofErr w:type="spellStart"/>
      <w:r w:rsidR="003B305B" w:rsidRPr="003D36FB">
        <w:rPr>
          <w:sz w:val="18"/>
          <w:rPrChange w:id="2493" w:author="Author">
            <w:rPr/>
          </w:rPrChange>
        </w:rPr>
        <w:t>DistinctUntil</w:t>
      </w:r>
      <w:r w:rsidR="00E24FAE" w:rsidRPr="003D36FB">
        <w:rPr>
          <w:sz w:val="18"/>
          <w:rPrChange w:id="2494" w:author="Author">
            <w:rPr/>
          </w:rPrChange>
        </w:rPr>
        <w:t>Changed</w:t>
      </w:r>
      <w:proofErr w:type="spellEnd"/>
      <w:r w:rsidR="003B305B" w:rsidRPr="003D36FB">
        <w:rPr>
          <w:sz w:val="18"/>
          <w:rPrChange w:id="2495" w:author="Author">
            <w:rPr/>
          </w:rPrChange>
        </w:rPr>
        <w:t xml:space="preserve"> filtering out the duplicate values it receives:</w:t>
      </w:r>
      <w:r w:rsidR="003B305B" w:rsidRPr="003D36FB">
        <w:rPr>
          <w:sz w:val="18"/>
          <w:rPrChange w:id="2496" w:author="Author">
            <w:rPr/>
          </w:rPrChange>
        </w:rPr>
        <w:br/>
      </w:r>
      <w:r w:rsidR="003B305B" w:rsidRPr="003D36FB">
        <w:rPr>
          <w:sz w:val="18"/>
          <w:rPrChange w:id="2497" w:author="Author">
            <w:rPr/>
          </w:rPrChange>
        </w:rPr>
        <w:br/>
      </w:r>
      <w:r w:rsidR="003B305B" w:rsidRPr="003D36FB">
        <w:rPr>
          <w:rFonts w:ascii="Consolas" w:hAnsi="Consolas" w:cs="Consolas"/>
          <w:sz w:val="16"/>
          <w:szCs w:val="19"/>
          <w:rPrChange w:id="2498" w:author="Author">
            <w:rPr>
              <w:rFonts w:ascii="Consolas" w:hAnsi="Consolas" w:cs="Consolas"/>
              <w:sz w:val="19"/>
              <w:szCs w:val="19"/>
            </w:rPr>
          </w:rPrChange>
        </w:rPr>
        <w:t xml:space="preserve">    </w:t>
      </w:r>
      <w:proofErr w:type="spellStart"/>
      <w:r w:rsidR="003B305B" w:rsidRPr="003D36FB">
        <w:rPr>
          <w:rFonts w:ascii="Consolas" w:hAnsi="Consolas" w:cs="Consolas"/>
          <w:color w:val="0000FF"/>
          <w:sz w:val="16"/>
          <w:szCs w:val="19"/>
          <w:rPrChange w:id="2499" w:author="Author">
            <w:rPr>
              <w:rFonts w:ascii="Consolas" w:hAnsi="Consolas" w:cs="Consolas"/>
              <w:color w:val="0000FF"/>
              <w:sz w:val="19"/>
              <w:szCs w:val="19"/>
            </w:rPr>
          </w:rPrChange>
        </w:rPr>
        <w:t>var</w:t>
      </w:r>
      <w:proofErr w:type="spellEnd"/>
      <w:r w:rsidR="003B305B" w:rsidRPr="003D36FB">
        <w:rPr>
          <w:rFonts w:ascii="Consolas" w:hAnsi="Consolas" w:cs="Consolas"/>
          <w:sz w:val="16"/>
          <w:szCs w:val="19"/>
          <w:rPrChange w:id="2500" w:author="Author">
            <w:rPr>
              <w:rFonts w:ascii="Consolas" w:hAnsi="Consolas" w:cs="Consolas"/>
              <w:sz w:val="19"/>
              <w:szCs w:val="19"/>
            </w:rPr>
          </w:rPrChange>
        </w:rPr>
        <w:t xml:space="preserve"> input = (</w:t>
      </w:r>
      <w:r w:rsidR="003B305B" w:rsidRPr="003D36FB">
        <w:rPr>
          <w:rFonts w:ascii="Consolas" w:hAnsi="Consolas" w:cs="Consolas"/>
          <w:color w:val="0000FF"/>
          <w:sz w:val="16"/>
          <w:szCs w:val="19"/>
          <w:rPrChange w:id="2501" w:author="Author">
            <w:rPr>
              <w:rFonts w:ascii="Consolas" w:hAnsi="Consolas" w:cs="Consolas"/>
              <w:color w:val="0000FF"/>
              <w:sz w:val="19"/>
              <w:szCs w:val="19"/>
            </w:rPr>
          </w:rPrChange>
        </w:rPr>
        <w:t>from</w:t>
      </w:r>
      <w:r w:rsidR="003B305B" w:rsidRPr="003D36FB">
        <w:rPr>
          <w:rFonts w:ascii="Consolas" w:hAnsi="Consolas" w:cs="Consolas"/>
          <w:sz w:val="16"/>
          <w:szCs w:val="19"/>
          <w:rPrChange w:id="2502" w:author="Author">
            <w:rPr>
              <w:rFonts w:ascii="Consolas" w:hAnsi="Consolas" w:cs="Consolas"/>
              <w:sz w:val="19"/>
              <w:szCs w:val="19"/>
            </w:rPr>
          </w:rPrChange>
        </w:rPr>
        <w:t xml:space="preserve"> </w:t>
      </w:r>
      <w:proofErr w:type="spellStart"/>
      <w:r w:rsidR="003B305B" w:rsidRPr="003D36FB">
        <w:rPr>
          <w:rFonts w:ascii="Consolas" w:hAnsi="Consolas" w:cs="Consolas"/>
          <w:sz w:val="16"/>
          <w:szCs w:val="19"/>
          <w:rPrChange w:id="2503" w:author="Author">
            <w:rPr>
              <w:rFonts w:ascii="Consolas" w:hAnsi="Consolas" w:cs="Consolas"/>
              <w:sz w:val="19"/>
              <w:szCs w:val="19"/>
            </w:rPr>
          </w:rPrChange>
        </w:rPr>
        <w:t>evt</w:t>
      </w:r>
      <w:proofErr w:type="spellEnd"/>
      <w:r w:rsidR="003B305B" w:rsidRPr="003D36FB">
        <w:rPr>
          <w:rFonts w:ascii="Consolas" w:hAnsi="Consolas" w:cs="Consolas"/>
          <w:sz w:val="16"/>
          <w:szCs w:val="19"/>
          <w:rPrChange w:id="2504" w:author="Author">
            <w:rPr>
              <w:rFonts w:ascii="Consolas" w:hAnsi="Consolas" w:cs="Consolas"/>
              <w:sz w:val="19"/>
              <w:szCs w:val="19"/>
            </w:rPr>
          </w:rPrChange>
        </w:rPr>
        <w:t xml:space="preserve"> </w:t>
      </w:r>
      <w:r w:rsidR="003B305B" w:rsidRPr="003D36FB">
        <w:rPr>
          <w:rFonts w:ascii="Consolas" w:hAnsi="Consolas" w:cs="Consolas"/>
          <w:color w:val="0000FF"/>
          <w:sz w:val="16"/>
          <w:szCs w:val="19"/>
          <w:rPrChange w:id="2505" w:author="Author">
            <w:rPr>
              <w:rFonts w:ascii="Consolas" w:hAnsi="Consolas" w:cs="Consolas"/>
              <w:color w:val="0000FF"/>
              <w:sz w:val="19"/>
              <w:szCs w:val="19"/>
            </w:rPr>
          </w:rPrChange>
        </w:rPr>
        <w:t>in</w:t>
      </w:r>
      <w:r w:rsidR="003B305B" w:rsidRPr="003D36FB">
        <w:rPr>
          <w:rFonts w:ascii="Consolas" w:hAnsi="Consolas" w:cs="Consolas"/>
          <w:sz w:val="16"/>
          <w:szCs w:val="19"/>
          <w:rPrChange w:id="2506" w:author="Author">
            <w:rPr>
              <w:rFonts w:ascii="Consolas" w:hAnsi="Consolas" w:cs="Consolas"/>
              <w:sz w:val="19"/>
              <w:szCs w:val="19"/>
            </w:rPr>
          </w:rPrChange>
        </w:rPr>
        <w:t xml:space="preserve"> </w:t>
      </w:r>
      <w:proofErr w:type="spellStart"/>
      <w:r w:rsidR="003B305B" w:rsidRPr="003D36FB">
        <w:rPr>
          <w:rFonts w:ascii="Consolas" w:hAnsi="Consolas" w:cs="Consolas"/>
          <w:color w:val="2B91AF"/>
          <w:sz w:val="16"/>
          <w:szCs w:val="19"/>
          <w:rPrChange w:id="2507" w:author="Author">
            <w:rPr>
              <w:rFonts w:ascii="Consolas" w:hAnsi="Consolas" w:cs="Consolas"/>
              <w:color w:val="2B91AF"/>
              <w:sz w:val="19"/>
              <w:szCs w:val="19"/>
            </w:rPr>
          </w:rPrChange>
        </w:rPr>
        <w:t>Observable</w:t>
      </w:r>
      <w:r w:rsidR="003B305B" w:rsidRPr="003D36FB">
        <w:rPr>
          <w:rFonts w:ascii="Consolas" w:hAnsi="Consolas" w:cs="Consolas"/>
          <w:sz w:val="16"/>
          <w:szCs w:val="19"/>
          <w:rPrChange w:id="2508" w:author="Author">
            <w:rPr>
              <w:rFonts w:ascii="Consolas" w:hAnsi="Consolas" w:cs="Consolas"/>
              <w:sz w:val="19"/>
              <w:szCs w:val="19"/>
            </w:rPr>
          </w:rPrChange>
        </w:rPr>
        <w:t>.FromEvent</w:t>
      </w:r>
      <w:r w:rsidR="00BC6270" w:rsidRPr="003D36FB">
        <w:rPr>
          <w:rFonts w:ascii="Consolas" w:hAnsi="Consolas" w:cs="Consolas"/>
          <w:sz w:val="16"/>
          <w:szCs w:val="19"/>
          <w:rPrChange w:id="2509" w:author="Author">
            <w:rPr>
              <w:rFonts w:ascii="Consolas" w:hAnsi="Consolas" w:cs="Consolas"/>
              <w:sz w:val="19"/>
              <w:szCs w:val="19"/>
            </w:rPr>
          </w:rPrChange>
        </w:rPr>
        <w:t>Pattern</w:t>
      </w:r>
      <w:proofErr w:type="spellEnd"/>
      <w:r w:rsidR="003B305B" w:rsidRPr="003D36FB">
        <w:rPr>
          <w:rFonts w:ascii="Consolas" w:hAnsi="Consolas" w:cs="Consolas"/>
          <w:sz w:val="16"/>
          <w:szCs w:val="19"/>
          <w:rPrChange w:id="2510" w:author="Author">
            <w:rPr>
              <w:rFonts w:ascii="Consolas" w:hAnsi="Consolas" w:cs="Consolas"/>
              <w:sz w:val="19"/>
              <w:szCs w:val="19"/>
            </w:rPr>
          </w:rPrChange>
        </w:rPr>
        <w:t xml:space="preserve">(txt, </w:t>
      </w:r>
      <w:r w:rsidR="003B305B" w:rsidRPr="003D36FB">
        <w:rPr>
          <w:rFonts w:ascii="Consolas" w:hAnsi="Consolas" w:cs="Consolas"/>
          <w:color w:val="A31515"/>
          <w:sz w:val="16"/>
          <w:szCs w:val="19"/>
          <w:rPrChange w:id="2511" w:author="Author">
            <w:rPr>
              <w:rFonts w:ascii="Consolas" w:hAnsi="Consolas" w:cs="Consolas"/>
              <w:color w:val="A31515"/>
              <w:sz w:val="19"/>
              <w:szCs w:val="19"/>
            </w:rPr>
          </w:rPrChange>
        </w:rPr>
        <w:t>"</w:t>
      </w:r>
      <w:proofErr w:type="spellStart"/>
      <w:r w:rsidR="003B305B" w:rsidRPr="003D36FB">
        <w:rPr>
          <w:rFonts w:ascii="Consolas" w:hAnsi="Consolas" w:cs="Consolas"/>
          <w:color w:val="A31515"/>
          <w:sz w:val="16"/>
          <w:szCs w:val="19"/>
          <w:rPrChange w:id="2512" w:author="Author">
            <w:rPr>
              <w:rFonts w:ascii="Consolas" w:hAnsi="Consolas" w:cs="Consolas"/>
              <w:color w:val="A31515"/>
              <w:sz w:val="19"/>
              <w:szCs w:val="19"/>
            </w:rPr>
          </w:rPrChange>
        </w:rPr>
        <w:t>TextChanged</w:t>
      </w:r>
      <w:proofErr w:type="spellEnd"/>
      <w:r w:rsidR="003B305B" w:rsidRPr="003D36FB">
        <w:rPr>
          <w:rFonts w:ascii="Consolas" w:hAnsi="Consolas" w:cs="Consolas"/>
          <w:color w:val="A31515"/>
          <w:sz w:val="16"/>
          <w:szCs w:val="19"/>
          <w:rPrChange w:id="2513" w:author="Author">
            <w:rPr>
              <w:rFonts w:ascii="Consolas" w:hAnsi="Consolas" w:cs="Consolas"/>
              <w:color w:val="A31515"/>
              <w:sz w:val="19"/>
              <w:szCs w:val="19"/>
            </w:rPr>
          </w:rPrChange>
        </w:rPr>
        <w:t>"</w:t>
      </w:r>
      <w:r w:rsidR="003B305B" w:rsidRPr="003D36FB">
        <w:rPr>
          <w:rFonts w:ascii="Consolas" w:hAnsi="Consolas" w:cs="Consolas"/>
          <w:sz w:val="16"/>
          <w:szCs w:val="19"/>
          <w:rPrChange w:id="2514" w:author="Author">
            <w:rPr>
              <w:rFonts w:ascii="Consolas" w:hAnsi="Consolas" w:cs="Consolas"/>
              <w:sz w:val="19"/>
              <w:szCs w:val="19"/>
            </w:rPr>
          </w:rPrChange>
        </w:rPr>
        <w:t>)</w:t>
      </w:r>
      <w:r w:rsidR="003B305B" w:rsidRPr="003D36FB">
        <w:rPr>
          <w:rFonts w:ascii="Consolas" w:hAnsi="Consolas" w:cs="Consolas"/>
          <w:sz w:val="16"/>
          <w:szCs w:val="19"/>
          <w:rPrChange w:id="2515" w:author="Author">
            <w:rPr>
              <w:rFonts w:ascii="Consolas" w:hAnsi="Consolas" w:cs="Consolas"/>
              <w:sz w:val="19"/>
              <w:szCs w:val="19"/>
            </w:rPr>
          </w:rPrChange>
        </w:rPr>
        <w:br/>
        <w:t xml:space="preserve">                 </w:t>
      </w:r>
      <w:r w:rsidR="003B305B" w:rsidRPr="003D36FB">
        <w:rPr>
          <w:rFonts w:ascii="Consolas" w:hAnsi="Consolas" w:cs="Consolas"/>
          <w:color w:val="0000FF"/>
          <w:sz w:val="16"/>
          <w:szCs w:val="19"/>
          <w:rPrChange w:id="2516" w:author="Author">
            <w:rPr>
              <w:rFonts w:ascii="Consolas" w:hAnsi="Consolas" w:cs="Consolas"/>
              <w:color w:val="0000FF"/>
              <w:sz w:val="19"/>
              <w:szCs w:val="19"/>
            </w:rPr>
          </w:rPrChange>
        </w:rPr>
        <w:t>select</w:t>
      </w:r>
      <w:r w:rsidR="003B305B" w:rsidRPr="003D36FB">
        <w:rPr>
          <w:rFonts w:ascii="Consolas" w:hAnsi="Consolas" w:cs="Consolas"/>
          <w:sz w:val="16"/>
          <w:szCs w:val="19"/>
          <w:rPrChange w:id="2517" w:author="Author">
            <w:rPr>
              <w:rFonts w:ascii="Consolas" w:hAnsi="Consolas" w:cs="Consolas"/>
              <w:sz w:val="19"/>
              <w:szCs w:val="19"/>
            </w:rPr>
          </w:rPrChange>
        </w:rPr>
        <w:t xml:space="preserve"> ((</w:t>
      </w:r>
      <w:proofErr w:type="spellStart"/>
      <w:r w:rsidR="003B305B" w:rsidRPr="003D36FB">
        <w:rPr>
          <w:rFonts w:ascii="Consolas" w:hAnsi="Consolas" w:cs="Consolas"/>
          <w:color w:val="2B91AF"/>
          <w:sz w:val="16"/>
          <w:szCs w:val="19"/>
          <w:rPrChange w:id="2518" w:author="Author">
            <w:rPr>
              <w:rFonts w:ascii="Consolas" w:hAnsi="Consolas" w:cs="Consolas"/>
              <w:color w:val="2B91AF"/>
              <w:sz w:val="19"/>
              <w:szCs w:val="19"/>
            </w:rPr>
          </w:rPrChange>
        </w:rPr>
        <w:t>TextBox</w:t>
      </w:r>
      <w:proofErr w:type="spellEnd"/>
      <w:r w:rsidR="003B305B" w:rsidRPr="003D36FB">
        <w:rPr>
          <w:rFonts w:ascii="Consolas" w:hAnsi="Consolas" w:cs="Consolas"/>
          <w:sz w:val="16"/>
          <w:szCs w:val="19"/>
          <w:rPrChange w:id="2519" w:author="Author">
            <w:rPr>
              <w:rFonts w:ascii="Consolas" w:hAnsi="Consolas" w:cs="Consolas"/>
              <w:sz w:val="19"/>
              <w:szCs w:val="19"/>
            </w:rPr>
          </w:rPrChange>
        </w:rPr>
        <w:t>)</w:t>
      </w:r>
      <w:proofErr w:type="spellStart"/>
      <w:r w:rsidR="003B305B" w:rsidRPr="003D36FB">
        <w:rPr>
          <w:rFonts w:ascii="Consolas" w:hAnsi="Consolas" w:cs="Consolas"/>
          <w:sz w:val="16"/>
          <w:szCs w:val="19"/>
          <w:rPrChange w:id="2520" w:author="Author">
            <w:rPr>
              <w:rFonts w:ascii="Consolas" w:hAnsi="Consolas" w:cs="Consolas"/>
              <w:sz w:val="19"/>
              <w:szCs w:val="19"/>
            </w:rPr>
          </w:rPrChange>
        </w:rPr>
        <w:t>evt.Sender</w:t>
      </w:r>
      <w:proofErr w:type="spellEnd"/>
      <w:r w:rsidR="003B305B" w:rsidRPr="003D36FB">
        <w:rPr>
          <w:rFonts w:ascii="Consolas" w:hAnsi="Consolas" w:cs="Consolas"/>
          <w:sz w:val="16"/>
          <w:szCs w:val="19"/>
          <w:rPrChange w:id="2521" w:author="Author">
            <w:rPr>
              <w:rFonts w:ascii="Consolas" w:hAnsi="Consolas" w:cs="Consolas"/>
              <w:sz w:val="19"/>
              <w:szCs w:val="19"/>
            </w:rPr>
          </w:rPrChange>
        </w:rPr>
        <w:t>).Text)</w:t>
      </w:r>
      <w:r w:rsidR="003B305B" w:rsidRPr="003D36FB">
        <w:rPr>
          <w:rFonts w:ascii="Consolas" w:hAnsi="Consolas" w:cs="Consolas"/>
          <w:sz w:val="16"/>
          <w:szCs w:val="19"/>
          <w:rPrChange w:id="2522" w:author="Author">
            <w:rPr>
              <w:rFonts w:ascii="Consolas" w:hAnsi="Consolas" w:cs="Consolas"/>
              <w:sz w:val="19"/>
              <w:szCs w:val="19"/>
            </w:rPr>
          </w:rPrChange>
        </w:rPr>
        <w:br/>
        <w:t xml:space="preserve">                </w:t>
      </w:r>
      <w:r w:rsidR="003B305B" w:rsidRPr="003D36FB">
        <w:rPr>
          <w:rFonts w:ascii="Consolas" w:hAnsi="Consolas" w:cs="Consolas"/>
          <w:sz w:val="16"/>
          <w:szCs w:val="19"/>
          <w:highlight w:val="yellow"/>
          <w:rPrChange w:id="2523" w:author="Author">
            <w:rPr>
              <w:rFonts w:ascii="Consolas" w:hAnsi="Consolas" w:cs="Consolas"/>
              <w:sz w:val="19"/>
              <w:szCs w:val="19"/>
              <w:highlight w:val="yellow"/>
            </w:rPr>
          </w:rPrChange>
        </w:rPr>
        <w:t>.Do(</w:t>
      </w:r>
      <w:proofErr w:type="spellStart"/>
      <w:r w:rsidR="003B305B" w:rsidRPr="003D36FB">
        <w:rPr>
          <w:rFonts w:ascii="Consolas" w:hAnsi="Consolas" w:cs="Consolas"/>
          <w:sz w:val="16"/>
          <w:szCs w:val="19"/>
          <w:highlight w:val="yellow"/>
          <w:rPrChange w:id="2524" w:author="Author">
            <w:rPr>
              <w:rFonts w:ascii="Consolas" w:hAnsi="Consolas" w:cs="Consolas"/>
              <w:sz w:val="19"/>
              <w:szCs w:val="19"/>
              <w:highlight w:val="yellow"/>
            </w:rPr>
          </w:rPrChange>
        </w:rPr>
        <w:t>inp</w:t>
      </w:r>
      <w:proofErr w:type="spellEnd"/>
      <w:r w:rsidR="003B305B" w:rsidRPr="003D36FB">
        <w:rPr>
          <w:rFonts w:ascii="Consolas" w:hAnsi="Consolas" w:cs="Consolas"/>
          <w:sz w:val="16"/>
          <w:szCs w:val="19"/>
          <w:highlight w:val="yellow"/>
          <w:rPrChange w:id="2525" w:author="Author">
            <w:rPr>
              <w:rFonts w:ascii="Consolas" w:hAnsi="Consolas" w:cs="Consolas"/>
              <w:sz w:val="19"/>
              <w:szCs w:val="19"/>
              <w:highlight w:val="yellow"/>
            </w:rPr>
          </w:rPrChange>
        </w:rPr>
        <w:t xml:space="preserve"> =&gt; </w:t>
      </w:r>
      <w:proofErr w:type="spellStart"/>
      <w:r w:rsidR="003B305B" w:rsidRPr="003D36FB">
        <w:rPr>
          <w:rFonts w:ascii="Consolas" w:hAnsi="Consolas" w:cs="Consolas"/>
          <w:color w:val="2B91AF"/>
          <w:sz w:val="16"/>
          <w:szCs w:val="19"/>
          <w:highlight w:val="yellow"/>
          <w:rPrChange w:id="2526" w:author="Author">
            <w:rPr>
              <w:rFonts w:ascii="Consolas" w:hAnsi="Consolas" w:cs="Consolas"/>
              <w:color w:val="2B91AF"/>
              <w:sz w:val="19"/>
              <w:szCs w:val="19"/>
              <w:highlight w:val="yellow"/>
            </w:rPr>
          </w:rPrChange>
        </w:rPr>
        <w:t>Console</w:t>
      </w:r>
      <w:r w:rsidR="003B305B" w:rsidRPr="003D36FB">
        <w:rPr>
          <w:rFonts w:ascii="Consolas" w:hAnsi="Consolas" w:cs="Consolas"/>
          <w:sz w:val="16"/>
          <w:szCs w:val="19"/>
          <w:highlight w:val="yellow"/>
          <w:rPrChange w:id="2527" w:author="Author">
            <w:rPr>
              <w:rFonts w:ascii="Consolas" w:hAnsi="Consolas" w:cs="Consolas"/>
              <w:sz w:val="19"/>
              <w:szCs w:val="19"/>
              <w:highlight w:val="yellow"/>
            </w:rPr>
          </w:rPrChange>
        </w:rPr>
        <w:t>.WriteLine</w:t>
      </w:r>
      <w:proofErr w:type="spellEnd"/>
      <w:r w:rsidR="003B305B" w:rsidRPr="003D36FB">
        <w:rPr>
          <w:rFonts w:ascii="Consolas" w:hAnsi="Consolas" w:cs="Consolas"/>
          <w:sz w:val="16"/>
          <w:szCs w:val="19"/>
          <w:highlight w:val="yellow"/>
          <w:rPrChange w:id="2528" w:author="Author">
            <w:rPr>
              <w:rFonts w:ascii="Consolas" w:hAnsi="Consolas" w:cs="Consolas"/>
              <w:sz w:val="19"/>
              <w:szCs w:val="19"/>
              <w:highlight w:val="yellow"/>
            </w:rPr>
          </w:rPrChange>
        </w:rPr>
        <w:t>(</w:t>
      </w:r>
      <w:r w:rsidR="003B305B" w:rsidRPr="003D36FB">
        <w:rPr>
          <w:rFonts w:ascii="Consolas" w:hAnsi="Consolas" w:cs="Consolas"/>
          <w:color w:val="A31515"/>
          <w:sz w:val="16"/>
          <w:szCs w:val="19"/>
          <w:highlight w:val="yellow"/>
          <w:rPrChange w:id="2529" w:author="Author">
            <w:rPr>
              <w:rFonts w:ascii="Consolas" w:hAnsi="Consolas" w:cs="Consolas"/>
              <w:color w:val="A31515"/>
              <w:sz w:val="19"/>
              <w:szCs w:val="19"/>
              <w:highlight w:val="yellow"/>
            </w:rPr>
          </w:rPrChange>
        </w:rPr>
        <w:t xml:space="preserve">"Before </w:t>
      </w:r>
      <w:proofErr w:type="spellStart"/>
      <w:r w:rsidR="003B305B" w:rsidRPr="003D36FB">
        <w:rPr>
          <w:rFonts w:ascii="Consolas" w:hAnsi="Consolas" w:cs="Consolas"/>
          <w:color w:val="A31515"/>
          <w:sz w:val="16"/>
          <w:szCs w:val="19"/>
          <w:highlight w:val="yellow"/>
          <w:rPrChange w:id="2530" w:author="Author">
            <w:rPr>
              <w:rFonts w:ascii="Consolas" w:hAnsi="Consolas" w:cs="Consolas"/>
              <w:color w:val="A31515"/>
              <w:sz w:val="19"/>
              <w:szCs w:val="19"/>
              <w:highlight w:val="yellow"/>
            </w:rPr>
          </w:rPrChange>
        </w:rPr>
        <w:t>DistinctUntilChanged</w:t>
      </w:r>
      <w:proofErr w:type="spellEnd"/>
      <w:r w:rsidR="003B305B" w:rsidRPr="003D36FB">
        <w:rPr>
          <w:rFonts w:ascii="Consolas" w:hAnsi="Consolas" w:cs="Consolas"/>
          <w:color w:val="A31515"/>
          <w:sz w:val="16"/>
          <w:szCs w:val="19"/>
          <w:highlight w:val="yellow"/>
          <w:rPrChange w:id="2531" w:author="Author">
            <w:rPr>
              <w:rFonts w:ascii="Consolas" w:hAnsi="Consolas" w:cs="Consolas"/>
              <w:color w:val="A31515"/>
              <w:sz w:val="19"/>
              <w:szCs w:val="19"/>
              <w:highlight w:val="yellow"/>
            </w:rPr>
          </w:rPrChange>
        </w:rPr>
        <w:t>: "</w:t>
      </w:r>
      <w:r w:rsidR="003B305B" w:rsidRPr="003D36FB">
        <w:rPr>
          <w:rFonts w:ascii="Consolas" w:hAnsi="Consolas" w:cs="Consolas"/>
          <w:sz w:val="16"/>
          <w:szCs w:val="19"/>
          <w:highlight w:val="yellow"/>
          <w:rPrChange w:id="2532" w:author="Author">
            <w:rPr>
              <w:rFonts w:ascii="Consolas" w:hAnsi="Consolas" w:cs="Consolas"/>
              <w:sz w:val="19"/>
              <w:szCs w:val="19"/>
              <w:highlight w:val="yellow"/>
            </w:rPr>
          </w:rPrChange>
        </w:rPr>
        <w:t xml:space="preserve"> + </w:t>
      </w:r>
      <w:proofErr w:type="spellStart"/>
      <w:r w:rsidR="003B305B" w:rsidRPr="003D36FB">
        <w:rPr>
          <w:rFonts w:ascii="Consolas" w:hAnsi="Consolas" w:cs="Consolas"/>
          <w:sz w:val="16"/>
          <w:szCs w:val="19"/>
          <w:highlight w:val="yellow"/>
          <w:rPrChange w:id="2533" w:author="Author">
            <w:rPr>
              <w:rFonts w:ascii="Consolas" w:hAnsi="Consolas" w:cs="Consolas"/>
              <w:sz w:val="19"/>
              <w:szCs w:val="19"/>
              <w:highlight w:val="yellow"/>
            </w:rPr>
          </w:rPrChange>
        </w:rPr>
        <w:t>inp</w:t>
      </w:r>
      <w:proofErr w:type="spellEnd"/>
      <w:r w:rsidR="003B305B" w:rsidRPr="003D36FB">
        <w:rPr>
          <w:rFonts w:ascii="Consolas" w:hAnsi="Consolas" w:cs="Consolas"/>
          <w:sz w:val="16"/>
          <w:szCs w:val="19"/>
          <w:highlight w:val="yellow"/>
          <w:rPrChange w:id="2534" w:author="Author">
            <w:rPr>
              <w:rFonts w:ascii="Consolas" w:hAnsi="Consolas" w:cs="Consolas"/>
              <w:sz w:val="19"/>
              <w:szCs w:val="19"/>
              <w:highlight w:val="yellow"/>
            </w:rPr>
          </w:rPrChange>
        </w:rPr>
        <w:t>))</w:t>
      </w:r>
      <w:r w:rsidR="003B305B" w:rsidRPr="003D36FB">
        <w:rPr>
          <w:rFonts w:ascii="Consolas" w:hAnsi="Consolas" w:cs="Consolas"/>
          <w:sz w:val="16"/>
          <w:szCs w:val="19"/>
          <w:rPrChange w:id="2535" w:author="Author">
            <w:rPr>
              <w:rFonts w:ascii="Consolas" w:hAnsi="Consolas" w:cs="Consolas"/>
              <w:sz w:val="19"/>
              <w:szCs w:val="19"/>
            </w:rPr>
          </w:rPrChange>
        </w:rPr>
        <w:br/>
        <w:t xml:space="preserve">                .</w:t>
      </w:r>
      <w:proofErr w:type="spellStart"/>
      <w:r w:rsidR="003B305B" w:rsidRPr="003D36FB">
        <w:rPr>
          <w:rFonts w:ascii="Consolas" w:hAnsi="Consolas" w:cs="Consolas"/>
          <w:sz w:val="16"/>
          <w:szCs w:val="19"/>
          <w:rPrChange w:id="2536" w:author="Author">
            <w:rPr>
              <w:rFonts w:ascii="Consolas" w:hAnsi="Consolas" w:cs="Consolas"/>
              <w:sz w:val="19"/>
              <w:szCs w:val="19"/>
            </w:rPr>
          </w:rPrChange>
        </w:rPr>
        <w:t>DistinctUntilChanged</w:t>
      </w:r>
      <w:proofErr w:type="spellEnd"/>
      <w:r w:rsidR="003B305B" w:rsidRPr="003D36FB">
        <w:rPr>
          <w:rFonts w:ascii="Consolas" w:hAnsi="Consolas" w:cs="Consolas"/>
          <w:sz w:val="16"/>
          <w:szCs w:val="19"/>
          <w:rPrChange w:id="2537" w:author="Author">
            <w:rPr>
              <w:rFonts w:ascii="Consolas" w:hAnsi="Consolas" w:cs="Consolas"/>
              <w:sz w:val="19"/>
              <w:szCs w:val="19"/>
            </w:rPr>
          </w:rPrChange>
        </w:rPr>
        <w:t>();</w:t>
      </w:r>
      <w:r w:rsidR="00A60207" w:rsidRPr="003D36FB">
        <w:rPr>
          <w:sz w:val="18"/>
          <w:rPrChange w:id="2538" w:author="Author">
            <w:rPr/>
          </w:rPrChange>
        </w:rPr>
        <w:br/>
      </w:r>
      <w:r w:rsidR="003B305B" w:rsidRPr="003D36FB">
        <w:rPr>
          <w:rFonts w:ascii="Consolas" w:hAnsi="Consolas" w:cs="Consolas"/>
          <w:sz w:val="16"/>
          <w:szCs w:val="19"/>
          <w:rPrChange w:id="2539" w:author="Author">
            <w:rPr>
              <w:rFonts w:ascii="Consolas" w:hAnsi="Consolas" w:cs="Consolas"/>
              <w:sz w:val="19"/>
              <w:szCs w:val="19"/>
            </w:rPr>
          </w:rPrChange>
        </w:rPr>
        <w:br/>
        <w:t xml:space="preserve">    </w:t>
      </w:r>
      <w:r w:rsidR="003B305B" w:rsidRPr="003D36FB">
        <w:rPr>
          <w:rFonts w:ascii="Consolas" w:hAnsi="Consolas" w:cs="Consolas"/>
          <w:color w:val="0000FF"/>
          <w:sz w:val="16"/>
          <w:szCs w:val="19"/>
          <w:rPrChange w:id="2540" w:author="Author">
            <w:rPr>
              <w:rFonts w:ascii="Consolas" w:hAnsi="Consolas" w:cs="Consolas"/>
              <w:color w:val="0000FF"/>
              <w:sz w:val="19"/>
              <w:szCs w:val="19"/>
            </w:rPr>
          </w:rPrChange>
        </w:rPr>
        <w:t>using</w:t>
      </w:r>
      <w:r w:rsidR="003B305B" w:rsidRPr="003D36FB">
        <w:rPr>
          <w:rFonts w:ascii="Consolas" w:hAnsi="Consolas" w:cs="Consolas"/>
          <w:sz w:val="16"/>
          <w:szCs w:val="19"/>
          <w:rPrChange w:id="2541" w:author="Author">
            <w:rPr>
              <w:rFonts w:ascii="Consolas" w:hAnsi="Consolas" w:cs="Consolas"/>
              <w:sz w:val="19"/>
              <w:szCs w:val="19"/>
            </w:rPr>
          </w:rPrChange>
        </w:rPr>
        <w:t xml:space="preserve"> (</w:t>
      </w:r>
      <w:proofErr w:type="spellStart"/>
      <w:r w:rsidR="003B305B" w:rsidRPr="003D36FB">
        <w:rPr>
          <w:rFonts w:ascii="Consolas" w:hAnsi="Consolas" w:cs="Consolas"/>
          <w:sz w:val="16"/>
          <w:szCs w:val="19"/>
          <w:rPrChange w:id="2542" w:author="Author">
            <w:rPr>
              <w:rFonts w:ascii="Consolas" w:hAnsi="Consolas" w:cs="Consolas"/>
              <w:sz w:val="19"/>
              <w:szCs w:val="19"/>
            </w:rPr>
          </w:rPrChange>
        </w:rPr>
        <w:t>input.Subscribe</w:t>
      </w:r>
      <w:proofErr w:type="spellEnd"/>
      <w:r w:rsidR="003B305B" w:rsidRPr="003D36FB">
        <w:rPr>
          <w:rFonts w:ascii="Consolas" w:hAnsi="Consolas" w:cs="Consolas"/>
          <w:sz w:val="16"/>
          <w:szCs w:val="19"/>
          <w:rPrChange w:id="2543" w:author="Author">
            <w:rPr>
              <w:rFonts w:ascii="Consolas" w:hAnsi="Consolas" w:cs="Consolas"/>
              <w:sz w:val="19"/>
              <w:szCs w:val="19"/>
            </w:rPr>
          </w:rPrChange>
        </w:rPr>
        <w:t>(</w:t>
      </w:r>
      <w:proofErr w:type="spellStart"/>
      <w:r w:rsidR="003B305B" w:rsidRPr="003D36FB">
        <w:rPr>
          <w:rFonts w:ascii="Consolas" w:hAnsi="Consolas" w:cs="Consolas"/>
          <w:sz w:val="16"/>
          <w:szCs w:val="19"/>
          <w:rPrChange w:id="2544" w:author="Author">
            <w:rPr>
              <w:rFonts w:ascii="Consolas" w:hAnsi="Consolas" w:cs="Consolas"/>
              <w:sz w:val="19"/>
              <w:szCs w:val="19"/>
            </w:rPr>
          </w:rPrChange>
        </w:rPr>
        <w:t>inp</w:t>
      </w:r>
      <w:proofErr w:type="spellEnd"/>
      <w:r w:rsidR="003B305B" w:rsidRPr="003D36FB">
        <w:rPr>
          <w:rFonts w:ascii="Consolas" w:hAnsi="Consolas" w:cs="Consolas"/>
          <w:sz w:val="16"/>
          <w:szCs w:val="19"/>
          <w:rPrChange w:id="2545" w:author="Author">
            <w:rPr>
              <w:rFonts w:ascii="Consolas" w:hAnsi="Consolas" w:cs="Consolas"/>
              <w:sz w:val="19"/>
              <w:szCs w:val="19"/>
            </w:rPr>
          </w:rPrChange>
        </w:rPr>
        <w:t xml:space="preserve"> =&gt; </w:t>
      </w:r>
      <w:proofErr w:type="spellStart"/>
      <w:r w:rsidR="003B305B" w:rsidRPr="003D36FB">
        <w:rPr>
          <w:rFonts w:ascii="Consolas" w:hAnsi="Consolas" w:cs="Consolas"/>
          <w:color w:val="2B91AF"/>
          <w:sz w:val="16"/>
          <w:szCs w:val="19"/>
          <w:rPrChange w:id="2546" w:author="Author">
            <w:rPr>
              <w:rFonts w:ascii="Consolas" w:hAnsi="Consolas" w:cs="Consolas"/>
              <w:color w:val="2B91AF"/>
              <w:sz w:val="19"/>
              <w:szCs w:val="19"/>
            </w:rPr>
          </w:rPrChange>
        </w:rPr>
        <w:t>Console</w:t>
      </w:r>
      <w:r w:rsidR="003B305B" w:rsidRPr="003D36FB">
        <w:rPr>
          <w:rFonts w:ascii="Consolas" w:hAnsi="Consolas" w:cs="Consolas"/>
          <w:sz w:val="16"/>
          <w:szCs w:val="19"/>
          <w:rPrChange w:id="2547" w:author="Author">
            <w:rPr>
              <w:rFonts w:ascii="Consolas" w:hAnsi="Consolas" w:cs="Consolas"/>
              <w:sz w:val="19"/>
              <w:szCs w:val="19"/>
            </w:rPr>
          </w:rPrChange>
        </w:rPr>
        <w:t>.WriteLine</w:t>
      </w:r>
      <w:proofErr w:type="spellEnd"/>
      <w:r w:rsidR="003B305B" w:rsidRPr="003D36FB">
        <w:rPr>
          <w:rFonts w:ascii="Consolas" w:hAnsi="Consolas" w:cs="Consolas"/>
          <w:sz w:val="16"/>
          <w:szCs w:val="19"/>
          <w:rPrChange w:id="2548" w:author="Author">
            <w:rPr>
              <w:rFonts w:ascii="Consolas" w:hAnsi="Consolas" w:cs="Consolas"/>
              <w:sz w:val="19"/>
              <w:szCs w:val="19"/>
            </w:rPr>
          </w:rPrChange>
        </w:rPr>
        <w:t>(</w:t>
      </w:r>
      <w:r w:rsidR="003B305B" w:rsidRPr="003D36FB">
        <w:rPr>
          <w:rFonts w:ascii="Consolas" w:hAnsi="Consolas" w:cs="Consolas"/>
          <w:color w:val="A31515"/>
          <w:sz w:val="16"/>
          <w:szCs w:val="19"/>
          <w:rPrChange w:id="2549" w:author="Author">
            <w:rPr>
              <w:rFonts w:ascii="Consolas" w:hAnsi="Consolas" w:cs="Consolas"/>
              <w:color w:val="A31515"/>
              <w:sz w:val="19"/>
              <w:szCs w:val="19"/>
            </w:rPr>
          </w:rPrChange>
        </w:rPr>
        <w:t>"User wrote: "</w:t>
      </w:r>
      <w:r w:rsidR="003B305B" w:rsidRPr="003D36FB">
        <w:rPr>
          <w:rFonts w:ascii="Consolas" w:hAnsi="Consolas" w:cs="Consolas"/>
          <w:sz w:val="16"/>
          <w:szCs w:val="19"/>
          <w:rPrChange w:id="2550" w:author="Author">
            <w:rPr>
              <w:rFonts w:ascii="Consolas" w:hAnsi="Consolas" w:cs="Consolas"/>
              <w:sz w:val="19"/>
              <w:szCs w:val="19"/>
            </w:rPr>
          </w:rPrChange>
        </w:rPr>
        <w:t xml:space="preserve"> + </w:t>
      </w:r>
      <w:proofErr w:type="spellStart"/>
      <w:r w:rsidR="003B305B" w:rsidRPr="003D36FB">
        <w:rPr>
          <w:rFonts w:ascii="Consolas" w:hAnsi="Consolas" w:cs="Consolas"/>
          <w:sz w:val="16"/>
          <w:szCs w:val="19"/>
          <w:rPrChange w:id="2551" w:author="Author">
            <w:rPr>
              <w:rFonts w:ascii="Consolas" w:hAnsi="Consolas" w:cs="Consolas"/>
              <w:sz w:val="19"/>
              <w:szCs w:val="19"/>
            </w:rPr>
          </w:rPrChange>
        </w:rPr>
        <w:t>inp</w:t>
      </w:r>
      <w:proofErr w:type="spellEnd"/>
      <w:r w:rsidR="003B305B" w:rsidRPr="003D36FB">
        <w:rPr>
          <w:rFonts w:ascii="Consolas" w:hAnsi="Consolas" w:cs="Consolas"/>
          <w:sz w:val="16"/>
          <w:szCs w:val="19"/>
          <w:rPrChange w:id="2552" w:author="Author">
            <w:rPr>
              <w:rFonts w:ascii="Consolas" w:hAnsi="Consolas" w:cs="Consolas"/>
              <w:sz w:val="19"/>
              <w:szCs w:val="19"/>
            </w:rPr>
          </w:rPrChange>
        </w:rPr>
        <w:t>)))</w:t>
      </w:r>
      <w:r w:rsidR="003B305B" w:rsidRPr="003D36FB">
        <w:rPr>
          <w:rFonts w:ascii="Consolas" w:hAnsi="Consolas" w:cs="Consolas"/>
          <w:sz w:val="16"/>
          <w:szCs w:val="19"/>
          <w:rPrChange w:id="2553" w:author="Author">
            <w:rPr>
              <w:rFonts w:ascii="Consolas" w:hAnsi="Consolas" w:cs="Consolas"/>
              <w:sz w:val="19"/>
              <w:szCs w:val="19"/>
            </w:rPr>
          </w:rPrChange>
        </w:rPr>
        <w:br/>
        <w:t xml:space="preserve">    {</w:t>
      </w:r>
      <w:r w:rsidR="003B305B" w:rsidRPr="003D36FB">
        <w:rPr>
          <w:rFonts w:ascii="Consolas" w:hAnsi="Consolas" w:cs="Consolas"/>
          <w:sz w:val="16"/>
          <w:szCs w:val="19"/>
          <w:rPrChange w:id="2554" w:author="Author">
            <w:rPr>
              <w:rFonts w:ascii="Consolas" w:hAnsi="Consolas" w:cs="Consolas"/>
              <w:sz w:val="19"/>
              <w:szCs w:val="19"/>
            </w:rPr>
          </w:rPrChange>
        </w:rPr>
        <w:br/>
        <w:t xml:space="preserve">        </w:t>
      </w:r>
      <w:proofErr w:type="spellStart"/>
      <w:r w:rsidR="003B305B" w:rsidRPr="003D36FB">
        <w:rPr>
          <w:rFonts w:ascii="Consolas" w:hAnsi="Consolas" w:cs="Consolas"/>
          <w:color w:val="2B91AF"/>
          <w:sz w:val="16"/>
          <w:szCs w:val="19"/>
          <w:rPrChange w:id="2555" w:author="Author">
            <w:rPr>
              <w:rFonts w:ascii="Consolas" w:hAnsi="Consolas" w:cs="Consolas"/>
              <w:color w:val="2B91AF"/>
              <w:sz w:val="19"/>
              <w:szCs w:val="19"/>
            </w:rPr>
          </w:rPrChange>
        </w:rPr>
        <w:t>Application</w:t>
      </w:r>
      <w:r w:rsidR="003B305B" w:rsidRPr="003D36FB">
        <w:rPr>
          <w:rFonts w:ascii="Consolas" w:hAnsi="Consolas" w:cs="Consolas"/>
          <w:sz w:val="16"/>
          <w:szCs w:val="19"/>
          <w:rPrChange w:id="2556" w:author="Author">
            <w:rPr>
              <w:rFonts w:ascii="Consolas" w:hAnsi="Consolas" w:cs="Consolas"/>
              <w:sz w:val="19"/>
              <w:szCs w:val="19"/>
            </w:rPr>
          </w:rPrChange>
        </w:rPr>
        <w:t>.Run</w:t>
      </w:r>
      <w:proofErr w:type="spellEnd"/>
      <w:r w:rsidR="003B305B" w:rsidRPr="003D36FB">
        <w:rPr>
          <w:rFonts w:ascii="Consolas" w:hAnsi="Consolas" w:cs="Consolas"/>
          <w:sz w:val="16"/>
          <w:szCs w:val="19"/>
          <w:rPrChange w:id="2557" w:author="Author">
            <w:rPr>
              <w:rFonts w:ascii="Consolas" w:hAnsi="Consolas" w:cs="Consolas"/>
              <w:sz w:val="19"/>
              <w:szCs w:val="19"/>
            </w:rPr>
          </w:rPrChange>
        </w:rPr>
        <w:t>(</w:t>
      </w:r>
      <w:proofErr w:type="spellStart"/>
      <w:r w:rsidR="003B305B" w:rsidRPr="003D36FB">
        <w:rPr>
          <w:rFonts w:ascii="Consolas" w:hAnsi="Consolas" w:cs="Consolas"/>
          <w:sz w:val="16"/>
          <w:szCs w:val="19"/>
          <w:rPrChange w:id="2558" w:author="Author">
            <w:rPr>
              <w:rFonts w:ascii="Consolas" w:hAnsi="Consolas" w:cs="Consolas"/>
              <w:sz w:val="19"/>
              <w:szCs w:val="19"/>
            </w:rPr>
          </w:rPrChange>
        </w:rPr>
        <w:t>frm</w:t>
      </w:r>
      <w:proofErr w:type="spellEnd"/>
      <w:r w:rsidR="003B305B" w:rsidRPr="003D36FB">
        <w:rPr>
          <w:rFonts w:ascii="Consolas" w:hAnsi="Consolas" w:cs="Consolas"/>
          <w:sz w:val="16"/>
          <w:szCs w:val="19"/>
          <w:rPrChange w:id="2559" w:author="Author">
            <w:rPr>
              <w:rFonts w:ascii="Consolas" w:hAnsi="Consolas" w:cs="Consolas"/>
              <w:sz w:val="19"/>
              <w:szCs w:val="19"/>
            </w:rPr>
          </w:rPrChange>
        </w:rPr>
        <w:t>);</w:t>
      </w:r>
      <w:r w:rsidR="003B305B" w:rsidRPr="003D36FB">
        <w:rPr>
          <w:rFonts w:ascii="Consolas" w:hAnsi="Consolas" w:cs="Consolas"/>
          <w:sz w:val="16"/>
          <w:szCs w:val="19"/>
          <w:rPrChange w:id="2560" w:author="Author">
            <w:rPr>
              <w:rFonts w:ascii="Consolas" w:hAnsi="Consolas" w:cs="Consolas"/>
              <w:sz w:val="19"/>
              <w:szCs w:val="19"/>
            </w:rPr>
          </w:rPrChange>
        </w:rPr>
        <w:br/>
        <w:t xml:space="preserve">    }</w:t>
      </w:r>
      <w:r w:rsidR="003B305B" w:rsidRPr="003D36FB">
        <w:rPr>
          <w:rFonts w:ascii="Consolas" w:hAnsi="Consolas" w:cs="Consolas"/>
          <w:sz w:val="16"/>
          <w:szCs w:val="19"/>
          <w:rPrChange w:id="2561" w:author="Author">
            <w:rPr>
              <w:rFonts w:ascii="Consolas" w:hAnsi="Consolas" w:cs="Consolas"/>
              <w:sz w:val="19"/>
              <w:szCs w:val="19"/>
            </w:rPr>
          </w:rPrChange>
        </w:rPr>
        <w:br/>
      </w:r>
      <w:r w:rsidR="003B305B" w:rsidRPr="003D36FB">
        <w:rPr>
          <w:sz w:val="18"/>
          <w:rPrChange w:id="2562" w:author="Author">
            <w:rPr/>
          </w:rPrChange>
        </w:rPr>
        <w:br/>
      </w:r>
      <w:r w:rsidR="003B305B" w:rsidRPr="003D36FB">
        <w:rPr>
          <w:sz w:val="18"/>
          <w:rPrChange w:id="2563" w:author="Author">
            <w:rPr/>
          </w:rPrChange>
        </w:rPr>
        <w:lastRenderedPageBreak/>
        <w:t>With this in place, the output looks as follows. Here we produced the quirky duplicate input four times and yet the “User wrote” message only appears for the first such input.</w:t>
      </w:r>
      <w:r w:rsidR="003B305B" w:rsidRPr="003D36FB">
        <w:rPr>
          <w:sz w:val="18"/>
          <w:rPrChange w:id="2564" w:author="Author">
            <w:rPr/>
          </w:rPrChange>
        </w:rPr>
        <w:br/>
      </w:r>
      <w:r w:rsidR="003B305B" w:rsidRPr="003D36FB">
        <w:rPr>
          <w:sz w:val="18"/>
          <w:rPrChange w:id="2565" w:author="Author">
            <w:rPr/>
          </w:rPrChange>
        </w:rPr>
        <w:br/>
      </w:r>
      <w:r w:rsidR="003B305B" w:rsidRPr="003D36FB">
        <w:rPr>
          <w:noProof/>
          <w:sz w:val="18"/>
          <w:rPrChange w:id="2566" w:author="Author">
            <w:rPr>
              <w:noProof/>
            </w:rPr>
          </w:rPrChange>
        </w:rPr>
        <w:drawing>
          <wp:inline distT="0" distB="0" distL="0" distR="0" wp14:anchorId="3AFE717B" wp14:editId="4E54506D">
            <wp:extent cx="4135755" cy="259461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5755" cy="2594610"/>
                    </a:xfrm>
                    <a:prstGeom prst="rect">
                      <a:avLst/>
                    </a:prstGeom>
                    <a:noFill/>
                    <a:ln>
                      <a:noFill/>
                    </a:ln>
                  </pic:spPr>
                </pic:pic>
              </a:graphicData>
            </a:graphic>
          </wp:inline>
        </w:drawing>
      </w:r>
      <w:r w:rsidR="003B305B" w:rsidRPr="003D36FB">
        <w:rPr>
          <w:sz w:val="18"/>
          <w:rPrChange w:id="2567" w:author="Author">
            <w:rPr/>
          </w:rPrChange>
        </w:rPr>
        <w:br/>
      </w:r>
      <w:r w:rsidR="003B305B" w:rsidRPr="003D36FB">
        <w:rPr>
          <w:sz w:val="18"/>
          <w:rPrChange w:id="2568" w:author="Author">
            <w:rPr/>
          </w:rPrChange>
        </w:rPr>
        <w:br/>
      </w:r>
      <w:r w:rsidR="003B305B" w:rsidRPr="003D36FB">
        <w:rPr>
          <w:b/>
          <w:sz w:val="18"/>
          <w:rPrChange w:id="2569" w:author="Author">
            <w:rPr>
              <w:b/>
            </w:rPr>
          </w:rPrChange>
        </w:rPr>
        <w:t>Note:</w:t>
      </w:r>
      <w:r w:rsidR="003B305B" w:rsidRPr="003D36FB">
        <w:rPr>
          <w:sz w:val="18"/>
          <w:rPrChange w:id="2570" w:author="Author">
            <w:rPr/>
          </w:rPrChange>
        </w:rPr>
        <w:t xml:space="preserve">  Feel free to attach Do probes to other operators as well. When using query expression syntax, you’ll have to revert to regular method calls (such as Where, Select) in order to insert the probing Do operator call. </w:t>
      </w:r>
      <w:r w:rsidR="003B305B" w:rsidRPr="003D36FB">
        <w:rPr>
          <w:sz w:val="18"/>
          <w:rPrChange w:id="2571" w:author="Author">
            <w:rPr/>
          </w:rPrChange>
        </w:rPr>
        <w:br/>
      </w:r>
    </w:p>
    <w:p w:rsidR="001F6551" w:rsidRPr="003D36FB" w:rsidRDefault="00522467" w:rsidP="00483897">
      <w:pPr>
        <w:pStyle w:val="ListParagraph"/>
        <w:numPr>
          <w:ilvl w:val="0"/>
          <w:numId w:val="9"/>
        </w:numPr>
        <w:autoSpaceDE w:val="0"/>
        <w:autoSpaceDN w:val="0"/>
        <w:adjustRightInd w:val="0"/>
        <w:spacing w:after="0" w:line="240" w:lineRule="auto"/>
        <w:rPr>
          <w:sz w:val="18"/>
          <w:rPrChange w:id="2572" w:author="Author">
            <w:rPr/>
          </w:rPrChange>
        </w:rPr>
      </w:pPr>
      <w:r w:rsidRPr="003D36FB">
        <w:rPr>
          <w:b/>
          <w:noProof/>
          <w:sz w:val="18"/>
          <w:rPrChange w:id="2573" w:author="Author">
            <w:rPr>
              <w:b/>
              <w:noProof/>
            </w:rPr>
          </w:rPrChange>
        </w:rPr>
        <w:drawing>
          <wp:anchor distT="0" distB="0" distL="114300" distR="114300" simplePos="0" relativeHeight="251686912" behindDoc="0" locked="0" layoutInCell="1" allowOverlap="1" wp14:anchorId="5CA737D4" wp14:editId="16159CA1">
            <wp:simplePos x="0" y="0"/>
            <wp:positionH relativeFrom="column">
              <wp:posOffset>-182880</wp:posOffset>
            </wp:positionH>
            <wp:positionV relativeFrom="paragraph">
              <wp:posOffset>-531013</wp:posOffset>
            </wp:positionV>
            <wp:extent cx="603504" cy="539496"/>
            <wp:effectExtent l="0" t="0" r="6350" b="0"/>
            <wp:wrapNone/>
            <wp:docPr id="57" name="Picture 57"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3504" cy="539496"/>
                    </a:xfrm>
                    <a:prstGeom prst="rect">
                      <a:avLst/>
                    </a:prstGeom>
                    <a:noFill/>
                    <a:ln>
                      <a:noFill/>
                    </a:ln>
                  </pic:spPr>
                </pic:pic>
              </a:graphicData>
            </a:graphic>
            <wp14:sizeRelH relativeFrom="page">
              <wp14:pctWidth>0</wp14:pctWidth>
            </wp14:sizeRelH>
            <wp14:sizeRelV relativeFrom="page">
              <wp14:pctHeight>0</wp14:pctHeight>
            </wp14:sizeRelV>
          </wp:anchor>
        </w:drawing>
      </w:r>
      <w:r w:rsidR="00AE75E1" w:rsidRPr="003D36FB">
        <w:rPr>
          <w:sz w:val="18"/>
          <w:rPrChange w:id="2574" w:author="Author">
            <w:rPr/>
          </w:rPrChange>
        </w:rPr>
        <w:t>Back to our running sample, there’s yet another problem with the user’s input. Since we’ll ultimately feed it to a web service (which may be, as we said before, “pay for play” on a per-request basis), it’s unlikely we want to send requests for every substring the user wrote while entering input. Stated otherwise, we need to protect the web service again</w:t>
      </w:r>
      <w:r w:rsidR="00F80F8D" w:rsidRPr="003D36FB">
        <w:rPr>
          <w:sz w:val="18"/>
          <w:rPrChange w:id="2575" w:author="Author">
            <w:rPr/>
          </w:rPrChange>
        </w:rPr>
        <w:t>st fast typists.</w:t>
      </w:r>
      <w:r w:rsidR="00F80F8D" w:rsidRPr="003D36FB">
        <w:rPr>
          <w:sz w:val="18"/>
          <w:rPrChange w:id="2576" w:author="Author">
            <w:rPr/>
          </w:rPrChange>
        </w:rPr>
        <w:br/>
      </w:r>
      <w:r w:rsidR="00F80F8D" w:rsidRPr="003D36FB">
        <w:rPr>
          <w:sz w:val="18"/>
          <w:rPrChange w:id="2577" w:author="Author">
            <w:rPr/>
          </w:rPrChange>
        </w:rPr>
        <w:br/>
      </w:r>
      <w:r w:rsidR="00AE75E1" w:rsidRPr="003D36FB">
        <w:rPr>
          <w:sz w:val="18"/>
          <w:rPrChange w:id="2578" w:author="Author">
            <w:rPr/>
          </w:rPrChange>
        </w:rPr>
        <w:t>Rx has an operator that can be used to “calm down” an observable sequence, called Throttle:</w:t>
      </w:r>
      <w:r w:rsidR="00AE75E1" w:rsidRPr="003D36FB">
        <w:rPr>
          <w:sz w:val="18"/>
          <w:rPrChange w:id="2579" w:author="Author">
            <w:rPr/>
          </w:rPrChange>
        </w:rPr>
        <w:br/>
      </w:r>
      <w:r w:rsidR="00AE75E1" w:rsidRPr="003D36FB">
        <w:rPr>
          <w:sz w:val="18"/>
          <w:rPrChange w:id="2580" w:author="Author">
            <w:rPr/>
          </w:rPrChange>
        </w:rPr>
        <w:br/>
      </w:r>
      <w:r w:rsidR="00AE75E1" w:rsidRPr="003D36FB">
        <w:rPr>
          <w:rFonts w:ascii="Consolas" w:hAnsi="Consolas" w:cs="Consolas"/>
          <w:sz w:val="16"/>
          <w:szCs w:val="19"/>
          <w:rPrChange w:id="2581" w:author="Author">
            <w:rPr>
              <w:rFonts w:ascii="Consolas" w:hAnsi="Consolas" w:cs="Consolas"/>
              <w:sz w:val="19"/>
              <w:szCs w:val="19"/>
            </w:rPr>
          </w:rPrChange>
        </w:rPr>
        <w:t xml:space="preserve">    </w:t>
      </w:r>
      <w:proofErr w:type="spellStart"/>
      <w:r w:rsidR="00AE75E1" w:rsidRPr="003D36FB">
        <w:rPr>
          <w:rFonts w:ascii="Consolas" w:hAnsi="Consolas" w:cs="Consolas"/>
          <w:color w:val="0000FF"/>
          <w:sz w:val="16"/>
          <w:szCs w:val="19"/>
          <w:rPrChange w:id="2582" w:author="Author">
            <w:rPr>
              <w:rFonts w:ascii="Consolas" w:hAnsi="Consolas" w:cs="Consolas"/>
              <w:color w:val="0000FF"/>
              <w:sz w:val="19"/>
              <w:szCs w:val="19"/>
            </w:rPr>
          </w:rPrChange>
        </w:rPr>
        <w:t>var</w:t>
      </w:r>
      <w:proofErr w:type="spellEnd"/>
      <w:r w:rsidR="00AE75E1" w:rsidRPr="003D36FB">
        <w:rPr>
          <w:rFonts w:ascii="Consolas" w:hAnsi="Consolas" w:cs="Consolas"/>
          <w:sz w:val="16"/>
          <w:szCs w:val="19"/>
          <w:rPrChange w:id="2583" w:author="Author">
            <w:rPr>
              <w:rFonts w:ascii="Consolas" w:hAnsi="Consolas" w:cs="Consolas"/>
              <w:sz w:val="19"/>
              <w:szCs w:val="19"/>
            </w:rPr>
          </w:rPrChange>
        </w:rPr>
        <w:t xml:space="preserve"> input = (</w:t>
      </w:r>
      <w:r w:rsidR="00AE75E1" w:rsidRPr="003D36FB">
        <w:rPr>
          <w:rFonts w:ascii="Consolas" w:hAnsi="Consolas" w:cs="Consolas"/>
          <w:color w:val="0000FF"/>
          <w:sz w:val="16"/>
          <w:szCs w:val="19"/>
          <w:rPrChange w:id="2584" w:author="Author">
            <w:rPr>
              <w:rFonts w:ascii="Consolas" w:hAnsi="Consolas" w:cs="Consolas"/>
              <w:color w:val="0000FF"/>
              <w:sz w:val="19"/>
              <w:szCs w:val="19"/>
            </w:rPr>
          </w:rPrChange>
        </w:rPr>
        <w:t>from</w:t>
      </w:r>
      <w:r w:rsidR="00AE75E1" w:rsidRPr="003D36FB">
        <w:rPr>
          <w:rFonts w:ascii="Consolas" w:hAnsi="Consolas" w:cs="Consolas"/>
          <w:sz w:val="16"/>
          <w:szCs w:val="19"/>
          <w:rPrChange w:id="2585" w:author="Author">
            <w:rPr>
              <w:rFonts w:ascii="Consolas" w:hAnsi="Consolas" w:cs="Consolas"/>
              <w:sz w:val="19"/>
              <w:szCs w:val="19"/>
            </w:rPr>
          </w:rPrChange>
        </w:rPr>
        <w:t xml:space="preserve"> </w:t>
      </w:r>
      <w:proofErr w:type="spellStart"/>
      <w:r w:rsidR="00AE75E1" w:rsidRPr="003D36FB">
        <w:rPr>
          <w:rFonts w:ascii="Consolas" w:hAnsi="Consolas" w:cs="Consolas"/>
          <w:sz w:val="16"/>
          <w:szCs w:val="19"/>
          <w:rPrChange w:id="2586" w:author="Author">
            <w:rPr>
              <w:rFonts w:ascii="Consolas" w:hAnsi="Consolas" w:cs="Consolas"/>
              <w:sz w:val="19"/>
              <w:szCs w:val="19"/>
            </w:rPr>
          </w:rPrChange>
        </w:rPr>
        <w:t>evt</w:t>
      </w:r>
      <w:proofErr w:type="spellEnd"/>
      <w:r w:rsidR="00AE75E1" w:rsidRPr="003D36FB">
        <w:rPr>
          <w:rFonts w:ascii="Consolas" w:hAnsi="Consolas" w:cs="Consolas"/>
          <w:sz w:val="16"/>
          <w:szCs w:val="19"/>
          <w:rPrChange w:id="2587" w:author="Author">
            <w:rPr>
              <w:rFonts w:ascii="Consolas" w:hAnsi="Consolas" w:cs="Consolas"/>
              <w:sz w:val="19"/>
              <w:szCs w:val="19"/>
            </w:rPr>
          </w:rPrChange>
        </w:rPr>
        <w:t xml:space="preserve"> </w:t>
      </w:r>
      <w:r w:rsidR="00AE75E1" w:rsidRPr="003D36FB">
        <w:rPr>
          <w:rFonts w:ascii="Consolas" w:hAnsi="Consolas" w:cs="Consolas"/>
          <w:color w:val="0000FF"/>
          <w:sz w:val="16"/>
          <w:szCs w:val="19"/>
          <w:rPrChange w:id="2588" w:author="Author">
            <w:rPr>
              <w:rFonts w:ascii="Consolas" w:hAnsi="Consolas" w:cs="Consolas"/>
              <w:color w:val="0000FF"/>
              <w:sz w:val="19"/>
              <w:szCs w:val="19"/>
            </w:rPr>
          </w:rPrChange>
        </w:rPr>
        <w:t>in</w:t>
      </w:r>
      <w:r w:rsidR="00AE75E1" w:rsidRPr="003D36FB">
        <w:rPr>
          <w:rFonts w:ascii="Consolas" w:hAnsi="Consolas" w:cs="Consolas"/>
          <w:sz w:val="16"/>
          <w:szCs w:val="19"/>
          <w:rPrChange w:id="2589" w:author="Author">
            <w:rPr>
              <w:rFonts w:ascii="Consolas" w:hAnsi="Consolas" w:cs="Consolas"/>
              <w:sz w:val="19"/>
              <w:szCs w:val="19"/>
            </w:rPr>
          </w:rPrChange>
        </w:rPr>
        <w:t xml:space="preserve"> </w:t>
      </w:r>
      <w:proofErr w:type="spellStart"/>
      <w:proofErr w:type="gramStart"/>
      <w:r w:rsidR="00AE75E1" w:rsidRPr="003D36FB">
        <w:rPr>
          <w:rFonts w:ascii="Consolas" w:hAnsi="Consolas" w:cs="Consolas"/>
          <w:color w:val="2B91AF"/>
          <w:sz w:val="16"/>
          <w:szCs w:val="19"/>
          <w:rPrChange w:id="2590" w:author="Author">
            <w:rPr>
              <w:rFonts w:ascii="Consolas" w:hAnsi="Consolas" w:cs="Consolas"/>
              <w:color w:val="2B91AF"/>
              <w:sz w:val="19"/>
              <w:szCs w:val="19"/>
            </w:rPr>
          </w:rPrChange>
        </w:rPr>
        <w:t>Observable</w:t>
      </w:r>
      <w:r w:rsidR="00AE75E1" w:rsidRPr="003D36FB">
        <w:rPr>
          <w:rFonts w:ascii="Consolas" w:hAnsi="Consolas" w:cs="Consolas"/>
          <w:sz w:val="16"/>
          <w:szCs w:val="19"/>
          <w:rPrChange w:id="2591" w:author="Author">
            <w:rPr>
              <w:rFonts w:ascii="Consolas" w:hAnsi="Consolas" w:cs="Consolas"/>
              <w:sz w:val="19"/>
              <w:szCs w:val="19"/>
            </w:rPr>
          </w:rPrChange>
        </w:rPr>
        <w:t>.FromEvent</w:t>
      </w:r>
      <w:r w:rsidR="00BC6270" w:rsidRPr="003D36FB">
        <w:rPr>
          <w:rFonts w:ascii="Consolas" w:hAnsi="Consolas" w:cs="Consolas"/>
          <w:sz w:val="16"/>
          <w:szCs w:val="19"/>
          <w:rPrChange w:id="2592" w:author="Author">
            <w:rPr>
              <w:rFonts w:ascii="Consolas" w:hAnsi="Consolas" w:cs="Consolas"/>
              <w:sz w:val="19"/>
              <w:szCs w:val="19"/>
            </w:rPr>
          </w:rPrChange>
        </w:rPr>
        <w:t>Pattern</w:t>
      </w:r>
      <w:proofErr w:type="spellEnd"/>
      <w:r w:rsidR="00AE75E1" w:rsidRPr="003D36FB">
        <w:rPr>
          <w:rFonts w:ascii="Consolas" w:hAnsi="Consolas" w:cs="Consolas"/>
          <w:sz w:val="16"/>
          <w:szCs w:val="19"/>
          <w:rPrChange w:id="2593" w:author="Author">
            <w:rPr>
              <w:rFonts w:ascii="Consolas" w:hAnsi="Consolas" w:cs="Consolas"/>
              <w:sz w:val="19"/>
              <w:szCs w:val="19"/>
            </w:rPr>
          </w:rPrChange>
        </w:rPr>
        <w:t>(</w:t>
      </w:r>
      <w:proofErr w:type="gramEnd"/>
      <w:r w:rsidR="00AE75E1" w:rsidRPr="003D36FB">
        <w:rPr>
          <w:rFonts w:ascii="Consolas" w:hAnsi="Consolas" w:cs="Consolas"/>
          <w:sz w:val="16"/>
          <w:szCs w:val="19"/>
          <w:rPrChange w:id="2594" w:author="Author">
            <w:rPr>
              <w:rFonts w:ascii="Consolas" w:hAnsi="Consolas" w:cs="Consolas"/>
              <w:sz w:val="19"/>
              <w:szCs w:val="19"/>
            </w:rPr>
          </w:rPrChange>
        </w:rPr>
        <w:t xml:space="preserve">txt, </w:t>
      </w:r>
      <w:r w:rsidR="00AE75E1" w:rsidRPr="003D36FB">
        <w:rPr>
          <w:rFonts w:ascii="Consolas" w:hAnsi="Consolas" w:cs="Consolas"/>
          <w:color w:val="A31515"/>
          <w:sz w:val="16"/>
          <w:szCs w:val="19"/>
          <w:rPrChange w:id="2595" w:author="Author">
            <w:rPr>
              <w:rFonts w:ascii="Consolas" w:hAnsi="Consolas" w:cs="Consolas"/>
              <w:color w:val="A31515"/>
              <w:sz w:val="19"/>
              <w:szCs w:val="19"/>
            </w:rPr>
          </w:rPrChange>
        </w:rPr>
        <w:t>"</w:t>
      </w:r>
      <w:proofErr w:type="spellStart"/>
      <w:r w:rsidR="00AE75E1" w:rsidRPr="003D36FB">
        <w:rPr>
          <w:rFonts w:ascii="Consolas" w:hAnsi="Consolas" w:cs="Consolas"/>
          <w:color w:val="A31515"/>
          <w:sz w:val="16"/>
          <w:szCs w:val="19"/>
          <w:rPrChange w:id="2596" w:author="Author">
            <w:rPr>
              <w:rFonts w:ascii="Consolas" w:hAnsi="Consolas" w:cs="Consolas"/>
              <w:color w:val="A31515"/>
              <w:sz w:val="19"/>
              <w:szCs w:val="19"/>
            </w:rPr>
          </w:rPrChange>
        </w:rPr>
        <w:t>TextChanged</w:t>
      </w:r>
      <w:proofErr w:type="spellEnd"/>
      <w:r w:rsidR="00AE75E1" w:rsidRPr="003D36FB">
        <w:rPr>
          <w:rFonts w:ascii="Consolas" w:hAnsi="Consolas" w:cs="Consolas"/>
          <w:color w:val="A31515"/>
          <w:sz w:val="16"/>
          <w:szCs w:val="19"/>
          <w:rPrChange w:id="2597" w:author="Author">
            <w:rPr>
              <w:rFonts w:ascii="Consolas" w:hAnsi="Consolas" w:cs="Consolas"/>
              <w:color w:val="A31515"/>
              <w:sz w:val="19"/>
              <w:szCs w:val="19"/>
            </w:rPr>
          </w:rPrChange>
        </w:rPr>
        <w:t>"</w:t>
      </w:r>
      <w:r w:rsidR="00AE75E1" w:rsidRPr="003D36FB">
        <w:rPr>
          <w:rFonts w:ascii="Consolas" w:hAnsi="Consolas" w:cs="Consolas"/>
          <w:sz w:val="16"/>
          <w:szCs w:val="19"/>
          <w:rPrChange w:id="2598" w:author="Author">
            <w:rPr>
              <w:rFonts w:ascii="Consolas" w:hAnsi="Consolas" w:cs="Consolas"/>
              <w:sz w:val="19"/>
              <w:szCs w:val="19"/>
            </w:rPr>
          </w:rPrChange>
        </w:rPr>
        <w:t>)</w:t>
      </w:r>
      <w:r w:rsidR="00AE75E1" w:rsidRPr="003D36FB">
        <w:rPr>
          <w:rFonts w:ascii="Consolas" w:hAnsi="Consolas" w:cs="Consolas"/>
          <w:sz w:val="16"/>
          <w:szCs w:val="19"/>
          <w:rPrChange w:id="2599" w:author="Author">
            <w:rPr>
              <w:rFonts w:ascii="Consolas" w:hAnsi="Consolas" w:cs="Consolas"/>
              <w:sz w:val="19"/>
              <w:szCs w:val="19"/>
            </w:rPr>
          </w:rPrChange>
        </w:rPr>
        <w:br/>
        <w:t xml:space="preserve">                 </w:t>
      </w:r>
      <w:r w:rsidR="00AE75E1" w:rsidRPr="003D36FB">
        <w:rPr>
          <w:rFonts w:ascii="Consolas" w:hAnsi="Consolas" w:cs="Consolas"/>
          <w:color w:val="0000FF"/>
          <w:sz w:val="16"/>
          <w:szCs w:val="19"/>
          <w:rPrChange w:id="2600" w:author="Author">
            <w:rPr>
              <w:rFonts w:ascii="Consolas" w:hAnsi="Consolas" w:cs="Consolas"/>
              <w:color w:val="0000FF"/>
              <w:sz w:val="19"/>
              <w:szCs w:val="19"/>
            </w:rPr>
          </w:rPrChange>
        </w:rPr>
        <w:t>select</w:t>
      </w:r>
      <w:r w:rsidR="00AE75E1" w:rsidRPr="003D36FB">
        <w:rPr>
          <w:rFonts w:ascii="Consolas" w:hAnsi="Consolas" w:cs="Consolas"/>
          <w:sz w:val="16"/>
          <w:szCs w:val="19"/>
          <w:rPrChange w:id="2601" w:author="Author">
            <w:rPr>
              <w:rFonts w:ascii="Consolas" w:hAnsi="Consolas" w:cs="Consolas"/>
              <w:sz w:val="19"/>
              <w:szCs w:val="19"/>
            </w:rPr>
          </w:rPrChange>
        </w:rPr>
        <w:t xml:space="preserve"> ((</w:t>
      </w:r>
      <w:proofErr w:type="spellStart"/>
      <w:r w:rsidR="00AE75E1" w:rsidRPr="003D36FB">
        <w:rPr>
          <w:rFonts w:ascii="Consolas" w:hAnsi="Consolas" w:cs="Consolas"/>
          <w:color w:val="2B91AF"/>
          <w:sz w:val="16"/>
          <w:szCs w:val="19"/>
          <w:rPrChange w:id="2602" w:author="Author">
            <w:rPr>
              <w:rFonts w:ascii="Consolas" w:hAnsi="Consolas" w:cs="Consolas"/>
              <w:color w:val="2B91AF"/>
              <w:sz w:val="19"/>
              <w:szCs w:val="19"/>
            </w:rPr>
          </w:rPrChange>
        </w:rPr>
        <w:t>TextBox</w:t>
      </w:r>
      <w:proofErr w:type="spellEnd"/>
      <w:r w:rsidR="00AE75E1" w:rsidRPr="003D36FB">
        <w:rPr>
          <w:rFonts w:ascii="Consolas" w:hAnsi="Consolas" w:cs="Consolas"/>
          <w:sz w:val="16"/>
          <w:szCs w:val="19"/>
          <w:rPrChange w:id="2603" w:author="Author">
            <w:rPr>
              <w:rFonts w:ascii="Consolas" w:hAnsi="Consolas" w:cs="Consolas"/>
              <w:sz w:val="19"/>
              <w:szCs w:val="19"/>
            </w:rPr>
          </w:rPrChange>
        </w:rPr>
        <w:t>)</w:t>
      </w:r>
      <w:proofErr w:type="spellStart"/>
      <w:r w:rsidR="00AE75E1" w:rsidRPr="003D36FB">
        <w:rPr>
          <w:rFonts w:ascii="Consolas" w:hAnsi="Consolas" w:cs="Consolas"/>
          <w:sz w:val="16"/>
          <w:szCs w:val="19"/>
          <w:rPrChange w:id="2604" w:author="Author">
            <w:rPr>
              <w:rFonts w:ascii="Consolas" w:hAnsi="Consolas" w:cs="Consolas"/>
              <w:sz w:val="19"/>
              <w:szCs w:val="19"/>
            </w:rPr>
          </w:rPrChange>
        </w:rPr>
        <w:t>evt.Sender</w:t>
      </w:r>
      <w:proofErr w:type="spellEnd"/>
      <w:r w:rsidR="00AE75E1" w:rsidRPr="003D36FB">
        <w:rPr>
          <w:rFonts w:ascii="Consolas" w:hAnsi="Consolas" w:cs="Consolas"/>
          <w:sz w:val="16"/>
          <w:szCs w:val="19"/>
          <w:rPrChange w:id="2605" w:author="Author">
            <w:rPr>
              <w:rFonts w:ascii="Consolas" w:hAnsi="Consolas" w:cs="Consolas"/>
              <w:sz w:val="19"/>
              <w:szCs w:val="19"/>
            </w:rPr>
          </w:rPrChange>
        </w:rPr>
        <w:t>).Text)</w:t>
      </w:r>
      <w:r w:rsidR="00AE75E1" w:rsidRPr="003D36FB">
        <w:rPr>
          <w:rFonts w:ascii="Consolas" w:hAnsi="Consolas" w:cs="Consolas"/>
          <w:sz w:val="16"/>
          <w:szCs w:val="19"/>
          <w:rPrChange w:id="2606" w:author="Author">
            <w:rPr>
              <w:rFonts w:ascii="Consolas" w:hAnsi="Consolas" w:cs="Consolas"/>
              <w:sz w:val="19"/>
              <w:szCs w:val="19"/>
            </w:rPr>
          </w:rPrChange>
        </w:rPr>
        <w:br/>
      </w:r>
      <w:r w:rsidR="00E97C25" w:rsidRPr="003D36FB">
        <w:rPr>
          <w:rFonts w:ascii="Consolas" w:hAnsi="Consolas" w:cs="Consolas"/>
          <w:sz w:val="16"/>
          <w:szCs w:val="19"/>
          <w:rPrChange w:id="2607" w:author="Author">
            <w:rPr>
              <w:rFonts w:ascii="Consolas" w:hAnsi="Consolas" w:cs="Consolas"/>
              <w:sz w:val="19"/>
              <w:szCs w:val="19"/>
            </w:rPr>
          </w:rPrChange>
        </w:rPr>
        <w:t xml:space="preserve">                </w:t>
      </w:r>
      <w:r w:rsidR="00E97C25" w:rsidRPr="003D36FB">
        <w:rPr>
          <w:rFonts w:ascii="Consolas" w:hAnsi="Consolas" w:cs="Consolas"/>
          <w:sz w:val="16"/>
          <w:szCs w:val="19"/>
          <w:highlight w:val="yellow"/>
          <w:rPrChange w:id="2608" w:author="Author">
            <w:rPr>
              <w:rFonts w:ascii="Consolas" w:hAnsi="Consolas" w:cs="Consolas"/>
              <w:sz w:val="19"/>
              <w:szCs w:val="19"/>
              <w:highlight w:val="yellow"/>
            </w:rPr>
          </w:rPrChange>
        </w:rPr>
        <w:t>.Throttle(</w:t>
      </w:r>
      <w:proofErr w:type="spellStart"/>
      <w:r w:rsidR="00E97C25" w:rsidRPr="003D36FB">
        <w:rPr>
          <w:rFonts w:ascii="Consolas" w:hAnsi="Consolas" w:cs="Consolas"/>
          <w:color w:val="2B91AF"/>
          <w:sz w:val="16"/>
          <w:szCs w:val="19"/>
          <w:highlight w:val="yellow"/>
          <w:rPrChange w:id="2609" w:author="Author">
            <w:rPr>
              <w:rFonts w:ascii="Consolas" w:hAnsi="Consolas" w:cs="Consolas"/>
              <w:color w:val="2B91AF"/>
              <w:sz w:val="19"/>
              <w:szCs w:val="19"/>
              <w:highlight w:val="yellow"/>
            </w:rPr>
          </w:rPrChange>
        </w:rPr>
        <w:t>TimeSpan</w:t>
      </w:r>
      <w:r w:rsidR="00E97C25" w:rsidRPr="003D36FB">
        <w:rPr>
          <w:rFonts w:ascii="Consolas" w:hAnsi="Consolas" w:cs="Consolas"/>
          <w:sz w:val="16"/>
          <w:szCs w:val="19"/>
          <w:highlight w:val="yellow"/>
          <w:rPrChange w:id="2610" w:author="Author">
            <w:rPr>
              <w:rFonts w:ascii="Consolas" w:hAnsi="Consolas" w:cs="Consolas"/>
              <w:sz w:val="19"/>
              <w:szCs w:val="19"/>
              <w:highlight w:val="yellow"/>
            </w:rPr>
          </w:rPrChange>
        </w:rPr>
        <w:t>.FromSeconds</w:t>
      </w:r>
      <w:proofErr w:type="spellEnd"/>
      <w:r w:rsidR="00E97C25" w:rsidRPr="003D36FB">
        <w:rPr>
          <w:rFonts w:ascii="Consolas" w:hAnsi="Consolas" w:cs="Consolas"/>
          <w:sz w:val="16"/>
          <w:szCs w:val="19"/>
          <w:highlight w:val="yellow"/>
          <w:rPrChange w:id="2611" w:author="Author">
            <w:rPr>
              <w:rFonts w:ascii="Consolas" w:hAnsi="Consolas" w:cs="Consolas"/>
              <w:sz w:val="19"/>
              <w:szCs w:val="19"/>
              <w:highlight w:val="yellow"/>
            </w:rPr>
          </w:rPrChange>
        </w:rPr>
        <w:t>(1))</w:t>
      </w:r>
      <w:r w:rsidR="00E97C25" w:rsidRPr="003D36FB">
        <w:rPr>
          <w:rFonts w:ascii="Consolas" w:hAnsi="Consolas" w:cs="Consolas"/>
          <w:sz w:val="16"/>
          <w:szCs w:val="19"/>
          <w:rPrChange w:id="2612" w:author="Author">
            <w:rPr>
              <w:rFonts w:ascii="Consolas" w:hAnsi="Consolas" w:cs="Consolas"/>
              <w:sz w:val="19"/>
              <w:szCs w:val="19"/>
            </w:rPr>
          </w:rPrChange>
        </w:rPr>
        <w:t xml:space="preserve">  </w:t>
      </w:r>
      <w:r w:rsidR="00E97C25" w:rsidRPr="003D36FB">
        <w:rPr>
          <w:rFonts w:ascii="Consolas" w:hAnsi="Consolas" w:cs="Consolas"/>
          <w:color w:val="008000"/>
          <w:sz w:val="16"/>
          <w:szCs w:val="19"/>
          <w:rPrChange w:id="2613" w:author="Author">
            <w:rPr>
              <w:rFonts w:ascii="Consolas" w:hAnsi="Consolas" w:cs="Consolas"/>
              <w:color w:val="008000"/>
              <w:sz w:val="19"/>
              <w:szCs w:val="19"/>
            </w:rPr>
          </w:rPrChange>
        </w:rPr>
        <w:t>// Exercise: what operator order is better?</w:t>
      </w:r>
      <w:r w:rsidR="00E97C25" w:rsidRPr="003D36FB">
        <w:rPr>
          <w:rFonts w:ascii="Consolas" w:hAnsi="Consolas" w:cs="Consolas"/>
          <w:sz w:val="16"/>
          <w:szCs w:val="19"/>
          <w:rPrChange w:id="2614" w:author="Author">
            <w:rPr>
              <w:rFonts w:ascii="Consolas" w:hAnsi="Consolas" w:cs="Consolas"/>
              <w:sz w:val="19"/>
              <w:szCs w:val="19"/>
            </w:rPr>
          </w:rPrChange>
        </w:rPr>
        <w:br/>
      </w:r>
      <w:r w:rsidR="00AE75E1" w:rsidRPr="003D36FB">
        <w:rPr>
          <w:rFonts w:ascii="Consolas" w:hAnsi="Consolas" w:cs="Consolas"/>
          <w:sz w:val="16"/>
          <w:szCs w:val="19"/>
          <w:rPrChange w:id="2615" w:author="Author">
            <w:rPr>
              <w:rFonts w:ascii="Consolas" w:hAnsi="Consolas" w:cs="Consolas"/>
              <w:sz w:val="19"/>
              <w:szCs w:val="19"/>
            </w:rPr>
          </w:rPrChange>
        </w:rPr>
        <w:t xml:space="preserve">                .</w:t>
      </w:r>
      <w:proofErr w:type="spellStart"/>
      <w:proofErr w:type="gramStart"/>
      <w:r w:rsidR="00AE75E1" w:rsidRPr="003D36FB">
        <w:rPr>
          <w:rFonts w:ascii="Consolas" w:hAnsi="Consolas" w:cs="Consolas"/>
          <w:sz w:val="16"/>
          <w:szCs w:val="19"/>
          <w:rPrChange w:id="2616" w:author="Author">
            <w:rPr>
              <w:rFonts w:ascii="Consolas" w:hAnsi="Consolas" w:cs="Consolas"/>
              <w:sz w:val="19"/>
              <w:szCs w:val="19"/>
            </w:rPr>
          </w:rPrChange>
        </w:rPr>
        <w:t>DistinctUntilChanged</w:t>
      </w:r>
      <w:proofErr w:type="spellEnd"/>
      <w:r w:rsidR="00AE75E1" w:rsidRPr="003D36FB">
        <w:rPr>
          <w:rFonts w:ascii="Consolas" w:hAnsi="Consolas" w:cs="Consolas"/>
          <w:sz w:val="16"/>
          <w:szCs w:val="19"/>
          <w:rPrChange w:id="2617" w:author="Author">
            <w:rPr>
              <w:rFonts w:ascii="Consolas" w:hAnsi="Consolas" w:cs="Consolas"/>
              <w:sz w:val="19"/>
              <w:szCs w:val="19"/>
            </w:rPr>
          </w:rPrChange>
        </w:rPr>
        <w:t>(</w:t>
      </w:r>
      <w:proofErr w:type="gramEnd"/>
      <w:r w:rsidR="00AE75E1" w:rsidRPr="003D36FB">
        <w:rPr>
          <w:rFonts w:ascii="Consolas" w:hAnsi="Consolas" w:cs="Consolas"/>
          <w:sz w:val="16"/>
          <w:szCs w:val="19"/>
          <w:rPrChange w:id="2618" w:author="Author">
            <w:rPr>
              <w:rFonts w:ascii="Consolas" w:hAnsi="Consolas" w:cs="Consolas"/>
              <w:sz w:val="19"/>
              <w:szCs w:val="19"/>
            </w:rPr>
          </w:rPrChange>
        </w:rPr>
        <w:t>);</w:t>
      </w:r>
      <w:r w:rsidR="00AE75E1" w:rsidRPr="003D36FB">
        <w:rPr>
          <w:sz w:val="18"/>
          <w:rPrChange w:id="2619" w:author="Author">
            <w:rPr/>
          </w:rPrChange>
        </w:rPr>
        <w:br/>
      </w:r>
      <w:r w:rsidR="00AE75E1" w:rsidRPr="003D36FB">
        <w:rPr>
          <w:rFonts w:ascii="Consolas" w:hAnsi="Consolas" w:cs="Consolas"/>
          <w:sz w:val="16"/>
          <w:szCs w:val="19"/>
          <w:rPrChange w:id="2620" w:author="Author">
            <w:rPr>
              <w:rFonts w:ascii="Consolas" w:hAnsi="Consolas" w:cs="Consolas"/>
              <w:sz w:val="19"/>
              <w:szCs w:val="19"/>
            </w:rPr>
          </w:rPrChange>
        </w:rPr>
        <w:br/>
      </w:r>
      <w:r w:rsidR="00AE75E1" w:rsidRPr="003D36FB">
        <w:rPr>
          <w:sz w:val="18"/>
          <w:rPrChange w:id="2621" w:author="Author">
            <w:rPr/>
          </w:rPrChange>
        </w:rPr>
        <w:t>The way this works is a timer is used to let an incoming message age for the specified duration, after which it can be propagated further on. If during this timeframe another message comes in, the original message gets dropped on the floor and substituted for the new one that effectively also resets the timer. For our sample, if the user types “reactive” without hiccups (i.e. no two consecutive changes are further apart than 1 second), no intermediate substrings will be propagated. When the user stops typing (after hitting ‘e’, causing the last changed event higher up), it takes one second before the input “reactive” is propagated down.</w:t>
      </w:r>
      <w:r w:rsidR="00F80F8D" w:rsidRPr="003D36FB">
        <w:rPr>
          <w:sz w:val="18"/>
          <w:rPrChange w:id="2622" w:author="Author">
            <w:rPr/>
          </w:rPrChange>
        </w:rPr>
        <w:t xml:space="preserve"> Later one we’ll feed this entire sequence to a web service which now cannot be called excessively due to a typist gone loose.</w:t>
      </w:r>
      <w:r w:rsidR="00AE75E1" w:rsidRPr="003D36FB">
        <w:rPr>
          <w:sz w:val="18"/>
          <w:rPrChange w:id="2623" w:author="Author">
            <w:rPr/>
          </w:rPrChange>
        </w:rPr>
        <w:br/>
      </w:r>
      <w:r w:rsidR="00AE75E1" w:rsidRPr="003D36FB">
        <w:rPr>
          <w:sz w:val="18"/>
          <w:rPrChange w:id="2624" w:author="Author">
            <w:rPr/>
          </w:rPrChange>
        </w:rPr>
        <w:br/>
        <w:t xml:space="preserve">To illustrate the operator’s effect, let’s </w:t>
      </w:r>
      <w:r w:rsidR="00F80F8D" w:rsidRPr="003D36FB">
        <w:rPr>
          <w:sz w:val="18"/>
          <w:rPrChange w:id="2625" w:author="Author">
            <w:rPr/>
          </w:rPrChange>
        </w:rPr>
        <w:t xml:space="preserve">use the Do operator in conjunction with two specialized projection operators called Timestamp and </w:t>
      </w:r>
      <w:r w:rsidR="00D34AF0" w:rsidRPr="003D36FB">
        <w:rPr>
          <w:sz w:val="18"/>
          <w:rPrChange w:id="2626" w:author="Author">
            <w:rPr/>
          </w:rPrChange>
        </w:rPr>
        <w:t>Select</w:t>
      </w:r>
      <w:r w:rsidR="00F80F8D" w:rsidRPr="003D36FB">
        <w:rPr>
          <w:sz w:val="18"/>
          <w:rPrChange w:id="2627" w:author="Author">
            <w:rPr/>
          </w:rPrChange>
        </w:rPr>
        <w:t xml:space="preserve">. The former takes an IObservable&lt;T&gt; and turns it into an </w:t>
      </w:r>
      <w:proofErr w:type="spellStart"/>
      <w:r w:rsidR="00F80F8D" w:rsidRPr="003D36FB">
        <w:rPr>
          <w:sz w:val="18"/>
          <w:rPrChange w:id="2628" w:author="Author">
            <w:rPr/>
          </w:rPrChange>
        </w:rPr>
        <w:t>IObservable</w:t>
      </w:r>
      <w:proofErr w:type="spellEnd"/>
      <w:r w:rsidR="00F80F8D" w:rsidRPr="003D36FB">
        <w:rPr>
          <w:sz w:val="18"/>
          <w:rPrChange w:id="2629" w:author="Author">
            <w:rPr/>
          </w:rPrChange>
        </w:rPr>
        <w:t>&lt;</w:t>
      </w:r>
      <w:proofErr w:type="spellStart"/>
      <w:r w:rsidR="00F80F8D" w:rsidRPr="003D36FB">
        <w:rPr>
          <w:sz w:val="18"/>
          <w:rPrChange w:id="2630" w:author="Author">
            <w:rPr/>
          </w:rPrChange>
        </w:rPr>
        <w:t>Timestamped</w:t>
      </w:r>
      <w:proofErr w:type="spellEnd"/>
      <w:r w:rsidR="00F80F8D" w:rsidRPr="003D36FB">
        <w:rPr>
          <w:sz w:val="18"/>
          <w:rPrChange w:id="2631" w:author="Author">
            <w:rPr/>
          </w:rPrChange>
        </w:rPr>
        <w:t>&lt;T&gt;&gt;, where the latter does the opposite. Those operators simply add or remove a timestamp at the point a message is received. This allows us to visualize timing information:</w:t>
      </w:r>
      <w:r w:rsidR="00F80F8D" w:rsidRPr="003D36FB">
        <w:rPr>
          <w:sz w:val="18"/>
          <w:rPrChange w:id="2632" w:author="Author">
            <w:rPr/>
          </w:rPrChange>
        </w:rPr>
        <w:br/>
      </w:r>
      <w:r w:rsidR="00F80F8D" w:rsidRPr="003D36FB">
        <w:rPr>
          <w:sz w:val="18"/>
          <w:rPrChange w:id="2633" w:author="Author">
            <w:rPr/>
          </w:rPrChange>
        </w:rPr>
        <w:br/>
      </w:r>
      <w:r w:rsidR="00F80F8D" w:rsidRPr="003D36FB">
        <w:rPr>
          <w:rFonts w:ascii="Consolas" w:hAnsi="Consolas" w:cs="Consolas"/>
          <w:sz w:val="16"/>
          <w:szCs w:val="19"/>
          <w:rPrChange w:id="2634" w:author="Author">
            <w:rPr>
              <w:rFonts w:ascii="Consolas" w:hAnsi="Consolas" w:cs="Consolas"/>
              <w:sz w:val="19"/>
              <w:szCs w:val="19"/>
            </w:rPr>
          </w:rPrChange>
        </w:rPr>
        <w:t xml:space="preserve">    </w:t>
      </w:r>
      <w:proofErr w:type="spellStart"/>
      <w:r w:rsidR="00F80F8D" w:rsidRPr="003D36FB">
        <w:rPr>
          <w:rFonts w:ascii="Consolas" w:hAnsi="Consolas" w:cs="Consolas"/>
          <w:color w:val="0000FF"/>
          <w:sz w:val="16"/>
          <w:szCs w:val="19"/>
          <w:rPrChange w:id="2635" w:author="Author">
            <w:rPr>
              <w:rFonts w:ascii="Consolas" w:hAnsi="Consolas" w:cs="Consolas"/>
              <w:color w:val="0000FF"/>
              <w:sz w:val="19"/>
              <w:szCs w:val="19"/>
            </w:rPr>
          </w:rPrChange>
        </w:rPr>
        <w:t>var</w:t>
      </w:r>
      <w:proofErr w:type="spellEnd"/>
      <w:r w:rsidR="00F80F8D" w:rsidRPr="003D36FB">
        <w:rPr>
          <w:rFonts w:ascii="Consolas" w:hAnsi="Consolas" w:cs="Consolas"/>
          <w:sz w:val="16"/>
          <w:szCs w:val="19"/>
          <w:rPrChange w:id="2636" w:author="Author">
            <w:rPr>
              <w:rFonts w:ascii="Consolas" w:hAnsi="Consolas" w:cs="Consolas"/>
              <w:sz w:val="19"/>
              <w:szCs w:val="19"/>
            </w:rPr>
          </w:rPrChange>
        </w:rPr>
        <w:t xml:space="preserve"> input = (</w:t>
      </w:r>
      <w:r w:rsidR="00F80F8D" w:rsidRPr="003D36FB">
        <w:rPr>
          <w:rFonts w:ascii="Consolas" w:hAnsi="Consolas" w:cs="Consolas"/>
          <w:color w:val="0000FF"/>
          <w:sz w:val="16"/>
          <w:szCs w:val="19"/>
          <w:rPrChange w:id="2637" w:author="Author">
            <w:rPr>
              <w:rFonts w:ascii="Consolas" w:hAnsi="Consolas" w:cs="Consolas"/>
              <w:color w:val="0000FF"/>
              <w:sz w:val="19"/>
              <w:szCs w:val="19"/>
            </w:rPr>
          </w:rPrChange>
        </w:rPr>
        <w:t>from</w:t>
      </w:r>
      <w:r w:rsidR="00F80F8D" w:rsidRPr="003D36FB">
        <w:rPr>
          <w:rFonts w:ascii="Consolas" w:hAnsi="Consolas" w:cs="Consolas"/>
          <w:sz w:val="16"/>
          <w:szCs w:val="19"/>
          <w:rPrChange w:id="2638" w:author="Author">
            <w:rPr>
              <w:rFonts w:ascii="Consolas" w:hAnsi="Consolas" w:cs="Consolas"/>
              <w:sz w:val="19"/>
              <w:szCs w:val="19"/>
            </w:rPr>
          </w:rPrChange>
        </w:rPr>
        <w:t xml:space="preserve"> </w:t>
      </w:r>
      <w:proofErr w:type="spellStart"/>
      <w:r w:rsidR="00F80F8D" w:rsidRPr="003D36FB">
        <w:rPr>
          <w:rFonts w:ascii="Consolas" w:hAnsi="Consolas" w:cs="Consolas"/>
          <w:sz w:val="16"/>
          <w:szCs w:val="19"/>
          <w:rPrChange w:id="2639" w:author="Author">
            <w:rPr>
              <w:rFonts w:ascii="Consolas" w:hAnsi="Consolas" w:cs="Consolas"/>
              <w:sz w:val="19"/>
              <w:szCs w:val="19"/>
            </w:rPr>
          </w:rPrChange>
        </w:rPr>
        <w:t>evt</w:t>
      </w:r>
      <w:proofErr w:type="spellEnd"/>
      <w:r w:rsidR="00F80F8D" w:rsidRPr="003D36FB">
        <w:rPr>
          <w:rFonts w:ascii="Consolas" w:hAnsi="Consolas" w:cs="Consolas"/>
          <w:sz w:val="16"/>
          <w:szCs w:val="19"/>
          <w:rPrChange w:id="2640" w:author="Author">
            <w:rPr>
              <w:rFonts w:ascii="Consolas" w:hAnsi="Consolas" w:cs="Consolas"/>
              <w:sz w:val="19"/>
              <w:szCs w:val="19"/>
            </w:rPr>
          </w:rPrChange>
        </w:rPr>
        <w:t xml:space="preserve"> </w:t>
      </w:r>
      <w:r w:rsidR="00F80F8D" w:rsidRPr="003D36FB">
        <w:rPr>
          <w:rFonts w:ascii="Consolas" w:hAnsi="Consolas" w:cs="Consolas"/>
          <w:color w:val="0000FF"/>
          <w:sz w:val="16"/>
          <w:szCs w:val="19"/>
          <w:rPrChange w:id="2641" w:author="Author">
            <w:rPr>
              <w:rFonts w:ascii="Consolas" w:hAnsi="Consolas" w:cs="Consolas"/>
              <w:color w:val="0000FF"/>
              <w:sz w:val="19"/>
              <w:szCs w:val="19"/>
            </w:rPr>
          </w:rPrChange>
        </w:rPr>
        <w:t>in</w:t>
      </w:r>
      <w:r w:rsidR="00F80F8D" w:rsidRPr="003D36FB">
        <w:rPr>
          <w:rFonts w:ascii="Consolas" w:hAnsi="Consolas" w:cs="Consolas"/>
          <w:sz w:val="16"/>
          <w:szCs w:val="19"/>
          <w:rPrChange w:id="2642" w:author="Author">
            <w:rPr>
              <w:rFonts w:ascii="Consolas" w:hAnsi="Consolas" w:cs="Consolas"/>
              <w:sz w:val="19"/>
              <w:szCs w:val="19"/>
            </w:rPr>
          </w:rPrChange>
        </w:rPr>
        <w:t xml:space="preserve"> </w:t>
      </w:r>
      <w:proofErr w:type="spellStart"/>
      <w:r w:rsidR="00F80F8D" w:rsidRPr="003D36FB">
        <w:rPr>
          <w:rFonts w:ascii="Consolas" w:hAnsi="Consolas" w:cs="Consolas"/>
          <w:color w:val="2B91AF"/>
          <w:sz w:val="16"/>
          <w:szCs w:val="19"/>
          <w:rPrChange w:id="2643" w:author="Author">
            <w:rPr>
              <w:rFonts w:ascii="Consolas" w:hAnsi="Consolas" w:cs="Consolas"/>
              <w:color w:val="2B91AF"/>
              <w:sz w:val="19"/>
              <w:szCs w:val="19"/>
            </w:rPr>
          </w:rPrChange>
        </w:rPr>
        <w:t>Observable</w:t>
      </w:r>
      <w:r w:rsidR="00F80F8D" w:rsidRPr="003D36FB">
        <w:rPr>
          <w:rFonts w:ascii="Consolas" w:hAnsi="Consolas" w:cs="Consolas"/>
          <w:sz w:val="16"/>
          <w:szCs w:val="19"/>
          <w:rPrChange w:id="2644" w:author="Author">
            <w:rPr>
              <w:rFonts w:ascii="Consolas" w:hAnsi="Consolas" w:cs="Consolas"/>
              <w:sz w:val="19"/>
              <w:szCs w:val="19"/>
            </w:rPr>
          </w:rPrChange>
        </w:rPr>
        <w:t>.FromEvent</w:t>
      </w:r>
      <w:r w:rsidR="00BC6270" w:rsidRPr="003D36FB">
        <w:rPr>
          <w:rFonts w:ascii="Consolas" w:hAnsi="Consolas" w:cs="Consolas"/>
          <w:sz w:val="16"/>
          <w:szCs w:val="19"/>
          <w:rPrChange w:id="2645" w:author="Author">
            <w:rPr>
              <w:rFonts w:ascii="Consolas" w:hAnsi="Consolas" w:cs="Consolas"/>
              <w:sz w:val="19"/>
              <w:szCs w:val="19"/>
            </w:rPr>
          </w:rPrChange>
        </w:rPr>
        <w:t>Pattern</w:t>
      </w:r>
      <w:proofErr w:type="spellEnd"/>
      <w:r w:rsidR="00F80F8D" w:rsidRPr="003D36FB">
        <w:rPr>
          <w:rFonts w:ascii="Consolas" w:hAnsi="Consolas" w:cs="Consolas"/>
          <w:sz w:val="16"/>
          <w:szCs w:val="19"/>
          <w:rPrChange w:id="2646" w:author="Author">
            <w:rPr>
              <w:rFonts w:ascii="Consolas" w:hAnsi="Consolas" w:cs="Consolas"/>
              <w:sz w:val="19"/>
              <w:szCs w:val="19"/>
            </w:rPr>
          </w:rPrChange>
        </w:rPr>
        <w:t xml:space="preserve">(txt, </w:t>
      </w:r>
      <w:r w:rsidR="00F80F8D" w:rsidRPr="003D36FB">
        <w:rPr>
          <w:rFonts w:ascii="Consolas" w:hAnsi="Consolas" w:cs="Consolas"/>
          <w:color w:val="A31515"/>
          <w:sz w:val="16"/>
          <w:szCs w:val="19"/>
          <w:rPrChange w:id="2647" w:author="Author">
            <w:rPr>
              <w:rFonts w:ascii="Consolas" w:hAnsi="Consolas" w:cs="Consolas"/>
              <w:color w:val="A31515"/>
              <w:sz w:val="19"/>
              <w:szCs w:val="19"/>
            </w:rPr>
          </w:rPrChange>
        </w:rPr>
        <w:t>"</w:t>
      </w:r>
      <w:proofErr w:type="spellStart"/>
      <w:r w:rsidR="00F80F8D" w:rsidRPr="003D36FB">
        <w:rPr>
          <w:rFonts w:ascii="Consolas" w:hAnsi="Consolas" w:cs="Consolas"/>
          <w:color w:val="A31515"/>
          <w:sz w:val="16"/>
          <w:szCs w:val="19"/>
          <w:rPrChange w:id="2648" w:author="Author">
            <w:rPr>
              <w:rFonts w:ascii="Consolas" w:hAnsi="Consolas" w:cs="Consolas"/>
              <w:color w:val="A31515"/>
              <w:sz w:val="19"/>
              <w:szCs w:val="19"/>
            </w:rPr>
          </w:rPrChange>
        </w:rPr>
        <w:t>TextChanged</w:t>
      </w:r>
      <w:proofErr w:type="spellEnd"/>
      <w:r w:rsidR="00F80F8D" w:rsidRPr="003D36FB">
        <w:rPr>
          <w:rFonts w:ascii="Consolas" w:hAnsi="Consolas" w:cs="Consolas"/>
          <w:color w:val="A31515"/>
          <w:sz w:val="16"/>
          <w:szCs w:val="19"/>
          <w:rPrChange w:id="2649" w:author="Author">
            <w:rPr>
              <w:rFonts w:ascii="Consolas" w:hAnsi="Consolas" w:cs="Consolas"/>
              <w:color w:val="A31515"/>
              <w:sz w:val="19"/>
              <w:szCs w:val="19"/>
            </w:rPr>
          </w:rPrChange>
        </w:rPr>
        <w:t>"</w:t>
      </w:r>
      <w:r w:rsidR="00F80F8D" w:rsidRPr="003D36FB">
        <w:rPr>
          <w:rFonts w:ascii="Consolas" w:hAnsi="Consolas" w:cs="Consolas"/>
          <w:sz w:val="16"/>
          <w:szCs w:val="19"/>
          <w:rPrChange w:id="2650" w:author="Author">
            <w:rPr>
              <w:rFonts w:ascii="Consolas" w:hAnsi="Consolas" w:cs="Consolas"/>
              <w:sz w:val="19"/>
              <w:szCs w:val="19"/>
            </w:rPr>
          </w:rPrChange>
        </w:rPr>
        <w:t>)</w:t>
      </w:r>
      <w:r w:rsidR="00F80F8D" w:rsidRPr="003D36FB">
        <w:rPr>
          <w:rFonts w:ascii="Consolas" w:hAnsi="Consolas" w:cs="Consolas"/>
          <w:sz w:val="16"/>
          <w:szCs w:val="19"/>
          <w:rPrChange w:id="2651" w:author="Author">
            <w:rPr>
              <w:rFonts w:ascii="Consolas" w:hAnsi="Consolas" w:cs="Consolas"/>
              <w:sz w:val="19"/>
              <w:szCs w:val="19"/>
            </w:rPr>
          </w:rPrChange>
        </w:rPr>
        <w:br/>
        <w:t xml:space="preserve">                 </w:t>
      </w:r>
      <w:r w:rsidR="00F80F8D" w:rsidRPr="003D36FB">
        <w:rPr>
          <w:rFonts w:ascii="Consolas" w:hAnsi="Consolas" w:cs="Consolas"/>
          <w:color w:val="0000FF"/>
          <w:sz w:val="16"/>
          <w:szCs w:val="19"/>
          <w:rPrChange w:id="2652" w:author="Author">
            <w:rPr>
              <w:rFonts w:ascii="Consolas" w:hAnsi="Consolas" w:cs="Consolas"/>
              <w:color w:val="0000FF"/>
              <w:sz w:val="19"/>
              <w:szCs w:val="19"/>
            </w:rPr>
          </w:rPrChange>
        </w:rPr>
        <w:t>select</w:t>
      </w:r>
      <w:r w:rsidR="00F80F8D" w:rsidRPr="003D36FB">
        <w:rPr>
          <w:rFonts w:ascii="Consolas" w:hAnsi="Consolas" w:cs="Consolas"/>
          <w:sz w:val="16"/>
          <w:szCs w:val="19"/>
          <w:rPrChange w:id="2653" w:author="Author">
            <w:rPr>
              <w:rFonts w:ascii="Consolas" w:hAnsi="Consolas" w:cs="Consolas"/>
              <w:sz w:val="19"/>
              <w:szCs w:val="19"/>
            </w:rPr>
          </w:rPrChange>
        </w:rPr>
        <w:t xml:space="preserve"> ((</w:t>
      </w:r>
      <w:proofErr w:type="spellStart"/>
      <w:r w:rsidR="00F80F8D" w:rsidRPr="003D36FB">
        <w:rPr>
          <w:rFonts w:ascii="Consolas" w:hAnsi="Consolas" w:cs="Consolas"/>
          <w:color w:val="2B91AF"/>
          <w:sz w:val="16"/>
          <w:szCs w:val="19"/>
          <w:rPrChange w:id="2654" w:author="Author">
            <w:rPr>
              <w:rFonts w:ascii="Consolas" w:hAnsi="Consolas" w:cs="Consolas"/>
              <w:color w:val="2B91AF"/>
              <w:sz w:val="19"/>
              <w:szCs w:val="19"/>
            </w:rPr>
          </w:rPrChange>
        </w:rPr>
        <w:t>TextBox</w:t>
      </w:r>
      <w:proofErr w:type="spellEnd"/>
      <w:r w:rsidR="00F80F8D" w:rsidRPr="003D36FB">
        <w:rPr>
          <w:rFonts w:ascii="Consolas" w:hAnsi="Consolas" w:cs="Consolas"/>
          <w:sz w:val="16"/>
          <w:szCs w:val="19"/>
          <w:rPrChange w:id="2655" w:author="Author">
            <w:rPr>
              <w:rFonts w:ascii="Consolas" w:hAnsi="Consolas" w:cs="Consolas"/>
              <w:sz w:val="19"/>
              <w:szCs w:val="19"/>
            </w:rPr>
          </w:rPrChange>
        </w:rPr>
        <w:t>)</w:t>
      </w:r>
      <w:proofErr w:type="spellStart"/>
      <w:r w:rsidR="00F80F8D" w:rsidRPr="003D36FB">
        <w:rPr>
          <w:rFonts w:ascii="Consolas" w:hAnsi="Consolas" w:cs="Consolas"/>
          <w:sz w:val="16"/>
          <w:szCs w:val="19"/>
          <w:rPrChange w:id="2656" w:author="Author">
            <w:rPr>
              <w:rFonts w:ascii="Consolas" w:hAnsi="Consolas" w:cs="Consolas"/>
              <w:sz w:val="19"/>
              <w:szCs w:val="19"/>
            </w:rPr>
          </w:rPrChange>
        </w:rPr>
        <w:t>evt.Sender</w:t>
      </w:r>
      <w:proofErr w:type="spellEnd"/>
      <w:r w:rsidR="00F80F8D" w:rsidRPr="003D36FB">
        <w:rPr>
          <w:rFonts w:ascii="Consolas" w:hAnsi="Consolas" w:cs="Consolas"/>
          <w:sz w:val="16"/>
          <w:szCs w:val="19"/>
          <w:rPrChange w:id="2657" w:author="Author">
            <w:rPr>
              <w:rFonts w:ascii="Consolas" w:hAnsi="Consolas" w:cs="Consolas"/>
              <w:sz w:val="19"/>
              <w:szCs w:val="19"/>
            </w:rPr>
          </w:rPrChange>
        </w:rPr>
        <w:t>).Text)</w:t>
      </w:r>
      <w:r w:rsidR="00F80F8D" w:rsidRPr="003D36FB">
        <w:rPr>
          <w:rFonts w:ascii="Consolas" w:hAnsi="Consolas" w:cs="Consolas"/>
          <w:sz w:val="16"/>
          <w:szCs w:val="19"/>
          <w:rPrChange w:id="2658" w:author="Author">
            <w:rPr>
              <w:rFonts w:ascii="Consolas" w:hAnsi="Consolas" w:cs="Consolas"/>
              <w:sz w:val="19"/>
              <w:szCs w:val="19"/>
            </w:rPr>
          </w:rPrChange>
        </w:rPr>
        <w:br/>
      </w:r>
      <w:r w:rsidR="00F80F8D" w:rsidRPr="003D36FB">
        <w:rPr>
          <w:rFonts w:ascii="Consolas" w:hAnsi="Consolas" w:cs="Consolas"/>
          <w:sz w:val="16"/>
          <w:szCs w:val="19"/>
          <w:rPrChange w:id="2659" w:author="Author">
            <w:rPr>
              <w:rFonts w:ascii="Consolas" w:hAnsi="Consolas" w:cs="Consolas"/>
              <w:sz w:val="19"/>
              <w:szCs w:val="19"/>
            </w:rPr>
          </w:rPrChange>
        </w:rPr>
        <w:br/>
        <w:t xml:space="preserve">                </w:t>
      </w:r>
      <w:r w:rsidR="00F80F8D" w:rsidRPr="003D36FB">
        <w:rPr>
          <w:rFonts w:ascii="Consolas" w:hAnsi="Consolas" w:cs="Consolas"/>
          <w:sz w:val="16"/>
          <w:szCs w:val="19"/>
          <w:highlight w:val="yellow"/>
          <w:rPrChange w:id="2660" w:author="Author">
            <w:rPr>
              <w:rFonts w:ascii="Consolas" w:hAnsi="Consolas" w:cs="Consolas"/>
              <w:sz w:val="19"/>
              <w:szCs w:val="19"/>
              <w:highlight w:val="yellow"/>
            </w:rPr>
          </w:rPrChange>
        </w:rPr>
        <w:t>.Timestamp()</w:t>
      </w:r>
      <w:r w:rsidR="00F80F8D" w:rsidRPr="003D36FB">
        <w:rPr>
          <w:rFonts w:ascii="Consolas" w:hAnsi="Consolas" w:cs="Consolas"/>
          <w:sz w:val="16"/>
          <w:szCs w:val="19"/>
          <w:rPrChange w:id="2661" w:author="Author">
            <w:rPr>
              <w:rFonts w:ascii="Consolas" w:hAnsi="Consolas" w:cs="Consolas"/>
              <w:sz w:val="19"/>
              <w:szCs w:val="19"/>
            </w:rPr>
          </w:rPrChange>
        </w:rPr>
        <w:br/>
        <w:t xml:space="preserve">                .Do(</w:t>
      </w:r>
      <w:proofErr w:type="spellStart"/>
      <w:r w:rsidR="00F80F8D" w:rsidRPr="003D36FB">
        <w:rPr>
          <w:rFonts w:ascii="Consolas" w:hAnsi="Consolas" w:cs="Consolas"/>
          <w:sz w:val="16"/>
          <w:szCs w:val="19"/>
          <w:rPrChange w:id="2662" w:author="Author">
            <w:rPr>
              <w:rFonts w:ascii="Consolas" w:hAnsi="Consolas" w:cs="Consolas"/>
              <w:sz w:val="19"/>
              <w:szCs w:val="19"/>
            </w:rPr>
          </w:rPrChange>
        </w:rPr>
        <w:t>inp</w:t>
      </w:r>
      <w:proofErr w:type="spellEnd"/>
      <w:r w:rsidR="00F80F8D" w:rsidRPr="003D36FB">
        <w:rPr>
          <w:rFonts w:ascii="Consolas" w:hAnsi="Consolas" w:cs="Consolas"/>
          <w:sz w:val="16"/>
          <w:szCs w:val="19"/>
          <w:rPrChange w:id="2663" w:author="Author">
            <w:rPr>
              <w:rFonts w:ascii="Consolas" w:hAnsi="Consolas" w:cs="Consolas"/>
              <w:sz w:val="19"/>
              <w:szCs w:val="19"/>
            </w:rPr>
          </w:rPrChange>
        </w:rPr>
        <w:t xml:space="preserve"> =&gt; </w:t>
      </w:r>
      <w:proofErr w:type="spellStart"/>
      <w:r w:rsidR="00F80F8D" w:rsidRPr="003D36FB">
        <w:rPr>
          <w:rFonts w:ascii="Consolas" w:hAnsi="Consolas" w:cs="Consolas"/>
          <w:color w:val="2B91AF"/>
          <w:sz w:val="16"/>
          <w:szCs w:val="19"/>
          <w:rPrChange w:id="2664" w:author="Author">
            <w:rPr>
              <w:rFonts w:ascii="Consolas" w:hAnsi="Consolas" w:cs="Consolas"/>
              <w:color w:val="2B91AF"/>
              <w:sz w:val="19"/>
              <w:szCs w:val="19"/>
            </w:rPr>
          </w:rPrChange>
        </w:rPr>
        <w:t>Console</w:t>
      </w:r>
      <w:r w:rsidR="00F80F8D" w:rsidRPr="003D36FB">
        <w:rPr>
          <w:rFonts w:ascii="Consolas" w:hAnsi="Consolas" w:cs="Consolas"/>
          <w:sz w:val="16"/>
          <w:szCs w:val="19"/>
          <w:rPrChange w:id="2665" w:author="Author">
            <w:rPr>
              <w:rFonts w:ascii="Consolas" w:hAnsi="Consolas" w:cs="Consolas"/>
              <w:sz w:val="19"/>
              <w:szCs w:val="19"/>
            </w:rPr>
          </w:rPrChange>
        </w:rPr>
        <w:t>.WriteLine</w:t>
      </w:r>
      <w:proofErr w:type="spellEnd"/>
      <w:r w:rsidR="00F80F8D" w:rsidRPr="003D36FB">
        <w:rPr>
          <w:rFonts w:ascii="Consolas" w:hAnsi="Consolas" w:cs="Consolas"/>
          <w:sz w:val="16"/>
          <w:szCs w:val="19"/>
          <w:rPrChange w:id="2666" w:author="Author">
            <w:rPr>
              <w:rFonts w:ascii="Consolas" w:hAnsi="Consolas" w:cs="Consolas"/>
              <w:sz w:val="19"/>
              <w:szCs w:val="19"/>
            </w:rPr>
          </w:rPrChange>
        </w:rPr>
        <w:t xml:space="preserve">(  </w:t>
      </w:r>
      <w:r w:rsidR="00F80F8D" w:rsidRPr="003D36FB">
        <w:rPr>
          <w:rFonts w:ascii="Consolas" w:hAnsi="Consolas" w:cs="Consolas"/>
          <w:color w:val="A31515"/>
          <w:sz w:val="16"/>
          <w:szCs w:val="19"/>
          <w:rPrChange w:id="2667" w:author="Author">
            <w:rPr>
              <w:rFonts w:ascii="Consolas" w:hAnsi="Consolas" w:cs="Consolas"/>
              <w:color w:val="A31515"/>
              <w:sz w:val="19"/>
              <w:szCs w:val="19"/>
            </w:rPr>
          </w:rPrChange>
        </w:rPr>
        <w:t>"</w:t>
      </w:r>
      <w:r w:rsidR="00E97C25" w:rsidRPr="003D36FB">
        <w:rPr>
          <w:rFonts w:ascii="Consolas" w:hAnsi="Consolas" w:cs="Consolas"/>
          <w:color w:val="A31515"/>
          <w:sz w:val="16"/>
          <w:szCs w:val="19"/>
          <w:rPrChange w:id="2668" w:author="Author">
            <w:rPr>
              <w:rFonts w:ascii="Consolas" w:hAnsi="Consolas" w:cs="Consolas"/>
              <w:color w:val="A31515"/>
              <w:sz w:val="19"/>
              <w:szCs w:val="19"/>
            </w:rPr>
          </w:rPrChange>
        </w:rPr>
        <w:t>I</w:t>
      </w:r>
      <w:r w:rsidR="00F80F8D" w:rsidRPr="003D36FB">
        <w:rPr>
          <w:rFonts w:ascii="Consolas" w:hAnsi="Consolas" w:cs="Consolas"/>
          <w:color w:val="A31515"/>
          <w:sz w:val="16"/>
          <w:szCs w:val="19"/>
          <w:rPrChange w:id="2669" w:author="Author">
            <w:rPr>
              <w:rFonts w:ascii="Consolas" w:hAnsi="Consolas" w:cs="Consolas"/>
              <w:color w:val="A31515"/>
              <w:sz w:val="19"/>
              <w:szCs w:val="19"/>
            </w:rPr>
          </w:rPrChange>
        </w:rPr>
        <w:t>: "</w:t>
      </w:r>
      <w:r w:rsidR="00F80F8D" w:rsidRPr="003D36FB">
        <w:rPr>
          <w:rFonts w:ascii="Consolas" w:hAnsi="Consolas" w:cs="Consolas"/>
          <w:sz w:val="16"/>
          <w:szCs w:val="19"/>
          <w:rPrChange w:id="2670" w:author="Author">
            <w:rPr>
              <w:rFonts w:ascii="Consolas" w:hAnsi="Consolas" w:cs="Consolas"/>
              <w:sz w:val="19"/>
              <w:szCs w:val="19"/>
            </w:rPr>
          </w:rPrChange>
        </w:rPr>
        <w:t xml:space="preserve"> + </w:t>
      </w:r>
      <w:proofErr w:type="spellStart"/>
      <w:r w:rsidR="00F80F8D" w:rsidRPr="003D36FB">
        <w:rPr>
          <w:rFonts w:ascii="Consolas" w:hAnsi="Consolas" w:cs="Consolas"/>
          <w:sz w:val="16"/>
          <w:szCs w:val="19"/>
          <w:rPrChange w:id="2671" w:author="Author">
            <w:rPr>
              <w:rFonts w:ascii="Consolas" w:hAnsi="Consolas" w:cs="Consolas"/>
              <w:sz w:val="19"/>
              <w:szCs w:val="19"/>
            </w:rPr>
          </w:rPrChange>
        </w:rPr>
        <w:t>inp.Timestamp.Millisecond</w:t>
      </w:r>
      <w:proofErr w:type="spellEnd"/>
      <w:r w:rsidR="00F80F8D" w:rsidRPr="003D36FB">
        <w:rPr>
          <w:rFonts w:ascii="Consolas" w:hAnsi="Consolas" w:cs="Consolas"/>
          <w:sz w:val="16"/>
          <w:szCs w:val="19"/>
          <w:rPrChange w:id="2672" w:author="Author">
            <w:rPr>
              <w:rFonts w:ascii="Consolas" w:hAnsi="Consolas" w:cs="Consolas"/>
              <w:sz w:val="19"/>
              <w:szCs w:val="19"/>
            </w:rPr>
          </w:rPrChange>
        </w:rPr>
        <w:br/>
        <w:t xml:space="preserve">                                             + </w:t>
      </w:r>
      <w:r w:rsidR="00F80F8D" w:rsidRPr="003D36FB">
        <w:rPr>
          <w:rFonts w:ascii="Consolas" w:hAnsi="Consolas" w:cs="Consolas"/>
          <w:color w:val="A31515"/>
          <w:sz w:val="16"/>
          <w:szCs w:val="19"/>
          <w:rPrChange w:id="2673" w:author="Author">
            <w:rPr>
              <w:rFonts w:ascii="Consolas" w:hAnsi="Consolas" w:cs="Consolas"/>
              <w:color w:val="A31515"/>
              <w:sz w:val="19"/>
              <w:szCs w:val="19"/>
            </w:rPr>
          </w:rPrChange>
        </w:rPr>
        <w:t xml:space="preserve">" - " </w:t>
      </w:r>
      <w:r w:rsidR="00F80F8D" w:rsidRPr="003D36FB">
        <w:rPr>
          <w:rFonts w:ascii="Consolas" w:hAnsi="Consolas" w:cs="Consolas"/>
          <w:sz w:val="16"/>
          <w:szCs w:val="19"/>
          <w:rPrChange w:id="2674" w:author="Author">
            <w:rPr>
              <w:rFonts w:ascii="Consolas" w:hAnsi="Consolas" w:cs="Consolas"/>
              <w:sz w:val="19"/>
              <w:szCs w:val="19"/>
            </w:rPr>
          </w:rPrChange>
        </w:rPr>
        <w:t xml:space="preserve">+ </w:t>
      </w:r>
      <w:proofErr w:type="spellStart"/>
      <w:r w:rsidR="00F80F8D" w:rsidRPr="003D36FB">
        <w:rPr>
          <w:rFonts w:ascii="Consolas" w:hAnsi="Consolas" w:cs="Consolas"/>
          <w:sz w:val="16"/>
          <w:szCs w:val="19"/>
          <w:rPrChange w:id="2675" w:author="Author">
            <w:rPr>
              <w:rFonts w:ascii="Consolas" w:hAnsi="Consolas" w:cs="Consolas"/>
              <w:sz w:val="19"/>
              <w:szCs w:val="19"/>
            </w:rPr>
          </w:rPrChange>
        </w:rPr>
        <w:t>inp.Value</w:t>
      </w:r>
      <w:proofErr w:type="spellEnd"/>
      <w:r w:rsidR="00F80F8D" w:rsidRPr="003D36FB">
        <w:rPr>
          <w:rFonts w:ascii="Consolas" w:hAnsi="Consolas" w:cs="Consolas"/>
          <w:sz w:val="16"/>
          <w:szCs w:val="19"/>
          <w:rPrChange w:id="2676" w:author="Author">
            <w:rPr>
              <w:rFonts w:ascii="Consolas" w:hAnsi="Consolas" w:cs="Consolas"/>
              <w:sz w:val="19"/>
              <w:szCs w:val="19"/>
            </w:rPr>
          </w:rPrChange>
        </w:rPr>
        <w:t>))</w:t>
      </w:r>
      <w:r w:rsidR="00F80F8D" w:rsidRPr="003D36FB">
        <w:rPr>
          <w:rFonts w:ascii="Consolas" w:hAnsi="Consolas" w:cs="Consolas"/>
          <w:sz w:val="16"/>
          <w:szCs w:val="19"/>
          <w:rPrChange w:id="2677" w:author="Author">
            <w:rPr>
              <w:rFonts w:ascii="Consolas" w:hAnsi="Consolas" w:cs="Consolas"/>
              <w:sz w:val="19"/>
              <w:szCs w:val="19"/>
            </w:rPr>
          </w:rPrChange>
        </w:rPr>
        <w:br/>
        <w:t xml:space="preserve">                </w:t>
      </w:r>
      <w:r w:rsidR="00F80F8D" w:rsidRPr="003D36FB">
        <w:rPr>
          <w:rFonts w:ascii="Consolas" w:hAnsi="Consolas" w:cs="Consolas"/>
          <w:sz w:val="16"/>
          <w:szCs w:val="19"/>
          <w:highlight w:val="yellow"/>
          <w:rPrChange w:id="2678" w:author="Author">
            <w:rPr>
              <w:rFonts w:ascii="Consolas" w:hAnsi="Consolas" w:cs="Consolas"/>
              <w:sz w:val="19"/>
              <w:szCs w:val="19"/>
              <w:highlight w:val="yellow"/>
            </w:rPr>
          </w:rPrChange>
        </w:rPr>
        <w:t>.</w:t>
      </w:r>
      <w:r w:rsidR="00D34AF0" w:rsidRPr="003D36FB">
        <w:rPr>
          <w:rFonts w:ascii="Consolas" w:hAnsi="Consolas" w:cs="Consolas"/>
          <w:sz w:val="16"/>
          <w:szCs w:val="19"/>
          <w:highlight w:val="yellow"/>
          <w:rPrChange w:id="2679" w:author="Author">
            <w:rPr>
              <w:rFonts w:ascii="Consolas" w:hAnsi="Consolas" w:cs="Consolas"/>
              <w:sz w:val="19"/>
              <w:szCs w:val="19"/>
              <w:highlight w:val="yellow"/>
            </w:rPr>
          </w:rPrChange>
        </w:rPr>
        <w:t xml:space="preserve">Select(x =&gt; </w:t>
      </w:r>
      <w:proofErr w:type="spellStart"/>
      <w:r w:rsidR="00D34AF0" w:rsidRPr="003D36FB">
        <w:rPr>
          <w:rFonts w:ascii="Consolas" w:hAnsi="Consolas" w:cs="Consolas"/>
          <w:sz w:val="16"/>
          <w:szCs w:val="19"/>
          <w:highlight w:val="yellow"/>
          <w:rPrChange w:id="2680" w:author="Author">
            <w:rPr>
              <w:rFonts w:ascii="Consolas" w:hAnsi="Consolas" w:cs="Consolas"/>
              <w:sz w:val="19"/>
              <w:szCs w:val="19"/>
              <w:highlight w:val="yellow"/>
            </w:rPr>
          </w:rPrChange>
        </w:rPr>
        <w:t>x.Value</w:t>
      </w:r>
      <w:proofErr w:type="spellEnd"/>
      <w:r w:rsidR="00F80F8D" w:rsidRPr="003D36FB">
        <w:rPr>
          <w:rFonts w:ascii="Consolas" w:hAnsi="Consolas" w:cs="Consolas"/>
          <w:sz w:val="16"/>
          <w:szCs w:val="19"/>
          <w:highlight w:val="yellow"/>
          <w:rPrChange w:id="2681" w:author="Author">
            <w:rPr>
              <w:rFonts w:ascii="Consolas" w:hAnsi="Consolas" w:cs="Consolas"/>
              <w:sz w:val="19"/>
              <w:szCs w:val="19"/>
              <w:highlight w:val="yellow"/>
            </w:rPr>
          </w:rPrChange>
        </w:rPr>
        <w:t>)</w:t>
      </w:r>
      <w:r w:rsidR="00F80F8D" w:rsidRPr="003D36FB">
        <w:rPr>
          <w:rFonts w:ascii="Consolas" w:hAnsi="Consolas" w:cs="Consolas"/>
          <w:sz w:val="16"/>
          <w:szCs w:val="19"/>
          <w:rPrChange w:id="2682" w:author="Author">
            <w:rPr>
              <w:rFonts w:ascii="Consolas" w:hAnsi="Consolas" w:cs="Consolas"/>
              <w:sz w:val="19"/>
              <w:szCs w:val="19"/>
            </w:rPr>
          </w:rPrChange>
        </w:rPr>
        <w:br/>
      </w:r>
      <w:r w:rsidR="00F80F8D" w:rsidRPr="003D36FB">
        <w:rPr>
          <w:rFonts w:ascii="Consolas" w:hAnsi="Consolas" w:cs="Consolas"/>
          <w:sz w:val="16"/>
          <w:szCs w:val="19"/>
          <w:rPrChange w:id="2683" w:author="Author">
            <w:rPr>
              <w:rFonts w:ascii="Consolas" w:hAnsi="Consolas" w:cs="Consolas"/>
              <w:sz w:val="19"/>
              <w:szCs w:val="19"/>
            </w:rPr>
          </w:rPrChange>
        </w:rPr>
        <w:br/>
        <w:t xml:space="preserve">                .Throttle(</w:t>
      </w:r>
      <w:proofErr w:type="spellStart"/>
      <w:r w:rsidR="00F80F8D" w:rsidRPr="003D36FB">
        <w:rPr>
          <w:rFonts w:ascii="Consolas" w:hAnsi="Consolas" w:cs="Consolas"/>
          <w:color w:val="2B91AF"/>
          <w:sz w:val="16"/>
          <w:szCs w:val="19"/>
          <w:rPrChange w:id="2684" w:author="Author">
            <w:rPr>
              <w:rFonts w:ascii="Consolas" w:hAnsi="Consolas" w:cs="Consolas"/>
              <w:color w:val="2B91AF"/>
              <w:sz w:val="19"/>
              <w:szCs w:val="19"/>
            </w:rPr>
          </w:rPrChange>
        </w:rPr>
        <w:t>TimeSpan</w:t>
      </w:r>
      <w:r w:rsidR="00F80F8D" w:rsidRPr="003D36FB">
        <w:rPr>
          <w:rFonts w:ascii="Consolas" w:hAnsi="Consolas" w:cs="Consolas"/>
          <w:sz w:val="16"/>
          <w:szCs w:val="19"/>
          <w:rPrChange w:id="2685" w:author="Author">
            <w:rPr>
              <w:rFonts w:ascii="Consolas" w:hAnsi="Consolas" w:cs="Consolas"/>
              <w:sz w:val="19"/>
              <w:szCs w:val="19"/>
            </w:rPr>
          </w:rPrChange>
        </w:rPr>
        <w:t>.FromSeconds</w:t>
      </w:r>
      <w:proofErr w:type="spellEnd"/>
      <w:r w:rsidR="00F80F8D" w:rsidRPr="003D36FB">
        <w:rPr>
          <w:rFonts w:ascii="Consolas" w:hAnsi="Consolas" w:cs="Consolas"/>
          <w:sz w:val="16"/>
          <w:szCs w:val="19"/>
          <w:rPrChange w:id="2686" w:author="Author">
            <w:rPr>
              <w:rFonts w:ascii="Consolas" w:hAnsi="Consolas" w:cs="Consolas"/>
              <w:sz w:val="19"/>
              <w:szCs w:val="19"/>
            </w:rPr>
          </w:rPrChange>
        </w:rPr>
        <w:t>(1))</w:t>
      </w:r>
      <w:r w:rsidR="00F80F8D" w:rsidRPr="003D36FB">
        <w:rPr>
          <w:rFonts w:ascii="Consolas" w:hAnsi="Consolas" w:cs="Consolas"/>
          <w:sz w:val="16"/>
          <w:szCs w:val="19"/>
          <w:rPrChange w:id="2687" w:author="Author">
            <w:rPr>
              <w:rFonts w:ascii="Consolas" w:hAnsi="Consolas" w:cs="Consolas"/>
              <w:sz w:val="19"/>
              <w:szCs w:val="19"/>
            </w:rPr>
          </w:rPrChange>
        </w:rPr>
        <w:br/>
      </w:r>
      <w:r w:rsidR="00F80F8D" w:rsidRPr="003D36FB">
        <w:rPr>
          <w:rFonts w:ascii="Consolas" w:hAnsi="Consolas" w:cs="Consolas"/>
          <w:sz w:val="16"/>
          <w:szCs w:val="19"/>
          <w:rPrChange w:id="2688" w:author="Author">
            <w:rPr>
              <w:rFonts w:ascii="Consolas" w:hAnsi="Consolas" w:cs="Consolas"/>
              <w:sz w:val="19"/>
              <w:szCs w:val="19"/>
            </w:rPr>
          </w:rPrChange>
        </w:rPr>
        <w:br/>
        <w:t xml:space="preserve">                </w:t>
      </w:r>
      <w:r w:rsidR="00F80F8D" w:rsidRPr="003D36FB">
        <w:rPr>
          <w:rFonts w:ascii="Consolas" w:hAnsi="Consolas" w:cs="Consolas"/>
          <w:sz w:val="16"/>
          <w:szCs w:val="19"/>
          <w:highlight w:val="yellow"/>
          <w:rPrChange w:id="2689" w:author="Author">
            <w:rPr>
              <w:rFonts w:ascii="Consolas" w:hAnsi="Consolas" w:cs="Consolas"/>
              <w:sz w:val="19"/>
              <w:szCs w:val="19"/>
              <w:highlight w:val="yellow"/>
            </w:rPr>
          </w:rPrChange>
        </w:rPr>
        <w:t>.Timestamp()</w:t>
      </w:r>
      <w:r w:rsidR="00F80F8D" w:rsidRPr="003D36FB">
        <w:rPr>
          <w:rFonts w:ascii="Consolas" w:hAnsi="Consolas" w:cs="Consolas"/>
          <w:sz w:val="16"/>
          <w:szCs w:val="19"/>
          <w:rPrChange w:id="2690" w:author="Author">
            <w:rPr>
              <w:rFonts w:ascii="Consolas" w:hAnsi="Consolas" w:cs="Consolas"/>
              <w:sz w:val="19"/>
              <w:szCs w:val="19"/>
            </w:rPr>
          </w:rPrChange>
        </w:rPr>
        <w:br/>
        <w:t xml:space="preserve">                .Do(</w:t>
      </w:r>
      <w:proofErr w:type="spellStart"/>
      <w:r w:rsidR="00F80F8D" w:rsidRPr="003D36FB">
        <w:rPr>
          <w:rFonts w:ascii="Consolas" w:hAnsi="Consolas" w:cs="Consolas"/>
          <w:sz w:val="16"/>
          <w:szCs w:val="19"/>
          <w:rPrChange w:id="2691" w:author="Author">
            <w:rPr>
              <w:rFonts w:ascii="Consolas" w:hAnsi="Consolas" w:cs="Consolas"/>
              <w:sz w:val="19"/>
              <w:szCs w:val="19"/>
            </w:rPr>
          </w:rPrChange>
        </w:rPr>
        <w:t>inp</w:t>
      </w:r>
      <w:proofErr w:type="spellEnd"/>
      <w:r w:rsidR="00F80F8D" w:rsidRPr="003D36FB">
        <w:rPr>
          <w:rFonts w:ascii="Consolas" w:hAnsi="Consolas" w:cs="Consolas"/>
          <w:sz w:val="16"/>
          <w:szCs w:val="19"/>
          <w:rPrChange w:id="2692" w:author="Author">
            <w:rPr>
              <w:rFonts w:ascii="Consolas" w:hAnsi="Consolas" w:cs="Consolas"/>
              <w:sz w:val="19"/>
              <w:szCs w:val="19"/>
            </w:rPr>
          </w:rPrChange>
        </w:rPr>
        <w:t xml:space="preserve"> =&gt; </w:t>
      </w:r>
      <w:proofErr w:type="spellStart"/>
      <w:r w:rsidR="00F80F8D" w:rsidRPr="003D36FB">
        <w:rPr>
          <w:rFonts w:ascii="Consolas" w:hAnsi="Consolas" w:cs="Consolas"/>
          <w:color w:val="2B91AF"/>
          <w:sz w:val="16"/>
          <w:szCs w:val="19"/>
          <w:rPrChange w:id="2693" w:author="Author">
            <w:rPr>
              <w:rFonts w:ascii="Consolas" w:hAnsi="Consolas" w:cs="Consolas"/>
              <w:color w:val="2B91AF"/>
              <w:sz w:val="19"/>
              <w:szCs w:val="19"/>
            </w:rPr>
          </w:rPrChange>
        </w:rPr>
        <w:t>Console</w:t>
      </w:r>
      <w:r w:rsidR="00F80F8D" w:rsidRPr="003D36FB">
        <w:rPr>
          <w:rFonts w:ascii="Consolas" w:hAnsi="Consolas" w:cs="Consolas"/>
          <w:sz w:val="16"/>
          <w:szCs w:val="19"/>
          <w:rPrChange w:id="2694" w:author="Author">
            <w:rPr>
              <w:rFonts w:ascii="Consolas" w:hAnsi="Consolas" w:cs="Consolas"/>
              <w:sz w:val="19"/>
              <w:szCs w:val="19"/>
            </w:rPr>
          </w:rPrChange>
        </w:rPr>
        <w:t>.WriteLine</w:t>
      </w:r>
      <w:proofErr w:type="spellEnd"/>
      <w:r w:rsidR="00F80F8D" w:rsidRPr="003D36FB">
        <w:rPr>
          <w:rFonts w:ascii="Consolas" w:hAnsi="Consolas" w:cs="Consolas"/>
          <w:sz w:val="16"/>
          <w:szCs w:val="19"/>
          <w:rPrChange w:id="2695" w:author="Author">
            <w:rPr>
              <w:rFonts w:ascii="Consolas" w:hAnsi="Consolas" w:cs="Consolas"/>
              <w:sz w:val="19"/>
              <w:szCs w:val="19"/>
            </w:rPr>
          </w:rPrChange>
        </w:rPr>
        <w:t xml:space="preserve">(  </w:t>
      </w:r>
      <w:r w:rsidR="00F80F8D" w:rsidRPr="003D36FB">
        <w:rPr>
          <w:rFonts w:ascii="Consolas" w:hAnsi="Consolas" w:cs="Consolas"/>
          <w:color w:val="A31515"/>
          <w:sz w:val="16"/>
          <w:szCs w:val="19"/>
          <w:rPrChange w:id="2696" w:author="Author">
            <w:rPr>
              <w:rFonts w:ascii="Consolas" w:hAnsi="Consolas" w:cs="Consolas"/>
              <w:color w:val="A31515"/>
              <w:sz w:val="19"/>
              <w:szCs w:val="19"/>
            </w:rPr>
          </w:rPrChange>
        </w:rPr>
        <w:t>"T: "</w:t>
      </w:r>
      <w:r w:rsidR="00F80F8D" w:rsidRPr="003D36FB">
        <w:rPr>
          <w:rFonts w:ascii="Consolas" w:hAnsi="Consolas" w:cs="Consolas"/>
          <w:sz w:val="16"/>
          <w:szCs w:val="19"/>
          <w:rPrChange w:id="2697" w:author="Author">
            <w:rPr>
              <w:rFonts w:ascii="Consolas" w:hAnsi="Consolas" w:cs="Consolas"/>
              <w:sz w:val="19"/>
              <w:szCs w:val="19"/>
            </w:rPr>
          </w:rPrChange>
        </w:rPr>
        <w:t xml:space="preserve"> + </w:t>
      </w:r>
      <w:proofErr w:type="spellStart"/>
      <w:r w:rsidR="00F80F8D" w:rsidRPr="003D36FB">
        <w:rPr>
          <w:rFonts w:ascii="Consolas" w:hAnsi="Consolas" w:cs="Consolas"/>
          <w:sz w:val="16"/>
          <w:szCs w:val="19"/>
          <w:rPrChange w:id="2698" w:author="Author">
            <w:rPr>
              <w:rFonts w:ascii="Consolas" w:hAnsi="Consolas" w:cs="Consolas"/>
              <w:sz w:val="19"/>
              <w:szCs w:val="19"/>
            </w:rPr>
          </w:rPrChange>
        </w:rPr>
        <w:t>inp.Timestamp.Millisecond</w:t>
      </w:r>
      <w:proofErr w:type="spellEnd"/>
      <w:r w:rsidR="00F80F8D" w:rsidRPr="003D36FB">
        <w:rPr>
          <w:rFonts w:ascii="Consolas" w:hAnsi="Consolas" w:cs="Consolas"/>
          <w:sz w:val="16"/>
          <w:szCs w:val="19"/>
          <w:rPrChange w:id="2699" w:author="Author">
            <w:rPr>
              <w:rFonts w:ascii="Consolas" w:hAnsi="Consolas" w:cs="Consolas"/>
              <w:sz w:val="19"/>
              <w:szCs w:val="19"/>
            </w:rPr>
          </w:rPrChange>
        </w:rPr>
        <w:br/>
        <w:t xml:space="preserve">                                             + </w:t>
      </w:r>
      <w:r w:rsidR="00F80F8D" w:rsidRPr="003D36FB">
        <w:rPr>
          <w:rFonts w:ascii="Consolas" w:hAnsi="Consolas" w:cs="Consolas"/>
          <w:color w:val="A31515"/>
          <w:sz w:val="16"/>
          <w:szCs w:val="19"/>
          <w:rPrChange w:id="2700" w:author="Author">
            <w:rPr>
              <w:rFonts w:ascii="Consolas" w:hAnsi="Consolas" w:cs="Consolas"/>
              <w:color w:val="A31515"/>
              <w:sz w:val="19"/>
              <w:szCs w:val="19"/>
            </w:rPr>
          </w:rPrChange>
        </w:rPr>
        <w:t>" - "</w:t>
      </w:r>
      <w:r w:rsidR="00F80F8D" w:rsidRPr="003D36FB">
        <w:rPr>
          <w:rFonts w:ascii="Consolas" w:hAnsi="Consolas" w:cs="Consolas"/>
          <w:sz w:val="16"/>
          <w:szCs w:val="19"/>
          <w:rPrChange w:id="2701" w:author="Author">
            <w:rPr>
              <w:rFonts w:ascii="Consolas" w:hAnsi="Consolas" w:cs="Consolas"/>
              <w:sz w:val="19"/>
              <w:szCs w:val="19"/>
            </w:rPr>
          </w:rPrChange>
        </w:rPr>
        <w:t xml:space="preserve"> + </w:t>
      </w:r>
      <w:proofErr w:type="spellStart"/>
      <w:r w:rsidR="00F80F8D" w:rsidRPr="003D36FB">
        <w:rPr>
          <w:rFonts w:ascii="Consolas" w:hAnsi="Consolas" w:cs="Consolas"/>
          <w:sz w:val="16"/>
          <w:szCs w:val="19"/>
          <w:rPrChange w:id="2702" w:author="Author">
            <w:rPr>
              <w:rFonts w:ascii="Consolas" w:hAnsi="Consolas" w:cs="Consolas"/>
              <w:sz w:val="19"/>
              <w:szCs w:val="19"/>
            </w:rPr>
          </w:rPrChange>
        </w:rPr>
        <w:t>inp.Value</w:t>
      </w:r>
      <w:proofErr w:type="spellEnd"/>
      <w:r w:rsidR="00F80F8D" w:rsidRPr="003D36FB">
        <w:rPr>
          <w:rFonts w:ascii="Consolas" w:hAnsi="Consolas" w:cs="Consolas"/>
          <w:sz w:val="16"/>
          <w:szCs w:val="19"/>
          <w:rPrChange w:id="2703" w:author="Author">
            <w:rPr>
              <w:rFonts w:ascii="Consolas" w:hAnsi="Consolas" w:cs="Consolas"/>
              <w:sz w:val="19"/>
              <w:szCs w:val="19"/>
            </w:rPr>
          </w:rPrChange>
        </w:rPr>
        <w:t>))</w:t>
      </w:r>
      <w:r w:rsidR="00F80F8D" w:rsidRPr="003D36FB">
        <w:rPr>
          <w:rFonts w:ascii="Consolas" w:hAnsi="Consolas" w:cs="Consolas"/>
          <w:sz w:val="16"/>
          <w:szCs w:val="19"/>
          <w:rPrChange w:id="2704" w:author="Author">
            <w:rPr>
              <w:rFonts w:ascii="Consolas" w:hAnsi="Consolas" w:cs="Consolas"/>
              <w:sz w:val="19"/>
              <w:szCs w:val="19"/>
            </w:rPr>
          </w:rPrChange>
        </w:rPr>
        <w:br/>
        <w:t xml:space="preserve">                </w:t>
      </w:r>
      <w:r w:rsidR="00F80F8D" w:rsidRPr="003D36FB">
        <w:rPr>
          <w:rFonts w:ascii="Consolas" w:hAnsi="Consolas" w:cs="Consolas"/>
          <w:sz w:val="16"/>
          <w:szCs w:val="19"/>
          <w:highlight w:val="yellow"/>
          <w:rPrChange w:id="2705" w:author="Author">
            <w:rPr>
              <w:rFonts w:ascii="Consolas" w:hAnsi="Consolas" w:cs="Consolas"/>
              <w:sz w:val="19"/>
              <w:szCs w:val="19"/>
              <w:highlight w:val="yellow"/>
            </w:rPr>
          </w:rPrChange>
        </w:rPr>
        <w:t>.</w:t>
      </w:r>
      <w:r w:rsidR="00D34AF0" w:rsidRPr="003D36FB">
        <w:rPr>
          <w:rFonts w:ascii="Consolas" w:hAnsi="Consolas" w:cs="Consolas"/>
          <w:sz w:val="16"/>
          <w:szCs w:val="19"/>
          <w:highlight w:val="yellow"/>
          <w:rPrChange w:id="2706" w:author="Author">
            <w:rPr>
              <w:rFonts w:ascii="Consolas" w:hAnsi="Consolas" w:cs="Consolas"/>
              <w:sz w:val="19"/>
              <w:szCs w:val="19"/>
              <w:highlight w:val="yellow"/>
            </w:rPr>
          </w:rPrChange>
        </w:rPr>
        <w:t>Select</w:t>
      </w:r>
      <w:r w:rsidR="00F80F8D" w:rsidRPr="003D36FB">
        <w:rPr>
          <w:rFonts w:ascii="Consolas" w:hAnsi="Consolas" w:cs="Consolas"/>
          <w:sz w:val="16"/>
          <w:szCs w:val="19"/>
          <w:highlight w:val="yellow"/>
          <w:rPrChange w:id="2707" w:author="Author">
            <w:rPr>
              <w:rFonts w:ascii="Consolas" w:hAnsi="Consolas" w:cs="Consolas"/>
              <w:sz w:val="19"/>
              <w:szCs w:val="19"/>
              <w:highlight w:val="yellow"/>
            </w:rPr>
          </w:rPrChange>
        </w:rPr>
        <w:t>(</w:t>
      </w:r>
      <w:r w:rsidR="00D34AF0" w:rsidRPr="003D36FB">
        <w:rPr>
          <w:rFonts w:ascii="Consolas" w:hAnsi="Consolas" w:cs="Consolas"/>
          <w:sz w:val="16"/>
          <w:szCs w:val="19"/>
          <w:highlight w:val="yellow"/>
          <w:rPrChange w:id="2708" w:author="Author">
            <w:rPr>
              <w:rFonts w:ascii="Consolas" w:hAnsi="Consolas" w:cs="Consolas"/>
              <w:sz w:val="19"/>
              <w:szCs w:val="19"/>
              <w:highlight w:val="yellow"/>
            </w:rPr>
          </w:rPrChange>
        </w:rPr>
        <w:t xml:space="preserve">x =&gt; </w:t>
      </w:r>
      <w:proofErr w:type="spellStart"/>
      <w:r w:rsidR="00D34AF0" w:rsidRPr="003D36FB">
        <w:rPr>
          <w:rFonts w:ascii="Consolas" w:hAnsi="Consolas" w:cs="Consolas"/>
          <w:sz w:val="16"/>
          <w:szCs w:val="19"/>
          <w:highlight w:val="yellow"/>
          <w:rPrChange w:id="2709" w:author="Author">
            <w:rPr>
              <w:rFonts w:ascii="Consolas" w:hAnsi="Consolas" w:cs="Consolas"/>
              <w:sz w:val="19"/>
              <w:szCs w:val="19"/>
              <w:highlight w:val="yellow"/>
            </w:rPr>
          </w:rPrChange>
        </w:rPr>
        <w:t>x.Value</w:t>
      </w:r>
      <w:proofErr w:type="spellEnd"/>
      <w:r w:rsidR="00F80F8D" w:rsidRPr="003D36FB">
        <w:rPr>
          <w:rFonts w:ascii="Consolas" w:hAnsi="Consolas" w:cs="Consolas"/>
          <w:sz w:val="16"/>
          <w:szCs w:val="19"/>
          <w:highlight w:val="yellow"/>
          <w:rPrChange w:id="2710" w:author="Author">
            <w:rPr>
              <w:rFonts w:ascii="Consolas" w:hAnsi="Consolas" w:cs="Consolas"/>
              <w:sz w:val="19"/>
              <w:szCs w:val="19"/>
              <w:highlight w:val="yellow"/>
            </w:rPr>
          </w:rPrChange>
        </w:rPr>
        <w:t>)</w:t>
      </w:r>
      <w:r w:rsidR="00E97C25" w:rsidRPr="003D36FB">
        <w:rPr>
          <w:rFonts w:ascii="Consolas" w:hAnsi="Consolas" w:cs="Consolas"/>
          <w:sz w:val="16"/>
          <w:szCs w:val="19"/>
          <w:rPrChange w:id="2711" w:author="Author">
            <w:rPr>
              <w:rFonts w:ascii="Consolas" w:hAnsi="Consolas" w:cs="Consolas"/>
              <w:sz w:val="19"/>
              <w:szCs w:val="19"/>
            </w:rPr>
          </w:rPrChange>
        </w:rPr>
        <w:br/>
      </w:r>
      <w:r w:rsidR="00E97C25" w:rsidRPr="003D36FB">
        <w:rPr>
          <w:rFonts w:ascii="Consolas" w:hAnsi="Consolas" w:cs="Consolas"/>
          <w:sz w:val="16"/>
          <w:szCs w:val="19"/>
          <w:rPrChange w:id="2712" w:author="Author">
            <w:rPr>
              <w:rFonts w:ascii="Consolas" w:hAnsi="Consolas" w:cs="Consolas"/>
              <w:sz w:val="19"/>
              <w:szCs w:val="19"/>
            </w:rPr>
          </w:rPrChange>
        </w:rPr>
        <w:br/>
        <w:t xml:space="preserve">                .</w:t>
      </w:r>
      <w:proofErr w:type="spellStart"/>
      <w:r w:rsidR="00E97C25" w:rsidRPr="003D36FB">
        <w:rPr>
          <w:rFonts w:ascii="Consolas" w:hAnsi="Consolas" w:cs="Consolas"/>
          <w:sz w:val="16"/>
          <w:szCs w:val="19"/>
          <w:rPrChange w:id="2713" w:author="Author">
            <w:rPr>
              <w:rFonts w:ascii="Consolas" w:hAnsi="Consolas" w:cs="Consolas"/>
              <w:sz w:val="19"/>
              <w:szCs w:val="19"/>
            </w:rPr>
          </w:rPrChange>
        </w:rPr>
        <w:t>DistinctUntilChanged</w:t>
      </w:r>
      <w:proofErr w:type="spellEnd"/>
      <w:r w:rsidR="00E97C25" w:rsidRPr="003D36FB">
        <w:rPr>
          <w:rFonts w:ascii="Consolas" w:hAnsi="Consolas" w:cs="Consolas"/>
          <w:sz w:val="16"/>
          <w:szCs w:val="19"/>
          <w:rPrChange w:id="2714" w:author="Author">
            <w:rPr>
              <w:rFonts w:ascii="Consolas" w:hAnsi="Consolas" w:cs="Consolas"/>
              <w:sz w:val="19"/>
              <w:szCs w:val="19"/>
            </w:rPr>
          </w:rPrChange>
        </w:rPr>
        <w:t>()</w:t>
      </w:r>
      <w:r w:rsidR="00F80F8D" w:rsidRPr="003D36FB">
        <w:rPr>
          <w:rFonts w:ascii="Consolas" w:hAnsi="Consolas" w:cs="Consolas"/>
          <w:sz w:val="16"/>
          <w:szCs w:val="19"/>
          <w:rPrChange w:id="2715" w:author="Author">
            <w:rPr>
              <w:rFonts w:ascii="Consolas" w:hAnsi="Consolas" w:cs="Consolas"/>
              <w:sz w:val="19"/>
              <w:szCs w:val="19"/>
            </w:rPr>
          </w:rPrChange>
        </w:rPr>
        <w:t>;</w:t>
      </w:r>
      <w:r w:rsidR="00F80F8D" w:rsidRPr="003D36FB">
        <w:rPr>
          <w:rFonts w:ascii="Consolas" w:hAnsi="Consolas" w:cs="Consolas"/>
          <w:sz w:val="16"/>
          <w:szCs w:val="19"/>
          <w:rPrChange w:id="2716" w:author="Author">
            <w:rPr>
              <w:rFonts w:ascii="Consolas" w:hAnsi="Consolas" w:cs="Consolas"/>
              <w:sz w:val="19"/>
              <w:szCs w:val="19"/>
            </w:rPr>
          </w:rPrChange>
        </w:rPr>
        <w:br/>
      </w:r>
      <w:r w:rsidR="00F80F8D" w:rsidRPr="003D36FB">
        <w:rPr>
          <w:sz w:val="18"/>
          <w:rPrChange w:id="2717" w:author="Author">
            <w:rPr/>
          </w:rPrChange>
        </w:rPr>
        <w:br/>
      </w:r>
      <w:r w:rsidR="00926726" w:rsidRPr="003D36FB">
        <w:rPr>
          <w:b/>
          <w:sz w:val="18"/>
          <w:rPrChange w:id="2718" w:author="Author">
            <w:rPr>
              <w:b/>
            </w:rPr>
          </w:rPrChange>
        </w:rPr>
        <w:t>Note:</w:t>
      </w:r>
      <w:r w:rsidR="00926726" w:rsidRPr="003D36FB">
        <w:rPr>
          <w:sz w:val="18"/>
          <w:rPrChange w:id="2719" w:author="Author">
            <w:rPr/>
          </w:rPrChange>
        </w:rPr>
        <w:t xml:space="preserve">  We need to remove and reapply the timestamp around the Throttle operator call. If we wouldn’t do so, </w:t>
      </w:r>
      <w:r w:rsidR="00926726" w:rsidRPr="003D36FB">
        <w:rPr>
          <w:i/>
          <w:sz w:val="18"/>
          <w:rPrChange w:id="2720" w:author="Author">
            <w:rPr>
              <w:i/>
            </w:rPr>
          </w:rPrChange>
        </w:rPr>
        <w:t xml:space="preserve">Throttle would simply </w:t>
      </w:r>
      <w:r w:rsidR="00926726" w:rsidRPr="003D36FB">
        <w:rPr>
          <w:i/>
          <w:sz w:val="18"/>
          <w:rPrChange w:id="2721" w:author="Author">
            <w:rPr>
              <w:i/>
            </w:rPr>
          </w:rPrChange>
        </w:rPr>
        <w:lastRenderedPageBreak/>
        <w:t xml:space="preserve">propagate the original </w:t>
      </w:r>
      <w:proofErr w:type="spellStart"/>
      <w:r w:rsidR="00926726" w:rsidRPr="003D36FB">
        <w:rPr>
          <w:i/>
          <w:sz w:val="18"/>
          <w:rPrChange w:id="2722" w:author="Author">
            <w:rPr>
              <w:i/>
            </w:rPr>
          </w:rPrChange>
        </w:rPr>
        <w:t>timestamped</w:t>
      </w:r>
      <w:proofErr w:type="spellEnd"/>
      <w:r w:rsidR="00926726" w:rsidRPr="003D36FB">
        <w:rPr>
          <w:i/>
          <w:sz w:val="18"/>
          <w:rPrChange w:id="2723" w:author="Author">
            <w:rPr>
              <w:i/>
            </w:rPr>
          </w:rPrChange>
        </w:rPr>
        <w:t xml:space="preserve"> value. </w:t>
      </w:r>
      <w:r w:rsidR="00251819" w:rsidRPr="003D36FB">
        <w:rPr>
          <w:i/>
          <w:sz w:val="18"/>
          <w:rPrChange w:id="2724" w:author="Author">
            <w:rPr>
              <w:i/>
            </w:rPr>
          </w:rPrChange>
        </w:rPr>
        <w:t xml:space="preserve">This technique allows us to </w:t>
      </w:r>
      <w:r w:rsidR="00926726" w:rsidRPr="003D36FB">
        <w:rPr>
          <w:i/>
          <w:sz w:val="18"/>
          <w:rPrChange w:id="2725" w:author="Author">
            <w:rPr>
              <w:i/>
            </w:rPr>
          </w:rPrChange>
        </w:rPr>
        <w:t>see the real delta</w:t>
      </w:r>
      <w:r w:rsidR="00926726" w:rsidRPr="003D36FB">
        <w:rPr>
          <w:sz w:val="18"/>
          <w:rPrChange w:id="2726" w:author="Author">
            <w:rPr/>
          </w:rPrChange>
        </w:rPr>
        <w:t xml:space="preserve"> between entering Throttle and leaving it, which should be about 1 second (give or take a few milliseconds).</w:t>
      </w:r>
      <w:r w:rsidR="00251819" w:rsidRPr="003D36FB">
        <w:rPr>
          <w:sz w:val="18"/>
          <w:rPrChange w:id="2727" w:author="Author">
            <w:rPr/>
          </w:rPrChange>
        </w:rPr>
        <w:t xml:space="preserve"> </w:t>
      </w:r>
      <w:r w:rsidR="001F6551" w:rsidRPr="003D36FB">
        <w:rPr>
          <w:sz w:val="18"/>
          <w:rPrChange w:id="2728" w:author="Author">
            <w:rPr/>
          </w:rPrChange>
        </w:rPr>
        <w:br/>
      </w:r>
      <w:r w:rsidR="001F6551" w:rsidRPr="003D36FB">
        <w:rPr>
          <w:sz w:val="18"/>
          <w:rPrChange w:id="2729" w:author="Author">
            <w:rPr/>
          </w:rPrChange>
        </w:rPr>
        <w:br/>
      </w:r>
    </w:p>
    <w:p w:rsidR="00F80F8D" w:rsidRPr="003D36FB" w:rsidRDefault="00CF2644" w:rsidP="001F6551">
      <w:pPr>
        <w:pStyle w:val="ListParagraph"/>
        <w:numPr>
          <w:ilvl w:val="0"/>
          <w:numId w:val="9"/>
        </w:numPr>
        <w:autoSpaceDE w:val="0"/>
        <w:autoSpaceDN w:val="0"/>
        <w:adjustRightInd w:val="0"/>
        <w:spacing w:after="0" w:line="240" w:lineRule="auto"/>
        <w:rPr>
          <w:sz w:val="18"/>
          <w:rPrChange w:id="2730" w:author="Author">
            <w:rPr/>
          </w:rPrChange>
        </w:rPr>
      </w:pPr>
      <w:r w:rsidRPr="003D36FB">
        <w:rPr>
          <w:b/>
          <w:noProof/>
          <w:sz w:val="18"/>
          <w:rPrChange w:id="2731" w:author="Author">
            <w:rPr>
              <w:b/>
              <w:noProof/>
            </w:rPr>
          </w:rPrChange>
        </w:rPr>
        <w:drawing>
          <wp:anchor distT="0" distB="0" distL="114300" distR="114300" simplePos="0" relativeHeight="251719680" behindDoc="0" locked="0" layoutInCell="1" allowOverlap="1" wp14:anchorId="35409A6F" wp14:editId="0A715E82">
            <wp:simplePos x="0" y="0"/>
            <wp:positionH relativeFrom="column">
              <wp:posOffset>-206154</wp:posOffset>
            </wp:positionH>
            <wp:positionV relativeFrom="paragraph">
              <wp:posOffset>-824119</wp:posOffset>
            </wp:positionV>
            <wp:extent cx="603250" cy="539115"/>
            <wp:effectExtent l="0" t="0" r="6350" b="0"/>
            <wp:wrapNone/>
            <wp:docPr id="94" name="Picture 94"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3250" cy="539115"/>
                    </a:xfrm>
                    <a:prstGeom prst="rect">
                      <a:avLst/>
                    </a:prstGeom>
                    <a:noFill/>
                    <a:ln>
                      <a:noFill/>
                    </a:ln>
                  </pic:spPr>
                </pic:pic>
              </a:graphicData>
            </a:graphic>
            <wp14:sizeRelH relativeFrom="page">
              <wp14:pctWidth>0</wp14:pctWidth>
            </wp14:sizeRelH>
            <wp14:sizeRelV relativeFrom="page">
              <wp14:pctHeight>0</wp14:pctHeight>
            </wp14:sizeRelV>
          </wp:anchor>
        </w:drawing>
      </w:r>
      <w:r w:rsidR="00251819" w:rsidRPr="003D36FB">
        <w:rPr>
          <w:sz w:val="18"/>
          <w:rPrChange w:id="2732" w:author="Author">
            <w:rPr/>
          </w:rPrChange>
        </w:rPr>
        <w:t xml:space="preserve">As we’ve used the same three operators twice, </w:t>
      </w:r>
      <w:r w:rsidR="001F6551" w:rsidRPr="003D36FB">
        <w:rPr>
          <w:sz w:val="18"/>
          <w:rPrChange w:id="2733" w:author="Author">
            <w:rPr/>
          </w:rPrChange>
        </w:rPr>
        <w:t xml:space="preserve">let’s </w:t>
      </w:r>
      <w:r w:rsidR="00251819" w:rsidRPr="003D36FB">
        <w:rPr>
          <w:sz w:val="18"/>
          <w:rPrChange w:id="2734" w:author="Author">
            <w:rPr/>
          </w:rPrChange>
        </w:rPr>
        <w:t>extract the pattern into a specialized operator. Creating your own operators shouldn’t be hard as you can see</w:t>
      </w:r>
      <w:ins w:id="2735" w:author="Author">
        <w:r w:rsidR="006C0CD3" w:rsidRPr="003D36FB">
          <w:rPr>
            <w:sz w:val="18"/>
            <w:rPrChange w:id="2736" w:author="Author">
              <w:rPr/>
            </w:rPrChange>
          </w:rPr>
          <w:t xml:space="preserve"> (note that the encapsulating class of the extension method</w:t>
        </w:r>
        <w:r w:rsidR="00383C4A" w:rsidRPr="003D36FB">
          <w:rPr>
            <w:sz w:val="18"/>
            <w:rPrChange w:id="2737" w:author="Author">
              <w:rPr/>
            </w:rPrChange>
          </w:rPr>
          <w:t>, i.e., Program,</w:t>
        </w:r>
        <w:r w:rsidR="006C0CD3" w:rsidRPr="003D36FB">
          <w:rPr>
            <w:sz w:val="18"/>
            <w:rPrChange w:id="2738" w:author="Author">
              <w:rPr/>
            </w:rPrChange>
          </w:rPr>
          <w:t xml:space="preserve"> must be static)</w:t>
        </w:r>
      </w:ins>
      <w:r w:rsidR="00251819" w:rsidRPr="003D36FB">
        <w:rPr>
          <w:sz w:val="18"/>
          <w:rPrChange w:id="2739" w:author="Author">
            <w:rPr/>
          </w:rPrChange>
        </w:rPr>
        <w:t>:</w:t>
      </w:r>
      <w:r w:rsidR="00251819" w:rsidRPr="003D36FB">
        <w:rPr>
          <w:sz w:val="18"/>
          <w:rPrChange w:id="2740" w:author="Author">
            <w:rPr/>
          </w:rPrChange>
        </w:rPr>
        <w:br/>
      </w:r>
      <w:r w:rsidR="00251819" w:rsidRPr="003D36FB">
        <w:rPr>
          <w:sz w:val="18"/>
          <w:rPrChange w:id="2741" w:author="Author">
            <w:rPr/>
          </w:rPrChange>
        </w:rPr>
        <w:br/>
      </w:r>
      <w:r w:rsidR="00251819" w:rsidRPr="003D36FB">
        <w:rPr>
          <w:rFonts w:ascii="Consolas" w:hAnsi="Consolas" w:cs="Consolas"/>
          <w:color w:val="0000FF"/>
          <w:sz w:val="16"/>
          <w:szCs w:val="19"/>
          <w:rPrChange w:id="2742" w:author="Author">
            <w:rPr>
              <w:rFonts w:ascii="Consolas" w:hAnsi="Consolas" w:cs="Consolas"/>
              <w:color w:val="0000FF"/>
              <w:sz w:val="19"/>
              <w:szCs w:val="19"/>
            </w:rPr>
          </w:rPrChange>
        </w:rPr>
        <w:t>public</w:t>
      </w:r>
      <w:r w:rsidR="00251819" w:rsidRPr="003D36FB">
        <w:rPr>
          <w:rFonts w:ascii="Consolas" w:hAnsi="Consolas" w:cs="Consolas"/>
          <w:sz w:val="16"/>
          <w:szCs w:val="19"/>
          <w:rPrChange w:id="2743" w:author="Author">
            <w:rPr>
              <w:rFonts w:ascii="Consolas" w:hAnsi="Consolas" w:cs="Consolas"/>
              <w:sz w:val="19"/>
              <w:szCs w:val="19"/>
            </w:rPr>
          </w:rPrChange>
        </w:rPr>
        <w:t xml:space="preserve"> </w:t>
      </w:r>
      <w:r w:rsidR="00251819" w:rsidRPr="003D36FB">
        <w:rPr>
          <w:rFonts w:ascii="Consolas" w:hAnsi="Consolas" w:cs="Consolas"/>
          <w:color w:val="0000FF"/>
          <w:sz w:val="16"/>
          <w:szCs w:val="19"/>
          <w:rPrChange w:id="2744" w:author="Author">
            <w:rPr>
              <w:rFonts w:ascii="Consolas" w:hAnsi="Consolas" w:cs="Consolas"/>
              <w:color w:val="0000FF"/>
              <w:sz w:val="19"/>
              <w:szCs w:val="19"/>
            </w:rPr>
          </w:rPrChange>
        </w:rPr>
        <w:t>static</w:t>
      </w:r>
      <w:r w:rsidR="00251819" w:rsidRPr="003D36FB">
        <w:rPr>
          <w:rFonts w:ascii="Consolas" w:hAnsi="Consolas" w:cs="Consolas"/>
          <w:sz w:val="16"/>
          <w:szCs w:val="19"/>
          <w:rPrChange w:id="2745" w:author="Author">
            <w:rPr>
              <w:rFonts w:ascii="Consolas" w:hAnsi="Consolas" w:cs="Consolas"/>
              <w:sz w:val="19"/>
              <w:szCs w:val="19"/>
            </w:rPr>
          </w:rPrChange>
        </w:rPr>
        <w:t xml:space="preserve"> </w:t>
      </w:r>
      <w:proofErr w:type="spellStart"/>
      <w:r w:rsidR="00251819" w:rsidRPr="003D36FB">
        <w:rPr>
          <w:rFonts w:ascii="Consolas" w:hAnsi="Consolas" w:cs="Consolas"/>
          <w:color w:val="2B91AF"/>
          <w:sz w:val="16"/>
          <w:szCs w:val="19"/>
          <w:rPrChange w:id="2746" w:author="Author">
            <w:rPr>
              <w:rFonts w:ascii="Consolas" w:hAnsi="Consolas" w:cs="Consolas"/>
              <w:color w:val="2B91AF"/>
              <w:sz w:val="19"/>
              <w:szCs w:val="19"/>
            </w:rPr>
          </w:rPrChange>
        </w:rPr>
        <w:t>IObservable</w:t>
      </w:r>
      <w:proofErr w:type="spellEnd"/>
      <w:r w:rsidR="00251819" w:rsidRPr="003D36FB">
        <w:rPr>
          <w:rFonts w:ascii="Consolas" w:hAnsi="Consolas" w:cs="Consolas"/>
          <w:sz w:val="16"/>
          <w:szCs w:val="19"/>
          <w:rPrChange w:id="2747" w:author="Author">
            <w:rPr>
              <w:rFonts w:ascii="Consolas" w:hAnsi="Consolas" w:cs="Consolas"/>
              <w:sz w:val="19"/>
              <w:szCs w:val="19"/>
            </w:rPr>
          </w:rPrChange>
        </w:rPr>
        <w:t xml:space="preserve">&lt;T&gt; </w:t>
      </w:r>
      <w:proofErr w:type="spellStart"/>
      <w:r w:rsidR="00251819" w:rsidRPr="003D36FB">
        <w:rPr>
          <w:rFonts w:ascii="Consolas" w:hAnsi="Consolas" w:cs="Consolas"/>
          <w:sz w:val="16"/>
          <w:szCs w:val="19"/>
          <w:rPrChange w:id="2748" w:author="Author">
            <w:rPr>
              <w:rFonts w:ascii="Consolas" w:hAnsi="Consolas" w:cs="Consolas"/>
              <w:sz w:val="19"/>
              <w:szCs w:val="19"/>
            </w:rPr>
          </w:rPrChange>
        </w:rPr>
        <w:t>LogTimestampedValues</w:t>
      </w:r>
      <w:proofErr w:type="spellEnd"/>
      <w:r w:rsidR="001F6551" w:rsidRPr="003D36FB">
        <w:rPr>
          <w:rFonts w:ascii="Consolas" w:hAnsi="Consolas" w:cs="Consolas"/>
          <w:sz w:val="16"/>
          <w:szCs w:val="19"/>
          <w:rPrChange w:id="2749" w:author="Author">
            <w:rPr>
              <w:rFonts w:ascii="Consolas" w:hAnsi="Consolas" w:cs="Consolas"/>
              <w:sz w:val="19"/>
              <w:szCs w:val="19"/>
            </w:rPr>
          </w:rPrChange>
        </w:rPr>
        <w:t>&lt;T&gt;</w:t>
      </w:r>
      <w:r w:rsidR="00251819" w:rsidRPr="003D36FB">
        <w:rPr>
          <w:rFonts w:ascii="Consolas" w:hAnsi="Consolas" w:cs="Consolas"/>
          <w:sz w:val="16"/>
          <w:szCs w:val="19"/>
          <w:rPrChange w:id="2750" w:author="Author">
            <w:rPr>
              <w:rFonts w:ascii="Consolas" w:hAnsi="Consolas" w:cs="Consolas"/>
              <w:sz w:val="19"/>
              <w:szCs w:val="19"/>
            </w:rPr>
          </w:rPrChange>
        </w:rPr>
        <w:t>(</w:t>
      </w:r>
      <w:r w:rsidR="00251819" w:rsidRPr="003D36FB">
        <w:rPr>
          <w:rFonts w:ascii="Consolas" w:hAnsi="Consolas" w:cs="Consolas"/>
          <w:color w:val="0000FF"/>
          <w:sz w:val="16"/>
          <w:szCs w:val="19"/>
          <w:rPrChange w:id="2751" w:author="Author">
            <w:rPr>
              <w:rFonts w:ascii="Consolas" w:hAnsi="Consolas" w:cs="Consolas"/>
              <w:color w:val="0000FF"/>
              <w:sz w:val="19"/>
              <w:szCs w:val="19"/>
            </w:rPr>
          </w:rPrChange>
        </w:rPr>
        <w:t>this</w:t>
      </w:r>
      <w:r w:rsidR="00251819" w:rsidRPr="003D36FB">
        <w:rPr>
          <w:rFonts w:ascii="Consolas" w:hAnsi="Consolas" w:cs="Consolas"/>
          <w:sz w:val="16"/>
          <w:szCs w:val="19"/>
          <w:rPrChange w:id="2752" w:author="Author">
            <w:rPr>
              <w:rFonts w:ascii="Consolas" w:hAnsi="Consolas" w:cs="Consolas"/>
              <w:sz w:val="19"/>
              <w:szCs w:val="19"/>
            </w:rPr>
          </w:rPrChange>
        </w:rPr>
        <w:t xml:space="preserve"> </w:t>
      </w:r>
      <w:proofErr w:type="spellStart"/>
      <w:r w:rsidR="00251819" w:rsidRPr="003D36FB">
        <w:rPr>
          <w:rFonts w:ascii="Consolas" w:hAnsi="Consolas" w:cs="Consolas"/>
          <w:color w:val="2B91AF"/>
          <w:sz w:val="16"/>
          <w:szCs w:val="19"/>
          <w:rPrChange w:id="2753" w:author="Author">
            <w:rPr>
              <w:rFonts w:ascii="Consolas" w:hAnsi="Consolas" w:cs="Consolas"/>
              <w:color w:val="2B91AF"/>
              <w:sz w:val="19"/>
              <w:szCs w:val="19"/>
            </w:rPr>
          </w:rPrChange>
        </w:rPr>
        <w:t>IObservable</w:t>
      </w:r>
      <w:proofErr w:type="spellEnd"/>
      <w:r w:rsidR="00251819" w:rsidRPr="003D36FB">
        <w:rPr>
          <w:rFonts w:ascii="Consolas" w:hAnsi="Consolas" w:cs="Consolas"/>
          <w:sz w:val="16"/>
          <w:szCs w:val="19"/>
          <w:rPrChange w:id="2754" w:author="Author">
            <w:rPr>
              <w:rFonts w:ascii="Consolas" w:hAnsi="Consolas" w:cs="Consolas"/>
              <w:sz w:val="19"/>
              <w:szCs w:val="19"/>
            </w:rPr>
          </w:rPrChange>
        </w:rPr>
        <w:t>&lt;T&gt; source,</w:t>
      </w:r>
      <w:r w:rsidR="005C2DC6" w:rsidRPr="003D36FB">
        <w:rPr>
          <w:rFonts w:ascii="Consolas" w:hAnsi="Consolas" w:cs="Consolas"/>
          <w:sz w:val="16"/>
          <w:szCs w:val="19"/>
          <w:rPrChange w:id="2755" w:author="Author">
            <w:rPr>
              <w:rFonts w:ascii="Consolas" w:hAnsi="Consolas" w:cs="Consolas"/>
              <w:sz w:val="19"/>
              <w:szCs w:val="19"/>
            </w:rPr>
          </w:rPrChange>
        </w:rPr>
        <w:br/>
        <w:t xml:space="preserve">                                                 </w:t>
      </w:r>
      <w:r w:rsidR="00251819" w:rsidRPr="003D36FB">
        <w:rPr>
          <w:rFonts w:ascii="Consolas" w:hAnsi="Consolas" w:cs="Consolas"/>
          <w:sz w:val="16"/>
          <w:szCs w:val="19"/>
          <w:rPrChange w:id="2756" w:author="Author">
            <w:rPr>
              <w:rFonts w:ascii="Consolas" w:hAnsi="Consolas" w:cs="Consolas"/>
              <w:sz w:val="19"/>
              <w:szCs w:val="19"/>
            </w:rPr>
          </w:rPrChange>
        </w:rPr>
        <w:t xml:space="preserve"> </w:t>
      </w:r>
      <w:r w:rsidR="00251819" w:rsidRPr="003D36FB">
        <w:rPr>
          <w:rFonts w:ascii="Consolas" w:hAnsi="Consolas" w:cs="Consolas"/>
          <w:color w:val="2B91AF"/>
          <w:sz w:val="16"/>
          <w:szCs w:val="19"/>
          <w:rPrChange w:id="2757" w:author="Author">
            <w:rPr>
              <w:rFonts w:ascii="Consolas" w:hAnsi="Consolas" w:cs="Consolas"/>
              <w:color w:val="2B91AF"/>
              <w:sz w:val="19"/>
              <w:szCs w:val="19"/>
            </w:rPr>
          </w:rPrChange>
        </w:rPr>
        <w:t>Action</w:t>
      </w:r>
      <w:r w:rsidR="00251819" w:rsidRPr="003D36FB">
        <w:rPr>
          <w:rFonts w:ascii="Consolas" w:hAnsi="Consolas" w:cs="Consolas"/>
          <w:sz w:val="16"/>
          <w:szCs w:val="19"/>
          <w:rPrChange w:id="2758" w:author="Author">
            <w:rPr>
              <w:rFonts w:ascii="Consolas" w:hAnsi="Consolas" w:cs="Consolas"/>
              <w:sz w:val="19"/>
              <w:szCs w:val="19"/>
            </w:rPr>
          </w:rPrChange>
        </w:rPr>
        <w:t>&lt;</w:t>
      </w:r>
      <w:proofErr w:type="spellStart"/>
      <w:r w:rsidR="005C2DC6" w:rsidRPr="003D36FB">
        <w:rPr>
          <w:rFonts w:ascii="Consolas" w:hAnsi="Consolas" w:cs="Consolas"/>
          <w:color w:val="2B91AF"/>
          <w:sz w:val="16"/>
          <w:szCs w:val="19"/>
          <w:rPrChange w:id="2759" w:author="Author">
            <w:rPr>
              <w:rFonts w:ascii="Consolas" w:hAnsi="Consolas" w:cs="Consolas"/>
              <w:color w:val="2B91AF"/>
              <w:sz w:val="19"/>
              <w:szCs w:val="19"/>
            </w:rPr>
          </w:rPrChange>
        </w:rPr>
        <w:t>Timestamped</w:t>
      </w:r>
      <w:proofErr w:type="spellEnd"/>
      <w:r w:rsidR="005C2DC6" w:rsidRPr="003D36FB">
        <w:rPr>
          <w:rFonts w:ascii="Consolas" w:hAnsi="Consolas" w:cs="Consolas"/>
          <w:sz w:val="16"/>
          <w:szCs w:val="19"/>
          <w:rPrChange w:id="2760" w:author="Author">
            <w:rPr>
              <w:rFonts w:ascii="Consolas" w:hAnsi="Consolas" w:cs="Consolas"/>
              <w:sz w:val="19"/>
              <w:szCs w:val="19"/>
            </w:rPr>
          </w:rPrChange>
        </w:rPr>
        <w:t>&lt;</w:t>
      </w:r>
      <w:r w:rsidR="00251819" w:rsidRPr="003D36FB">
        <w:rPr>
          <w:rFonts w:ascii="Consolas" w:hAnsi="Consolas" w:cs="Consolas"/>
          <w:sz w:val="16"/>
          <w:szCs w:val="19"/>
          <w:rPrChange w:id="2761" w:author="Author">
            <w:rPr>
              <w:rFonts w:ascii="Consolas" w:hAnsi="Consolas" w:cs="Consolas"/>
              <w:sz w:val="19"/>
              <w:szCs w:val="19"/>
            </w:rPr>
          </w:rPrChange>
        </w:rPr>
        <w:t>T</w:t>
      </w:r>
      <w:r w:rsidR="005C2DC6" w:rsidRPr="003D36FB">
        <w:rPr>
          <w:rFonts w:ascii="Consolas" w:hAnsi="Consolas" w:cs="Consolas"/>
          <w:sz w:val="16"/>
          <w:szCs w:val="19"/>
          <w:rPrChange w:id="2762" w:author="Author">
            <w:rPr>
              <w:rFonts w:ascii="Consolas" w:hAnsi="Consolas" w:cs="Consolas"/>
              <w:sz w:val="19"/>
              <w:szCs w:val="19"/>
            </w:rPr>
          </w:rPrChange>
        </w:rPr>
        <w:t>&gt;</w:t>
      </w:r>
      <w:r w:rsidR="00251819" w:rsidRPr="003D36FB">
        <w:rPr>
          <w:rFonts w:ascii="Consolas" w:hAnsi="Consolas" w:cs="Consolas"/>
          <w:sz w:val="16"/>
          <w:szCs w:val="19"/>
          <w:rPrChange w:id="2763" w:author="Author">
            <w:rPr>
              <w:rFonts w:ascii="Consolas" w:hAnsi="Consolas" w:cs="Consolas"/>
              <w:sz w:val="19"/>
              <w:szCs w:val="19"/>
            </w:rPr>
          </w:rPrChange>
        </w:rPr>
        <w:t xml:space="preserve">&gt; </w:t>
      </w:r>
      <w:proofErr w:type="spellStart"/>
      <w:r w:rsidR="00251819" w:rsidRPr="003D36FB">
        <w:rPr>
          <w:rFonts w:ascii="Consolas" w:hAnsi="Consolas" w:cs="Consolas"/>
          <w:sz w:val="16"/>
          <w:szCs w:val="19"/>
          <w:rPrChange w:id="2764" w:author="Author">
            <w:rPr>
              <w:rFonts w:ascii="Consolas" w:hAnsi="Consolas" w:cs="Consolas"/>
              <w:sz w:val="19"/>
              <w:szCs w:val="19"/>
            </w:rPr>
          </w:rPrChange>
        </w:rPr>
        <w:t>onNext</w:t>
      </w:r>
      <w:proofErr w:type="spellEnd"/>
      <w:r w:rsidR="00251819" w:rsidRPr="003D36FB">
        <w:rPr>
          <w:rFonts w:ascii="Consolas" w:hAnsi="Consolas" w:cs="Consolas"/>
          <w:sz w:val="16"/>
          <w:szCs w:val="19"/>
          <w:rPrChange w:id="2765" w:author="Author">
            <w:rPr>
              <w:rFonts w:ascii="Consolas" w:hAnsi="Consolas" w:cs="Consolas"/>
              <w:sz w:val="19"/>
              <w:szCs w:val="19"/>
            </w:rPr>
          </w:rPrChange>
        </w:rPr>
        <w:t>)</w:t>
      </w:r>
      <w:r w:rsidR="00251819" w:rsidRPr="003D36FB">
        <w:rPr>
          <w:rFonts w:ascii="Consolas" w:hAnsi="Consolas" w:cs="Consolas"/>
          <w:sz w:val="16"/>
          <w:szCs w:val="19"/>
          <w:rPrChange w:id="2766" w:author="Author">
            <w:rPr>
              <w:rFonts w:ascii="Consolas" w:hAnsi="Consolas" w:cs="Consolas"/>
              <w:sz w:val="19"/>
              <w:szCs w:val="19"/>
            </w:rPr>
          </w:rPrChange>
        </w:rPr>
        <w:br/>
        <w:t>{</w:t>
      </w:r>
      <w:r w:rsidR="00251819" w:rsidRPr="003D36FB">
        <w:rPr>
          <w:rFonts w:ascii="Consolas" w:hAnsi="Consolas" w:cs="Consolas"/>
          <w:sz w:val="16"/>
          <w:szCs w:val="19"/>
          <w:rPrChange w:id="2767" w:author="Author">
            <w:rPr>
              <w:rFonts w:ascii="Consolas" w:hAnsi="Consolas" w:cs="Consolas"/>
              <w:sz w:val="19"/>
              <w:szCs w:val="19"/>
            </w:rPr>
          </w:rPrChange>
        </w:rPr>
        <w:br/>
        <w:t xml:space="preserve">     </w:t>
      </w:r>
      <w:r w:rsidR="00251819" w:rsidRPr="003D36FB">
        <w:rPr>
          <w:rFonts w:ascii="Consolas" w:hAnsi="Consolas" w:cs="Consolas"/>
          <w:color w:val="0000FF"/>
          <w:sz w:val="16"/>
          <w:szCs w:val="19"/>
          <w:rPrChange w:id="2768" w:author="Author">
            <w:rPr>
              <w:rFonts w:ascii="Consolas" w:hAnsi="Consolas" w:cs="Consolas"/>
              <w:color w:val="0000FF"/>
              <w:sz w:val="19"/>
              <w:szCs w:val="19"/>
            </w:rPr>
          </w:rPrChange>
        </w:rPr>
        <w:t>return</w:t>
      </w:r>
      <w:r w:rsidR="00251819" w:rsidRPr="003D36FB">
        <w:rPr>
          <w:rFonts w:ascii="Consolas" w:hAnsi="Consolas" w:cs="Consolas"/>
          <w:sz w:val="16"/>
          <w:szCs w:val="19"/>
          <w:rPrChange w:id="2769" w:author="Author">
            <w:rPr>
              <w:rFonts w:ascii="Consolas" w:hAnsi="Consolas" w:cs="Consolas"/>
              <w:sz w:val="19"/>
              <w:szCs w:val="19"/>
            </w:rPr>
          </w:rPrChange>
        </w:rPr>
        <w:t xml:space="preserve"> </w:t>
      </w:r>
      <w:proofErr w:type="spellStart"/>
      <w:r w:rsidR="00251819" w:rsidRPr="003D36FB">
        <w:rPr>
          <w:rFonts w:ascii="Consolas" w:hAnsi="Consolas" w:cs="Consolas"/>
          <w:sz w:val="16"/>
          <w:szCs w:val="19"/>
          <w:rPrChange w:id="2770" w:author="Author">
            <w:rPr>
              <w:rFonts w:ascii="Consolas" w:hAnsi="Consolas" w:cs="Consolas"/>
              <w:sz w:val="19"/>
              <w:szCs w:val="19"/>
            </w:rPr>
          </w:rPrChange>
        </w:rPr>
        <w:t>source.Timestamp</w:t>
      </w:r>
      <w:proofErr w:type="spellEnd"/>
      <w:r w:rsidR="00251819" w:rsidRPr="003D36FB">
        <w:rPr>
          <w:rFonts w:ascii="Consolas" w:hAnsi="Consolas" w:cs="Consolas"/>
          <w:sz w:val="16"/>
          <w:szCs w:val="19"/>
          <w:rPrChange w:id="2771" w:author="Author">
            <w:rPr>
              <w:rFonts w:ascii="Consolas" w:hAnsi="Consolas" w:cs="Consolas"/>
              <w:sz w:val="19"/>
              <w:szCs w:val="19"/>
            </w:rPr>
          </w:rPrChange>
        </w:rPr>
        <w:t>().Do(</w:t>
      </w:r>
      <w:proofErr w:type="spellStart"/>
      <w:r w:rsidR="00251819" w:rsidRPr="003D36FB">
        <w:rPr>
          <w:rFonts w:ascii="Consolas" w:hAnsi="Consolas" w:cs="Consolas"/>
          <w:sz w:val="16"/>
          <w:szCs w:val="19"/>
          <w:rPrChange w:id="2772" w:author="Author">
            <w:rPr>
              <w:rFonts w:ascii="Consolas" w:hAnsi="Consolas" w:cs="Consolas"/>
              <w:sz w:val="19"/>
              <w:szCs w:val="19"/>
            </w:rPr>
          </w:rPrChange>
        </w:rPr>
        <w:t>onNext</w:t>
      </w:r>
      <w:proofErr w:type="spellEnd"/>
      <w:r w:rsidR="00251819" w:rsidRPr="003D36FB">
        <w:rPr>
          <w:rFonts w:ascii="Consolas" w:hAnsi="Consolas" w:cs="Consolas"/>
          <w:sz w:val="16"/>
          <w:szCs w:val="19"/>
          <w:rPrChange w:id="2773" w:author="Author">
            <w:rPr>
              <w:rFonts w:ascii="Consolas" w:hAnsi="Consolas" w:cs="Consolas"/>
              <w:sz w:val="19"/>
              <w:szCs w:val="19"/>
            </w:rPr>
          </w:rPrChange>
        </w:rPr>
        <w:t>).</w:t>
      </w:r>
      <w:r w:rsidR="00671A18" w:rsidRPr="003D36FB">
        <w:rPr>
          <w:rFonts w:ascii="Consolas" w:hAnsi="Consolas" w:cs="Consolas"/>
          <w:sz w:val="16"/>
          <w:szCs w:val="19"/>
          <w:rPrChange w:id="2774" w:author="Author">
            <w:rPr>
              <w:rFonts w:ascii="Consolas" w:hAnsi="Consolas" w:cs="Consolas"/>
              <w:sz w:val="19"/>
              <w:szCs w:val="19"/>
            </w:rPr>
          </w:rPrChange>
        </w:rPr>
        <w:t>Select</w:t>
      </w:r>
      <w:r w:rsidR="00251819" w:rsidRPr="003D36FB">
        <w:rPr>
          <w:rFonts w:ascii="Consolas" w:hAnsi="Consolas" w:cs="Consolas"/>
          <w:sz w:val="16"/>
          <w:szCs w:val="19"/>
          <w:rPrChange w:id="2775" w:author="Author">
            <w:rPr>
              <w:rFonts w:ascii="Consolas" w:hAnsi="Consolas" w:cs="Consolas"/>
              <w:sz w:val="19"/>
              <w:szCs w:val="19"/>
            </w:rPr>
          </w:rPrChange>
        </w:rPr>
        <w:t>(</w:t>
      </w:r>
      <w:r w:rsidR="00671A18" w:rsidRPr="003D36FB">
        <w:rPr>
          <w:rFonts w:ascii="Consolas" w:hAnsi="Consolas" w:cs="Consolas"/>
          <w:sz w:val="16"/>
          <w:szCs w:val="19"/>
          <w:rPrChange w:id="2776" w:author="Author">
            <w:rPr>
              <w:rFonts w:ascii="Consolas" w:hAnsi="Consolas" w:cs="Consolas"/>
              <w:sz w:val="19"/>
              <w:szCs w:val="19"/>
            </w:rPr>
          </w:rPrChange>
        </w:rPr>
        <w:t xml:space="preserve">x =&gt; </w:t>
      </w:r>
      <w:proofErr w:type="spellStart"/>
      <w:r w:rsidR="00671A18" w:rsidRPr="003D36FB">
        <w:rPr>
          <w:rFonts w:ascii="Consolas" w:hAnsi="Consolas" w:cs="Consolas"/>
          <w:sz w:val="16"/>
          <w:szCs w:val="19"/>
          <w:rPrChange w:id="2777" w:author="Author">
            <w:rPr>
              <w:rFonts w:ascii="Consolas" w:hAnsi="Consolas" w:cs="Consolas"/>
              <w:sz w:val="19"/>
              <w:szCs w:val="19"/>
            </w:rPr>
          </w:rPrChange>
        </w:rPr>
        <w:t>x.Value</w:t>
      </w:r>
      <w:proofErr w:type="spellEnd"/>
      <w:r w:rsidR="00251819" w:rsidRPr="003D36FB">
        <w:rPr>
          <w:rFonts w:ascii="Consolas" w:hAnsi="Consolas" w:cs="Consolas"/>
          <w:sz w:val="16"/>
          <w:szCs w:val="19"/>
          <w:rPrChange w:id="2778" w:author="Author">
            <w:rPr>
              <w:rFonts w:ascii="Consolas" w:hAnsi="Consolas" w:cs="Consolas"/>
              <w:sz w:val="19"/>
              <w:szCs w:val="19"/>
            </w:rPr>
          </w:rPrChange>
        </w:rPr>
        <w:t>);</w:t>
      </w:r>
      <w:r w:rsidR="00251819" w:rsidRPr="003D36FB">
        <w:rPr>
          <w:rFonts w:ascii="Consolas" w:hAnsi="Consolas" w:cs="Consolas"/>
          <w:sz w:val="16"/>
          <w:szCs w:val="19"/>
          <w:rPrChange w:id="2779" w:author="Author">
            <w:rPr>
              <w:rFonts w:ascii="Consolas" w:hAnsi="Consolas" w:cs="Consolas"/>
              <w:sz w:val="19"/>
              <w:szCs w:val="19"/>
            </w:rPr>
          </w:rPrChange>
        </w:rPr>
        <w:br/>
        <w:t>}</w:t>
      </w:r>
      <w:r w:rsidR="00926726" w:rsidRPr="003D36FB">
        <w:rPr>
          <w:sz w:val="18"/>
          <w:rPrChange w:id="2780" w:author="Author">
            <w:rPr/>
          </w:rPrChange>
        </w:rPr>
        <w:br/>
      </w:r>
      <w:r w:rsidR="001F6551" w:rsidRPr="003D36FB">
        <w:rPr>
          <w:sz w:val="18"/>
          <w:rPrChange w:id="2781" w:author="Author">
            <w:rPr/>
          </w:rPrChange>
        </w:rPr>
        <w:br/>
        <w:t>Now we can rewrite the code to use our operator like this:</w:t>
      </w:r>
      <w:r w:rsidR="001F6551" w:rsidRPr="003D36FB">
        <w:rPr>
          <w:sz w:val="18"/>
          <w:rPrChange w:id="2782" w:author="Author">
            <w:rPr/>
          </w:rPrChange>
        </w:rPr>
        <w:br/>
      </w:r>
      <w:r w:rsidR="001F6551" w:rsidRPr="003D36FB">
        <w:rPr>
          <w:sz w:val="18"/>
          <w:rPrChange w:id="2783" w:author="Author">
            <w:rPr/>
          </w:rPrChange>
        </w:rPr>
        <w:br/>
      </w:r>
      <w:r w:rsidR="001F6551" w:rsidRPr="003D36FB">
        <w:rPr>
          <w:rFonts w:ascii="Consolas" w:hAnsi="Consolas" w:cs="Consolas"/>
          <w:sz w:val="16"/>
          <w:szCs w:val="19"/>
          <w:rPrChange w:id="2784" w:author="Author">
            <w:rPr>
              <w:rFonts w:ascii="Consolas" w:hAnsi="Consolas" w:cs="Consolas"/>
              <w:sz w:val="19"/>
              <w:szCs w:val="19"/>
            </w:rPr>
          </w:rPrChange>
        </w:rPr>
        <w:t xml:space="preserve">    </w:t>
      </w:r>
      <w:proofErr w:type="spellStart"/>
      <w:r w:rsidR="001F6551" w:rsidRPr="003D36FB">
        <w:rPr>
          <w:rFonts w:ascii="Consolas" w:hAnsi="Consolas" w:cs="Consolas"/>
          <w:color w:val="0000FF"/>
          <w:sz w:val="16"/>
          <w:szCs w:val="19"/>
          <w:rPrChange w:id="2785" w:author="Author">
            <w:rPr>
              <w:rFonts w:ascii="Consolas" w:hAnsi="Consolas" w:cs="Consolas"/>
              <w:color w:val="0000FF"/>
              <w:sz w:val="19"/>
              <w:szCs w:val="19"/>
            </w:rPr>
          </w:rPrChange>
        </w:rPr>
        <w:t>var</w:t>
      </w:r>
      <w:proofErr w:type="spellEnd"/>
      <w:r w:rsidR="001F6551" w:rsidRPr="003D36FB">
        <w:rPr>
          <w:rFonts w:ascii="Consolas" w:hAnsi="Consolas" w:cs="Consolas"/>
          <w:sz w:val="16"/>
          <w:szCs w:val="19"/>
          <w:rPrChange w:id="2786" w:author="Author">
            <w:rPr>
              <w:rFonts w:ascii="Consolas" w:hAnsi="Consolas" w:cs="Consolas"/>
              <w:sz w:val="19"/>
              <w:szCs w:val="19"/>
            </w:rPr>
          </w:rPrChange>
        </w:rPr>
        <w:t xml:space="preserve"> input = (</w:t>
      </w:r>
      <w:r w:rsidR="001F6551" w:rsidRPr="003D36FB">
        <w:rPr>
          <w:rFonts w:ascii="Consolas" w:hAnsi="Consolas" w:cs="Consolas"/>
          <w:color w:val="0000FF"/>
          <w:sz w:val="16"/>
          <w:szCs w:val="19"/>
          <w:rPrChange w:id="2787" w:author="Author">
            <w:rPr>
              <w:rFonts w:ascii="Consolas" w:hAnsi="Consolas" w:cs="Consolas"/>
              <w:color w:val="0000FF"/>
              <w:sz w:val="19"/>
              <w:szCs w:val="19"/>
            </w:rPr>
          </w:rPrChange>
        </w:rPr>
        <w:t>from</w:t>
      </w:r>
      <w:r w:rsidR="001F6551" w:rsidRPr="003D36FB">
        <w:rPr>
          <w:rFonts w:ascii="Consolas" w:hAnsi="Consolas" w:cs="Consolas"/>
          <w:sz w:val="16"/>
          <w:szCs w:val="19"/>
          <w:rPrChange w:id="2788" w:author="Author">
            <w:rPr>
              <w:rFonts w:ascii="Consolas" w:hAnsi="Consolas" w:cs="Consolas"/>
              <w:sz w:val="19"/>
              <w:szCs w:val="19"/>
            </w:rPr>
          </w:rPrChange>
        </w:rPr>
        <w:t xml:space="preserve"> </w:t>
      </w:r>
      <w:proofErr w:type="spellStart"/>
      <w:r w:rsidR="001F6551" w:rsidRPr="003D36FB">
        <w:rPr>
          <w:rFonts w:ascii="Consolas" w:hAnsi="Consolas" w:cs="Consolas"/>
          <w:sz w:val="16"/>
          <w:szCs w:val="19"/>
          <w:rPrChange w:id="2789" w:author="Author">
            <w:rPr>
              <w:rFonts w:ascii="Consolas" w:hAnsi="Consolas" w:cs="Consolas"/>
              <w:sz w:val="19"/>
              <w:szCs w:val="19"/>
            </w:rPr>
          </w:rPrChange>
        </w:rPr>
        <w:t>evt</w:t>
      </w:r>
      <w:proofErr w:type="spellEnd"/>
      <w:r w:rsidR="001F6551" w:rsidRPr="003D36FB">
        <w:rPr>
          <w:rFonts w:ascii="Consolas" w:hAnsi="Consolas" w:cs="Consolas"/>
          <w:sz w:val="16"/>
          <w:szCs w:val="19"/>
          <w:rPrChange w:id="2790" w:author="Author">
            <w:rPr>
              <w:rFonts w:ascii="Consolas" w:hAnsi="Consolas" w:cs="Consolas"/>
              <w:sz w:val="19"/>
              <w:szCs w:val="19"/>
            </w:rPr>
          </w:rPrChange>
        </w:rPr>
        <w:t xml:space="preserve"> </w:t>
      </w:r>
      <w:r w:rsidR="001F6551" w:rsidRPr="003D36FB">
        <w:rPr>
          <w:rFonts w:ascii="Consolas" w:hAnsi="Consolas" w:cs="Consolas"/>
          <w:color w:val="0000FF"/>
          <w:sz w:val="16"/>
          <w:szCs w:val="19"/>
          <w:rPrChange w:id="2791" w:author="Author">
            <w:rPr>
              <w:rFonts w:ascii="Consolas" w:hAnsi="Consolas" w:cs="Consolas"/>
              <w:color w:val="0000FF"/>
              <w:sz w:val="19"/>
              <w:szCs w:val="19"/>
            </w:rPr>
          </w:rPrChange>
        </w:rPr>
        <w:t>in</w:t>
      </w:r>
      <w:r w:rsidR="001F6551" w:rsidRPr="003D36FB">
        <w:rPr>
          <w:rFonts w:ascii="Consolas" w:hAnsi="Consolas" w:cs="Consolas"/>
          <w:sz w:val="16"/>
          <w:szCs w:val="19"/>
          <w:rPrChange w:id="2792" w:author="Author">
            <w:rPr>
              <w:rFonts w:ascii="Consolas" w:hAnsi="Consolas" w:cs="Consolas"/>
              <w:sz w:val="19"/>
              <w:szCs w:val="19"/>
            </w:rPr>
          </w:rPrChange>
        </w:rPr>
        <w:t xml:space="preserve"> </w:t>
      </w:r>
      <w:proofErr w:type="spellStart"/>
      <w:r w:rsidR="001F6551" w:rsidRPr="003D36FB">
        <w:rPr>
          <w:rFonts w:ascii="Consolas" w:hAnsi="Consolas" w:cs="Consolas"/>
          <w:color w:val="2B91AF"/>
          <w:sz w:val="16"/>
          <w:szCs w:val="19"/>
          <w:rPrChange w:id="2793" w:author="Author">
            <w:rPr>
              <w:rFonts w:ascii="Consolas" w:hAnsi="Consolas" w:cs="Consolas"/>
              <w:color w:val="2B91AF"/>
              <w:sz w:val="19"/>
              <w:szCs w:val="19"/>
            </w:rPr>
          </w:rPrChange>
        </w:rPr>
        <w:t>Observable</w:t>
      </w:r>
      <w:r w:rsidR="001F6551" w:rsidRPr="003D36FB">
        <w:rPr>
          <w:rFonts w:ascii="Consolas" w:hAnsi="Consolas" w:cs="Consolas"/>
          <w:sz w:val="16"/>
          <w:szCs w:val="19"/>
          <w:rPrChange w:id="2794" w:author="Author">
            <w:rPr>
              <w:rFonts w:ascii="Consolas" w:hAnsi="Consolas" w:cs="Consolas"/>
              <w:sz w:val="19"/>
              <w:szCs w:val="19"/>
            </w:rPr>
          </w:rPrChange>
        </w:rPr>
        <w:t>.FromEventPattern</w:t>
      </w:r>
      <w:proofErr w:type="spellEnd"/>
      <w:r w:rsidR="001F6551" w:rsidRPr="003D36FB">
        <w:rPr>
          <w:rFonts w:ascii="Consolas" w:hAnsi="Consolas" w:cs="Consolas"/>
          <w:sz w:val="16"/>
          <w:szCs w:val="19"/>
          <w:rPrChange w:id="2795" w:author="Author">
            <w:rPr>
              <w:rFonts w:ascii="Consolas" w:hAnsi="Consolas" w:cs="Consolas"/>
              <w:sz w:val="19"/>
              <w:szCs w:val="19"/>
            </w:rPr>
          </w:rPrChange>
        </w:rPr>
        <w:t xml:space="preserve">(txt, </w:t>
      </w:r>
      <w:r w:rsidR="001F6551" w:rsidRPr="003D36FB">
        <w:rPr>
          <w:rFonts w:ascii="Consolas" w:hAnsi="Consolas" w:cs="Consolas"/>
          <w:color w:val="A31515"/>
          <w:sz w:val="16"/>
          <w:szCs w:val="19"/>
          <w:rPrChange w:id="2796" w:author="Author">
            <w:rPr>
              <w:rFonts w:ascii="Consolas" w:hAnsi="Consolas" w:cs="Consolas"/>
              <w:color w:val="A31515"/>
              <w:sz w:val="19"/>
              <w:szCs w:val="19"/>
            </w:rPr>
          </w:rPrChange>
        </w:rPr>
        <w:t>"</w:t>
      </w:r>
      <w:proofErr w:type="spellStart"/>
      <w:r w:rsidR="001F6551" w:rsidRPr="003D36FB">
        <w:rPr>
          <w:rFonts w:ascii="Consolas" w:hAnsi="Consolas" w:cs="Consolas"/>
          <w:color w:val="A31515"/>
          <w:sz w:val="16"/>
          <w:szCs w:val="19"/>
          <w:rPrChange w:id="2797" w:author="Author">
            <w:rPr>
              <w:rFonts w:ascii="Consolas" w:hAnsi="Consolas" w:cs="Consolas"/>
              <w:color w:val="A31515"/>
              <w:sz w:val="19"/>
              <w:szCs w:val="19"/>
            </w:rPr>
          </w:rPrChange>
        </w:rPr>
        <w:t>TextChanged</w:t>
      </w:r>
      <w:proofErr w:type="spellEnd"/>
      <w:r w:rsidR="001F6551" w:rsidRPr="003D36FB">
        <w:rPr>
          <w:rFonts w:ascii="Consolas" w:hAnsi="Consolas" w:cs="Consolas"/>
          <w:color w:val="A31515"/>
          <w:sz w:val="16"/>
          <w:szCs w:val="19"/>
          <w:rPrChange w:id="2798" w:author="Author">
            <w:rPr>
              <w:rFonts w:ascii="Consolas" w:hAnsi="Consolas" w:cs="Consolas"/>
              <w:color w:val="A31515"/>
              <w:sz w:val="19"/>
              <w:szCs w:val="19"/>
            </w:rPr>
          </w:rPrChange>
        </w:rPr>
        <w:t>"</w:t>
      </w:r>
      <w:r w:rsidR="001F6551" w:rsidRPr="003D36FB">
        <w:rPr>
          <w:rFonts w:ascii="Consolas" w:hAnsi="Consolas" w:cs="Consolas"/>
          <w:sz w:val="16"/>
          <w:szCs w:val="19"/>
          <w:rPrChange w:id="2799" w:author="Author">
            <w:rPr>
              <w:rFonts w:ascii="Consolas" w:hAnsi="Consolas" w:cs="Consolas"/>
              <w:sz w:val="19"/>
              <w:szCs w:val="19"/>
            </w:rPr>
          </w:rPrChange>
        </w:rPr>
        <w:t>)</w:t>
      </w:r>
      <w:r w:rsidR="001F6551" w:rsidRPr="003D36FB">
        <w:rPr>
          <w:rFonts w:ascii="Consolas" w:hAnsi="Consolas" w:cs="Consolas"/>
          <w:sz w:val="16"/>
          <w:szCs w:val="19"/>
          <w:rPrChange w:id="2800" w:author="Author">
            <w:rPr>
              <w:rFonts w:ascii="Consolas" w:hAnsi="Consolas" w:cs="Consolas"/>
              <w:sz w:val="19"/>
              <w:szCs w:val="19"/>
            </w:rPr>
          </w:rPrChange>
        </w:rPr>
        <w:br/>
        <w:t xml:space="preserve">                 </w:t>
      </w:r>
      <w:r w:rsidR="001F6551" w:rsidRPr="003D36FB">
        <w:rPr>
          <w:rFonts w:ascii="Consolas" w:hAnsi="Consolas" w:cs="Consolas"/>
          <w:color w:val="0000FF"/>
          <w:sz w:val="16"/>
          <w:szCs w:val="19"/>
          <w:rPrChange w:id="2801" w:author="Author">
            <w:rPr>
              <w:rFonts w:ascii="Consolas" w:hAnsi="Consolas" w:cs="Consolas"/>
              <w:color w:val="0000FF"/>
              <w:sz w:val="19"/>
              <w:szCs w:val="19"/>
            </w:rPr>
          </w:rPrChange>
        </w:rPr>
        <w:t>select</w:t>
      </w:r>
      <w:r w:rsidR="001F6551" w:rsidRPr="003D36FB">
        <w:rPr>
          <w:rFonts w:ascii="Consolas" w:hAnsi="Consolas" w:cs="Consolas"/>
          <w:sz w:val="16"/>
          <w:szCs w:val="19"/>
          <w:rPrChange w:id="2802" w:author="Author">
            <w:rPr>
              <w:rFonts w:ascii="Consolas" w:hAnsi="Consolas" w:cs="Consolas"/>
              <w:sz w:val="19"/>
              <w:szCs w:val="19"/>
            </w:rPr>
          </w:rPrChange>
        </w:rPr>
        <w:t xml:space="preserve"> ((</w:t>
      </w:r>
      <w:proofErr w:type="spellStart"/>
      <w:r w:rsidR="001F6551" w:rsidRPr="003D36FB">
        <w:rPr>
          <w:rFonts w:ascii="Consolas" w:hAnsi="Consolas" w:cs="Consolas"/>
          <w:color w:val="2B91AF"/>
          <w:sz w:val="16"/>
          <w:szCs w:val="19"/>
          <w:rPrChange w:id="2803" w:author="Author">
            <w:rPr>
              <w:rFonts w:ascii="Consolas" w:hAnsi="Consolas" w:cs="Consolas"/>
              <w:color w:val="2B91AF"/>
              <w:sz w:val="19"/>
              <w:szCs w:val="19"/>
            </w:rPr>
          </w:rPrChange>
        </w:rPr>
        <w:t>TextBox</w:t>
      </w:r>
      <w:proofErr w:type="spellEnd"/>
      <w:r w:rsidR="001F6551" w:rsidRPr="003D36FB">
        <w:rPr>
          <w:rFonts w:ascii="Consolas" w:hAnsi="Consolas" w:cs="Consolas"/>
          <w:sz w:val="16"/>
          <w:szCs w:val="19"/>
          <w:rPrChange w:id="2804" w:author="Author">
            <w:rPr>
              <w:rFonts w:ascii="Consolas" w:hAnsi="Consolas" w:cs="Consolas"/>
              <w:sz w:val="19"/>
              <w:szCs w:val="19"/>
            </w:rPr>
          </w:rPrChange>
        </w:rPr>
        <w:t>)</w:t>
      </w:r>
      <w:proofErr w:type="spellStart"/>
      <w:r w:rsidR="001F6551" w:rsidRPr="003D36FB">
        <w:rPr>
          <w:rFonts w:ascii="Consolas" w:hAnsi="Consolas" w:cs="Consolas"/>
          <w:sz w:val="16"/>
          <w:szCs w:val="19"/>
          <w:rPrChange w:id="2805" w:author="Author">
            <w:rPr>
              <w:rFonts w:ascii="Consolas" w:hAnsi="Consolas" w:cs="Consolas"/>
              <w:sz w:val="19"/>
              <w:szCs w:val="19"/>
            </w:rPr>
          </w:rPrChange>
        </w:rPr>
        <w:t>evt.Sender</w:t>
      </w:r>
      <w:proofErr w:type="spellEnd"/>
      <w:r w:rsidR="001F6551" w:rsidRPr="003D36FB">
        <w:rPr>
          <w:rFonts w:ascii="Consolas" w:hAnsi="Consolas" w:cs="Consolas"/>
          <w:sz w:val="16"/>
          <w:szCs w:val="19"/>
          <w:rPrChange w:id="2806" w:author="Author">
            <w:rPr>
              <w:rFonts w:ascii="Consolas" w:hAnsi="Consolas" w:cs="Consolas"/>
              <w:sz w:val="19"/>
              <w:szCs w:val="19"/>
            </w:rPr>
          </w:rPrChange>
        </w:rPr>
        <w:t>).Text)</w:t>
      </w:r>
      <w:r w:rsidR="001F6551" w:rsidRPr="003D36FB">
        <w:rPr>
          <w:rFonts w:ascii="Consolas" w:hAnsi="Consolas" w:cs="Consolas"/>
          <w:sz w:val="16"/>
          <w:szCs w:val="19"/>
          <w:rPrChange w:id="2807" w:author="Author">
            <w:rPr>
              <w:rFonts w:ascii="Consolas" w:hAnsi="Consolas" w:cs="Consolas"/>
              <w:sz w:val="19"/>
              <w:szCs w:val="19"/>
            </w:rPr>
          </w:rPrChange>
        </w:rPr>
        <w:br/>
      </w:r>
      <w:r w:rsidR="001F6551" w:rsidRPr="003D36FB">
        <w:rPr>
          <w:rFonts w:ascii="Consolas" w:hAnsi="Consolas" w:cs="Consolas"/>
          <w:sz w:val="16"/>
          <w:szCs w:val="19"/>
          <w:rPrChange w:id="2808" w:author="Author">
            <w:rPr>
              <w:rFonts w:ascii="Consolas" w:hAnsi="Consolas" w:cs="Consolas"/>
              <w:sz w:val="19"/>
              <w:szCs w:val="19"/>
            </w:rPr>
          </w:rPrChange>
        </w:rPr>
        <w:br/>
        <w:t xml:space="preserve">                </w:t>
      </w:r>
      <w:r w:rsidR="001F6551" w:rsidRPr="003D36FB">
        <w:rPr>
          <w:rFonts w:ascii="Consolas" w:hAnsi="Consolas" w:cs="Consolas"/>
          <w:sz w:val="16"/>
          <w:szCs w:val="19"/>
          <w:highlight w:val="yellow"/>
          <w:rPrChange w:id="2809" w:author="Author">
            <w:rPr>
              <w:rFonts w:ascii="Consolas" w:hAnsi="Consolas" w:cs="Consolas"/>
              <w:sz w:val="19"/>
              <w:szCs w:val="19"/>
              <w:highlight w:val="yellow"/>
            </w:rPr>
          </w:rPrChange>
        </w:rPr>
        <w:t>.</w:t>
      </w:r>
      <w:proofErr w:type="spellStart"/>
      <w:r w:rsidR="001F6551" w:rsidRPr="003D36FB">
        <w:rPr>
          <w:rFonts w:ascii="Consolas" w:hAnsi="Consolas" w:cs="Consolas"/>
          <w:sz w:val="16"/>
          <w:szCs w:val="19"/>
          <w:highlight w:val="yellow"/>
          <w:rPrChange w:id="2810" w:author="Author">
            <w:rPr>
              <w:rFonts w:ascii="Consolas" w:hAnsi="Consolas" w:cs="Consolas"/>
              <w:sz w:val="19"/>
              <w:szCs w:val="19"/>
              <w:highlight w:val="yellow"/>
            </w:rPr>
          </w:rPrChange>
        </w:rPr>
        <w:t>LogTimestampedValues</w:t>
      </w:r>
      <w:proofErr w:type="spellEnd"/>
      <w:r w:rsidR="001F6551" w:rsidRPr="003D36FB">
        <w:rPr>
          <w:rFonts w:ascii="Consolas" w:hAnsi="Consolas" w:cs="Consolas"/>
          <w:sz w:val="16"/>
          <w:szCs w:val="19"/>
          <w:highlight w:val="yellow"/>
          <w:rPrChange w:id="2811" w:author="Author">
            <w:rPr>
              <w:rFonts w:ascii="Consolas" w:hAnsi="Consolas" w:cs="Consolas"/>
              <w:sz w:val="19"/>
              <w:szCs w:val="19"/>
              <w:highlight w:val="yellow"/>
            </w:rPr>
          </w:rPrChange>
        </w:rPr>
        <w:t xml:space="preserve">(x =&gt; </w:t>
      </w:r>
      <w:proofErr w:type="spellStart"/>
      <w:r w:rsidR="001F6551" w:rsidRPr="003D36FB">
        <w:rPr>
          <w:rFonts w:ascii="Consolas" w:hAnsi="Consolas" w:cs="Consolas"/>
          <w:sz w:val="16"/>
          <w:szCs w:val="19"/>
          <w:highlight w:val="yellow"/>
          <w:rPrChange w:id="2812" w:author="Author">
            <w:rPr>
              <w:rFonts w:ascii="Consolas" w:hAnsi="Consolas" w:cs="Consolas"/>
              <w:sz w:val="19"/>
              <w:szCs w:val="19"/>
              <w:highlight w:val="yellow"/>
            </w:rPr>
          </w:rPrChange>
        </w:rPr>
        <w:t>Console.WriteLine</w:t>
      </w:r>
      <w:proofErr w:type="spellEnd"/>
      <w:r w:rsidR="001F6551" w:rsidRPr="003D36FB">
        <w:rPr>
          <w:rFonts w:ascii="Consolas" w:hAnsi="Consolas" w:cs="Consolas"/>
          <w:sz w:val="16"/>
          <w:szCs w:val="19"/>
          <w:highlight w:val="yellow"/>
          <w:rPrChange w:id="2813" w:author="Author">
            <w:rPr>
              <w:rFonts w:ascii="Consolas" w:hAnsi="Consolas" w:cs="Consolas"/>
              <w:sz w:val="19"/>
              <w:szCs w:val="19"/>
              <w:highlight w:val="yellow"/>
            </w:rPr>
          </w:rPrChange>
        </w:rPr>
        <w:t xml:space="preserve">("I: " + </w:t>
      </w:r>
      <w:proofErr w:type="spellStart"/>
      <w:r w:rsidR="001F6551" w:rsidRPr="003D36FB">
        <w:rPr>
          <w:rFonts w:ascii="Consolas" w:hAnsi="Consolas" w:cs="Consolas"/>
          <w:sz w:val="16"/>
          <w:szCs w:val="19"/>
          <w:highlight w:val="yellow"/>
          <w:rPrChange w:id="2814" w:author="Author">
            <w:rPr>
              <w:rFonts w:ascii="Consolas" w:hAnsi="Consolas" w:cs="Consolas"/>
              <w:sz w:val="19"/>
              <w:szCs w:val="19"/>
              <w:highlight w:val="yellow"/>
            </w:rPr>
          </w:rPrChange>
        </w:rPr>
        <w:t>x.Timestamp.Millisecond</w:t>
      </w:r>
      <w:proofErr w:type="spellEnd"/>
      <w:r w:rsidR="001F6551" w:rsidRPr="003D36FB">
        <w:rPr>
          <w:rFonts w:ascii="Consolas" w:hAnsi="Consolas" w:cs="Consolas"/>
          <w:sz w:val="16"/>
          <w:szCs w:val="19"/>
          <w:rPrChange w:id="2815" w:author="Author">
            <w:rPr>
              <w:rFonts w:ascii="Consolas" w:hAnsi="Consolas" w:cs="Consolas"/>
              <w:sz w:val="19"/>
              <w:szCs w:val="19"/>
            </w:rPr>
          </w:rPrChange>
        </w:rPr>
        <w:t xml:space="preserve"> </w:t>
      </w:r>
      <w:r w:rsidR="001F6551" w:rsidRPr="003D36FB">
        <w:rPr>
          <w:rFonts w:ascii="Consolas" w:hAnsi="Consolas" w:cs="Consolas"/>
          <w:sz w:val="16"/>
          <w:szCs w:val="19"/>
          <w:rPrChange w:id="2816" w:author="Author">
            <w:rPr>
              <w:rFonts w:ascii="Consolas" w:hAnsi="Consolas" w:cs="Consolas"/>
              <w:sz w:val="19"/>
              <w:szCs w:val="19"/>
            </w:rPr>
          </w:rPrChange>
        </w:rPr>
        <w:br/>
        <w:t xml:space="preserve">                                                                   </w:t>
      </w:r>
      <w:r w:rsidR="001F6551" w:rsidRPr="003D36FB">
        <w:rPr>
          <w:rFonts w:ascii="Consolas" w:hAnsi="Consolas" w:cs="Consolas"/>
          <w:sz w:val="16"/>
          <w:szCs w:val="19"/>
          <w:highlight w:val="yellow"/>
          <w:rPrChange w:id="2817" w:author="Author">
            <w:rPr>
              <w:rFonts w:ascii="Consolas" w:hAnsi="Consolas" w:cs="Consolas"/>
              <w:sz w:val="19"/>
              <w:szCs w:val="19"/>
              <w:highlight w:val="yellow"/>
            </w:rPr>
          </w:rPrChange>
        </w:rPr>
        <w:t xml:space="preserve">+ " - " + </w:t>
      </w:r>
      <w:proofErr w:type="spellStart"/>
      <w:r w:rsidR="001F6551" w:rsidRPr="003D36FB">
        <w:rPr>
          <w:rFonts w:ascii="Consolas" w:hAnsi="Consolas" w:cs="Consolas"/>
          <w:sz w:val="16"/>
          <w:szCs w:val="19"/>
          <w:highlight w:val="yellow"/>
          <w:rPrChange w:id="2818" w:author="Author">
            <w:rPr>
              <w:rFonts w:ascii="Consolas" w:hAnsi="Consolas" w:cs="Consolas"/>
              <w:sz w:val="19"/>
              <w:szCs w:val="19"/>
              <w:highlight w:val="yellow"/>
            </w:rPr>
          </w:rPrChange>
        </w:rPr>
        <w:t>x.Value</w:t>
      </w:r>
      <w:proofErr w:type="spellEnd"/>
      <w:r w:rsidR="001F6551" w:rsidRPr="003D36FB">
        <w:rPr>
          <w:rFonts w:ascii="Consolas" w:hAnsi="Consolas" w:cs="Consolas"/>
          <w:sz w:val="16"/>
          <w:szCs w:val="19"/>
          <w:highlight w:val="yellow"/>
          <w:rPrChange w:id="2819" w:author="Author">
            <w:rPr>
              <w:rFonts w:ascii="Consolas" w:hAnsi="Consolas" w:cs="Consolas"/>
              <w:sz w:val="19"/>
              <w:szCs w:val="19"/>
              <w:highlight w:val="yellow"/>
            </w:rPr>
          </w:rPrChange>
        </w:rPr>
        <w:t>))</w:t>
      </w:r>
      <w:r w:rsidR="001F6551" w:rsidRPr="003D36FB">
        <w:rPr>
          <w:rFonts w:ascii="Consolas" w:hAnsi="Consolas" w:cs="Consolas"/>
          <w:sz w:val="16"/>
          <w:szCs w:val="19"/>
          <w:rPrChange w:id="2820" w:author="Author">
            <w:rPr>
              <w:rFonts w:ascii="Consolas" w:hAnsi="Consolas" w:cs="Consolas"/>
              <w:sz w:val="19"/>
              <w:szCs w:val="19"/>
            </w:rPr>
          </w:rPrChange>
        </w:rPr>
        <w:br/>
      </w:r>
      <w:r w:rsidR="001F6551" w:rsidRPr="003D36FB">
        <w:rPr>
          <w:rFonts w:ascii="Consolas" w:hAnsi="Consolas" w:cs="Consolas"/>
          <w:sz w:val="16"/>
          <w:szCs w:val="19"/>
          <w:rPrChange w:id="2821" w:author="Author">
            <w:rPr>
              <w:rFonts w:ascii="Consolas" w:hAnsi="Consolas" w:cs="Consolas"/>
              <w:sz w:val="19"/>
              <w:szCs w:val="19"/>
            </w:rPr>
          </w:rPrChange>
        </w:rPr>
        <w:br/>
        <w:t xml:space="preserve">                .Throttle(</w:t>
      </w:r>
      <w:proofErr w:type="spellStart"/>
      <w:r w:rsidR="001F6551" w:rsidRPr="003D36FB">
        <w:rPr>
          <w:rFonts w:ascii="Consolas" w:hAnsi="Consolas" w:cs="Consolas"/>
          <w:color w:val="2B91AF"/>
          <w:sz w:val="16"/>
          <w:szCs w:val="19"/>
          <w:rPrChange w:id="2822" w:author="Author">
            <w:rPr>
              <w:rFonts w:ascii="Consolas" w:hAnsi="Consolas" w:cs="Consolas"/>
              <w:color w:val="2B91AF"/>
              <w:sz w:val="19"/>
              <w:szCs w:val="19"/>
            </w:rPr>
          </w:rPrChange>
        </w:rPr>
        <w:t>TimeSpan</w:t>
      </w:r>
      <w:r w:rsidR="001F6551" w:rsidRPr="003D36FB">
        <w:rPr>
          <w:rFonts w:ascii="Consolas" w:hAnsi="Consolas" w:cs="Consolas"/>
          <w:sz w:val="16"/>
          <w:szCs w:val="19"/>
          <w:rPrChange w:id="2823" w:author="Author">
            <w:rPr>
              <w:rFonts w:ascii="Consolas" w:hAnsi="Consolas" w:cs="Consolas"/>
              <w:sz w:val="19"/>
              <w:szCs w:val="19"/>
            </w:rPr>
          </w:rPrChange>
        </w:rPr>
        <w:t>.FromSeconds</w:t>
      </w:r>
      <w:proofErr w:type="spellEnd"/>
      <w:r w:rsidR="001F6551" w:rsidRPr="003D36FB">
        <w:rPr>
          <w:rFonts w:ascii="Consolas" w:hAnsi="Consolas" w:cs="Consolas"/>
          <w:sz w:val="16"/>
          <w:szCs w:val="19"/>
          <w:rPrChange w:id="2824" w:author="Author">
            <w:rPr>
              <w:rFonts w:ascii="Consolas" w:hAnsi="Consolas" w:cs="Consolas"/>
              <w:sz w:val="19"/>
              <w:szCs w:val="19"/>
            </w:rPr>
          </w:rPrChange>
        </w:rPr>
        <w:t>(1))</w:t>
      </w:r>
      <w:r w:rsidR="001F6551" w:rsidRPr="003D36FB">
        <w:rPr>
          <w:rFonts w:ascii="Consolas" w:hAnsi="Consolas" w:cs="Consolas"/>
          <w:sz w:val="16"/>
          <w:szCs w:val="19"/>
          <w:rPrChange w:id="2825" w:author="Author">
            <w:rPr>
              <w:rFonts w:ascii="Consolas" w:hAnsi="Consolas" w:cs="Consolas"/>
              <w:sz w:val="19"/>
              <w:szCs w:val="19"/>
            </w:rPr>
          </w:rPrChange>
        </w:rPr>
        <w:br/>
      </w:r>
      <w:r w:rsidR="001F6551" w:rsidRPr="003D36FB">
        <w:rPr>
          <w:rFonts w:ascii="Consolas" w:hAnsi="Consolas" w:cs="Consolas"/>
          <w:sz w:val="16"/>
          <w:szCs w:val="19"/>
          <w:rPrChange w:id="2826" w:author="Author">
            <w:rPr>
              <w:rFonts w:ascii="Consolas" w:hAnsi="Consolas" w:cs="Consolas"/>
              <w:sz w:val="19"/>
              <w:szCs w:val="19"/>
            </w:rPr>
          </w:rPrChange>
        </w:rPr>
        <w:br/>
        <w:t xml:space="preserve">                </w:t>
      </w:r>
      <w:r w:rsidR="001F6551" w:rsidRPr="003D36FB">
        <w:rPr>
          <w:rFonts w:ascii="Consolas" w:hAnsi="Consolas" w:cs="Consolas"/>
          <w:sz w:val="16"/>
          <w:szCs w:val="19"/>
          <w:highlight w:val="yellow"/>
          <w:rPrChange w:id="2827" w:author="Author">
            <w:rPr>
              <w:rFonts w:ascii="Consolas" w:hAnsi="Consolas" w:cs="Consolas"/>
              <w:sz w:val="19"/>
              <w:szCs w:val="19"/>
              <w:highlight w:val="yellow"/>
            </w:rPr>
          </w:rPrChange>
        </w:rPr>
        <w:t>.</w:t>
      </w:r>
      <w:proofErr w:type="spellStart"/>
      <w:r w:rsidR="001F6551" w:rsidRPr="003D36FB">
        <w:rPr>
          <w:rFonts w:ascii="Consolas" w:hAnsi="Consolas" w:cs="Consolas"/>
          <w:sz w:val="16"/>
          <w:szCs w:val="19"/>
          <w:highlight w:val="yellow"/>
          <w:rPrChange w:id="2828" w:author="Author">
            <w:rPr>
              <w:rFonts w:ascii="Consolas" w:hAnsi="Consolas" w:cs="Consolas"/>
              <w:sz w:val="19"/>
              <w:szCs w:val="19"/>
              <w:highlight w:val="yellow"/>
            </w:rPr>
          </w:rPrChange>
        </w:rPr>
        <w:t>LogTimestampedValues</w:t>
      </w:r>
      <w:proofErr w:type="spellEnd"/>
      <w:r w:rsidR="001F6551" w:rsidRPr="003D36FB">
        <w:rPr>
          <w:rFonts w:ascii="Consolas" w:hAnsi="Consolas" w:cs="Consolas"/>
          <w:sz w:val="16"/>
          <w:szCs w:val="19"/>
          <w:highlight w:val="yellow"/>
          <w:rPrChange w:id="2829" w:author="Author">
            <w:rPr>
              <w:rFonts w:ascii="Consolas" w:hAnsi="Consolas" w:cs="Consolas"/>
              <w:sz w:val="19"/>
              <w:szCs w:val="19"/>
              <w:highlight w:val="yellow"/>
            </w:rPr>
          </w:rPrChange>
        </w:rPr>
        <w:t xml:space="preserve">(x =&gt; </w:t>
      </w:r>
      <w:proofErr w:type="spellStart"/>
      <w:r w:rsidR="001F6551" w:rsidRPr="003D36FB">
        <w:rPr>
          <w:rFonts w:ascii="Consolas" w:hAnsi="Consolas" w:cs="Consolas"/>
          <w:sz w:val="16"/>
          <w:szCs w:val="19"/>
          <w:highlight w:val="yellow"/>
          <w:rPrChange w:id="2830" w:author="Author">
            <w:rPr>
              <w:rFonts w:ascii="Consolas" w:hAnsi="Consolas" w:cs="Consolas"/>
              <w:sz w:val="19"/>
              <w:szCs w:val="19"/>
              <w:highlight w:val="yellow"/>
            </w:rPr>
          </w:rPrChange>
        </w:rPr>
        <w:t>Console.WriteLine</w:t>
      </w:r>
      <w:proofErr w:type="spellEnd"/>
      <w:r w:rsidR="001F6551" w:rsidRPr="003D36FB">
        <w:rPr>
          <w:rFonts w:ascii="Consolas" w:hAnsi="Consolas" w:cs="Consolas"/>
          <w:sz w:val="16"/>
          <w:szCs w:val="19"/>
          <w:highlight w:val="yellow"/>
          <w:rPrChange w:id="2831" w:author="Author">
            <w:rPr>
              <w:rFonts w:ascii="Consolas" w:hAnsi="Consolas" w:cs="Consolas"/>
              <w:sz w:val="19"/>
              <w:szCs w:val="19"/>
              <w:highlight w:val="yellow"/>
            </w:rPr>
          </w:rPrChange>
        </w:rPr>
        <w:t xml:space="preserve">("T: " + </w:t>
      </w:r>
      <w:proofErr w:type="spellStart"/>
      <w:r w:rsidR="001F6551" w:rsidRPr="003D36FB">
        <w:rPr>
          <w:rFonts w:ascii="Consolas" w:hAnsi="Consolas" w:cs="Consolas"/>
          <w:sz w:val="16"/>
          <w:szCs w:val="19"/>
          <w:highlight w:val="yellow"/>
          <w:rPrChange w:id="2832" w:author="Author">
            <w:rPr>
              <w:rFonts w:ascii="Consolas" w:hAnsi="Consolas" w:cs="Consolas"/>
              <w:sz w:val="19"/>
              <w:szCs w:val="19"/>
              <w:highlight w:val="yellow"/>
            </w:rPr>
          </w:rPrChange>
        </w:rPr>
        <w:t>x.Timestamp.Millisecond</w:t>
      </w:r>
      <w:proofErr w:type="spellEnd"/>
      <w:r w:rsidR="001F6551" w:rsidRPr="003D36FB">
        <w:rPr>
          <w:rFonts w:ascii="Consolas" w:hAnsi="Consolas" w:cs="Consolas"/>
          <w:sz w:val="16"/>
          <w:szCs w:val="19"/>
          <w:rPrChange w:id="2833" w:author="Author">
            <w:rPr>
              <w:rFonts w:ascii="Consolas" w:hAnsi="Consolas" w:cs="Consolas"/>
              <w:sz w:val="19"/>
              <w:szCs w:val="19"/>
            </w:rPr>
          </w:rPrChange>
        </w:rPr>
        <w:t xml:space="preserve"> </w:t>
      </w:r>
      <w:r w:rsidR="001F6551" w:rsidRPr="003D36FB">
        <w:rPr>
          <w:rFonts w:ascii="Consolas" w:hAnsi="Consolas" w:cs="Consolas"/>
          <w:sz w:val="16"/>
          <w:szCs w:val="19"/>
          <w:rPrChange w:id="2834" w:author="Author">
            <w:rPr>
              <w:rFonts w:ascii="Consolas" w:hAnsi="Consolas" w:cs="Consolas"/>
              <w:sz w:val="19"/>
              <w:szCs w:val="19"/>
            </w:rPr>
          </w:rPrChange>
        </w:rPr>
        <w:br/>
        <w:t xml:space="preserve">                                                                   </w:t>
      </w:r>
      <w:r w:rsidR="001F6551" w:rsidRPr="003D36FB">
        <w:rPr>
          <w:rFonts w:ascii="Consolas" w:hAnsi="Consolas" w:cs="Consolas"/>
          <w:sz w:val="16"/>
          <w:szCs w:val="19"/>
          <w:highlight w:val="yellow"/>
          <w:rPrChange w:id="2835" w:author="Author">
            <w:rPr>
              <w:rFonts w:ascii="Consolas" w:hAnsi="Consolas" w:cs="Consolas"/>
              <w:sz w:val="19"/>
              <w:szCs w:val="19"/>
              <w:highlight w:val="yellow"/>
            </w:rPr>
          </w:rPrChange>
        </w:rPr>
        <w:t xml:space="preserve">+ " - " + </w:t>
      </w:r>
      <w:proofErr w:type="spellStart"/>
      <w:r w:rsidR="001F6551" w:rsidRPr="003D36FB">
        <w:rPr>
          <w:rFonts w:ascii="Consolas" w:hAnsi="Consolas" w:cs="Consolas"/>
          <w:sz w:val="16"/>
          <w:szCs w:val="19"/>
          <w:highlight w:val="yellow"/>
          <w:rPrChange w:id="2836" w:author="Author">
            <w:rPr>
              <w:rFonts w:ascii="Consolas" w:hAnsi="Consolas" w:cs="Consolas"/>
              <w:sz w:val="19"/>
              <w:szCs w:val="19"/>
              <w:highlight w:val="yellow"/>
            </w:rPr>
          </w:rPrChange>
        </w:rPr>
        <w:t>x.Value</w:t>
      </w:r>
      <w:proofErr w:type="spellEnd"/>
      <w:r w:rsidR="001F6551" w:rsidRPr="003D36FB">
        <w:rPr>
          <w:rFonts w:ascii="Consolas" w:hAnsi="Consolas" w:cs="Consolas"/>
          <w:sz w:val="16"/>
          <w:szCs w:val="19"/>
          <w:highlight w:val="yellow"/>
          <w:rPrChange w:id="2837" w:author="Author">
            <w:rPr>
              <w:rFonts w:ascii="Consolas" w:hAnsi="Consolas" w:cs="Consolas"/>
              <w:sz w:val="19"/>
              <w:szCs w:val="19"/>
              <w:highlight w:val="yellow"/>
            </w:rPr>
          </w:rPrChange>
        </w:rPr>
        <w:t>))</w:t>
      </w:r>
      <w:r w:rsidR="001F6551" w:rsidRPr="003D36FB">
        <w:rPr>
          <w:rFonts w:ascii="Consolas" w:hAnsi="Consolas" w:cs="Consolas"/>
          <w:sz w:val="16"/>
          <w:szCs w:val="19"/>
          <w:rPrChange w:id="2838" w:author="Author">
            <w:rPr>
              <w:rFonts w:ascii="Consolas" w:hAnsi="Consolas" w:cs="Consolas"/>
              <w:sz w:val="19"/>
              <w:szCs w:val="19"/>
            </w:rPr>
          </w:rPrChange>
        </w:rPr>
        <w:br/>
      </w:r>
      <w:r w:rsidR="001F6551" w:rsidRPr="003D36FB">
        <w:rPr>
          <w:rFonts w:ascii="Consolas" w:hAnsi="Consolas" w:cs="Consolas"/>
          <w:sz w:val="16"/>
          <w:szCs w:val="19"/>
          <w:rPrChange w:id="2839" w:author="Author">
            <w:rPr>
              <w:rFonts w:ascii="Consolas" w:hAnsi="Consolas" w:cs="Consolas"/>
              <w:sz w:val="19"/>
              <w:szCs w:val="19"/>
            </w:rPr>
          </w:rPrChange>
        </w:rPr>
        <w:br/>
        <w:t xml:space="preserve">                .</w:t>
      </w:r>
      <w:proofErr w:type="spellStart"/>
      <w:r w:rsidR="001F6551" w:rsidRPr="003D36FB">
        <w:rPr>
          <w:rFonts w:ascii="Consolas" w:hAnsi="Consolas" w:cs="Consolas"/>
          <w:sz w:val="16"/>
          <w:szCs w:val="19"/>
          <w:rPrChange w:id="2840" w:author="Author">
            <w:rPr>
              <w:rFonts w:ascii="Consolas" w:hAnsi="Consolas" w:cs="Consolas"/>
              <w:sz w:val="19"/>
              <w:szCs w:val="19"/>
            </w:rPr>
          </w:rPrChange>
        </w:rPr>
        <w:t>DistinctUntilChanged</w:t>
      </w:r>
      <w:proofErr w:type="spellEnd"/>
      <w:r w:rsidR="001F6551" w:rsidRPr="003D36FB">
        <w:rPr>
          <w:rFonts w:ascii="Consolas" w:hAnsi="Consolas" w:cs="Consolas"/>
          <w:sz w:val="16"/>
          <w:szCs w:val="19"/>
          <w:rPrChange w:id="2841" w:author="Author">
            <w:rPr>
              <w:rFonts w:ascii="Consolas" w:hAnsi="Consolas" w:cs="Consolas"/>
              <w:sz w:val="19"/>
              <w:szCs w:val="19"/>
            </w:rPr>
          </w:rPrChange>
        </w:rPr>
        <w:t>();</w:t>
      </w:r>
      <w:r w:rsidR="001F6551" w:rsidRPr="003D36FB">
        <w:rPr>
          <w:rFonts w:ascii="Consolas" w:hAnsi="Consolas" w:cs="Consolas"/>
          <w:sz w:val="16"/>
          <w:szCs w:val="19"/>
          <w:rPrChange w:id="2842" w:author="Author">
            <w:rPr>
              <w:rFonts w:ascii="Consolas" w:hAnsi="Consolas" w:cs="Consolas"/>
              <w:sz w:val="19"/>
              <w:szCs w:val="19"/>
            </w:rPr>
          </w:rPrChange>
        </w:rPr>
        <w:br/>
      </w:r>
      <w:r w:rsidR="00926726" w:rsidRPr="003D36FB">
        <w:rPr>
          <w:sz w:val="18"/>
          <w:rPrChange w:id="2843" w:author="Author">
            <w:rPr/>
          </w:rPrChange>
        </w:rPr>
        <w:br/>
      </w:r>
      <w:r w:rsidR="00F80F8D" w:rsidRPr="003D36FB">
        <w:rPr>
          <w:sz w:val="18"/>
          <w:rPrChange w:id="2844" w:author="Author">
            <w:rPr/>
          </w:rPrChange>
        </w:rPr>
        <w:t>Below is the output for the sample of typing “reactive” with a mild hiccup after “re” and after “</w:t>
      </w:r>
      <w:proofErr w:type="spellStart"/>
      <w:r w:rsidR="00F80F8D" w:rsidRPr="003D36FB">
        <w:rPr>
          <w:sz w:val="18"/>
          <w:rPrChange w:id="2845" w:author="Author">
            <w:rPr/>
          </w:rPrChange>
        </w:rPr>
        <w:t>reac</w:t>
      </w:r>
      <w:proofErr w:type="spellEnd"/>
      <w:r w:rsidR="00F80F8D" w:rsidRPr="003D36FB">
        <w:rPr>
          <w:sz w:val="18"/>
          <w:rPrChange w:id="2846" w:author="Author">
            <w:rPr/>
          </w:rPrChange>
        </w:rPr>
        <w:t>”, both of which were in the sub-second range, hence not causing propagation to beyond the Throttle operator. However, when the user stopped typing it took 10</w:t>
      </w:r>
      <w:r w:rsidR="00E97C25" w:rsidRPr="003D36FB">
        <w:rPr>
          <w:sz w:val="18"/>
          <w:rPrChange w:id="2847" w:author="Author">
            <w:rPr/>
          </w:rPrChange>
        </w:rPr>
        <w:t>1</w:t>
      </w:r>
      <w:r w:rsidR="00BD283C" w:rsidRPr="003D36FB">
        <w:rPr>
          <w:sz w:val="18"/>
          <w:rPrChange w:id="2848" w:author="Author">
            <w:rPr/>
          </w:rPrChange>
        </w:rPr>
        <w:t>5</w:t>
      </w:r>
      <w:r w:rsidR="00F80F8D" w:rsidRPr="003D36FB">
        <w:rPr>
          <w:sz w:val="18"/>
          <w:rPrChange w:id="2849" w:author="Author">
            <w:rPr/>
          </w:rPrChange>
        </w:rPr>
        <w:t>ms before the “reactive” string was observed in the Do operator after the Throttle operator.</w:t>
      </w:r>
      <w:r w:rsidR="00F80F8D" w:rsidRPr="003D36FB">
        <w:rPr>
          <w:sz w:val="18"/>
          <w:rPrChange w:id="2850" w:author="Author">
            <w:rPr/>
          </w:rPrChange>
        </w:rPr>
        <w:br/>
      </w:r>
      <w:r w:rsidR="00F80F8D" w:rsidRPr="003D36FB">
        <w:rPr>
          <w:sz w:val="18"/>
          <w:rPrChange w:id="2851" w:author="Author">
            <w:rPr/>
          </w:rPrChange>
        </w:rPr>
        <w:br/>
      </w:r>
      <w:r w:rsidR="00BD283C" w:rsidRPr="003D36FB">
        <w:rPr>
          <w:noProof/>
          <w:sz w:val="18"/>
          <w:rPrChange w:id="2852" w:author="Author">
            <w:rPr>
              <w:noProof/>
            </w:rPr>
          </w:rPrChange>
        </w:rPr>
        <w:drawing>
          <wp:inline distT="0" distB="0" distL="0" distR="0" wp14:anchorId="3512B0B5" wp14:editId="2911D630">
            <wp:extent cx="2323846" cy="1258214"/>
            <wp:effectExtent l="0" t="0" r="63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29932" cy="1261509"/>
                    </a:xfrm>
                    <a:prstGeom prst="rect">
                      <a:avLst/>
                    </a:prstGeom>
                    <a:noFill/>
                    <a:ln>
                      <a:noFill/>
                    </a:ln>
                  </pic:spPr>
                </pic:pic>
              </a:graphicData>
            </a:graphic>
          </wp:inline>
        </w:drawing>
      </w:r>
      <w:r w:rsidR="004E63B5" w:rsidRPr="003D36FB">
        <w:rPr>
          <w:sz w:val="18"/>
          <w:rPrChange w:id="2853" w:author="Author">
            <w:rPr/>
          </w:rPrChange>
        </w:rPr>
        <w:br/>
      </w:r>
      <w:r w:rsidR="004E63B5" w:rsidRPr="003D36FB">
        <w:rPr>
          <w:sz w:val="18"/>
          <w:rPrChange w:id="2854" w:author="Author">
            <w:rPr/>
          </w:rPrChange>
        </w:rPr>
        <w:br/>
      </w:r>
      <w:r w:rsidR="004E63B5" w:rsidRPr="003D36FB">
        <w:rPr>
          <w:b/>
          <w:sz w:val="18"/>
          <w:rPrChange w:id="2855" w:author="Author">
            <w:rPr>
              <w:b/>
            </w:rPr>
          </w:rPrChange>
        </w:rPr>
        <w:t>Note:</w:t>
      </w:r>
      <w:r w:rsidR="004E63B5" w:rsidRPr="003D36FB">
        <w:rPr>
          <w:sz w:val="18"/>
          <w:rPrChange w:id="2856" w:author="Author">
            <w:rPr/>
          </w:rPrChange>
        </w:rPr>
        <w:t xml:space="preserve">  It’s strongly encouraged to brainstorm for a moment how you’d write a Throttle operator on classic .NET events taking all complexities of timers, subscriptions, resource management, etc. into account. One of the core properties of Rx is that </w:t>
      </w:r>
      <w:r w:rsidR="0019031B" w:rsidRPr="003D36FB">
        <w:rPr>
          <w:sz w:val="18"/>
          <w:rPrChange w:id="2857" w:author="Author">
            <w:rPr/>
          </w:rPrChange>
        </w:rPr>
        <w:t>it allows reusable operators to be written, operating on a wide range of asynchronous data sources. This improves signal-to-noise ratio of user code significantly.</w:t>
      </w:r>
      <w:r w:rsidR="00926726" w:rsidRPr="003D36FB">
        <w:rPr>
          <w:sz w:val="18"/>
          <w:rPrChange w:id="2858" w:author="Author">
            <w:rPr/>
          </w:rPrChange>
        </w:rPr>
        <w:t xml:space="preserve"> In this particular sample, just two operators had to be added in order to tame the input sequence both for its data and for its timing behavior.</w:t>
      </w:r>
      <w:r w:rsidR="00F80F8D" w:rsidRPr="003D36FB">
        <w:rPr>
          <w:sz w:val="18"/>
          <w:rPrChange w:id="2859" w:author="Author">
            <w:rPr/>
          </w:rPrChange>
        </w:rPr>
        <w:br/>
      </w:r>
    </w:p>
    <w:p w:rsidR="004E63B5" w:rsidRPr="003D36FB" w:rsidDel="003D36FB" w:rsidRDefault="00251819" w:rsidP="003D36FB">
      <w:pPr>
        <w:rPr>
          <w:del w:id="2860" w:author="Author"/>
          <w:sz w:val="18"/>
          <w:rPrChange w:id="2861" w:author="Author">
            <w:rPr>
              <w:del w:id="2862" w:author="Author"/>
            </w:rPr>
          </w:rPrChange>
        </w:rPr>
        <w:pPrChange w:id="2863" w:author="Author">
          <w:pPr/>
        </w:pPrChange>
      </w:pPr>
      <w:r w:rsidRPr="003D36FB">
        <w:rPr>
          <w:b/>
          <w:noProof/>
          <w:sz w:val="18"/>
          <w:rPrChange w:id="2864" w:author="Author">
            <w:rPr>
              <w:b/>
              <w:noProof/>
            </w:rPr>
          </w:rPrChange>
        </w:rPr>
        <w:drawing>
          <wp:anchor distT="0" distB="0" distL="114300" distR="114300" simplePos="0" relativeHeight="251684864" behindDoc="0" locked="0" layoutInCell="1" allowOverlap="1" wp14:anchorId="79BEDF09" wp14:editId="2A7F58A7">
            <wp:simplePos x="0" y="0"/>
            <wp:positionH relativeFrom="column">
              <wp:posOffset>-182880</wp:posOffset>
            </wp:positionH>
            <wp:positionV relativeFrom="paragraph">
              <wp:posOffset>-5166360</wp:posOffset>
            </wp:positionV>
            <wp:extent cx="603250" cy="539115"/>
            <wp:effectExtent l="0" t="0" r="6350" b="0"/>
            <wp:wrapNone/>
            <wp:docPr id="56" name="Picture 56"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3250" cy="539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D36FB">
        <w:rPr>
          <w:b/>
          <w:noProof/>
          <w:sz w:val="18"/>
          <w:rPrChange w:id="2865" w:author="Author">
            <w:rPr>
              <w:b/>
              <w:noProof/>
            </w:rPr>
          </w:rPrChange>
        </w:rPr>
        <w:drawing>
          <wp:anchor distT="0" distB="0" distL="114300" distR="114300" simplePos="0" relativeHeight="251688960" behindDoc="0" locked="0" layoutInCell="1" allowOverlap="1" wp14:anchorId="1E596475" wp14:editId="666F97C5">
            <wp:simplePos x="0" y="0"/>
            <wp:positionH relativeFrom="column">
              <wp:posOffset>-179705</wp:posOffset>
            </wp:positionH>
            <wp:positionV relativeFrom="paragraph">
              <wp:posOffset>-994715</wp:posOffset>
            </wp:positionV>
            <wp:extent cx="603250" cy="539115"/>
            <wp:effectExtent l="0" t="0" r="6350" b="0"/>
            <wp:wrapNone/>
            <wp:docPr id="58" name="Picture 58"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3250" cy="539115"/>
                    </a:xfrm>
                    <a:prstGeom prst="rect">
                      <a:avLst/>
                    </a:prstGeom>
                    <a:noFill/>
                    <a:ln>
                      <a:noFill/>
                    </a:ln>
                  </pic:spPr>
                </pic:pic>
              </a:graphicData>
            </a:graphic>
            <wp14:sizeRelH relativeFrom="page">
              <wp14:pctWidth>0</wp14:pctWidth>
            </wp14:sizeRelH>
            <wp14:sizeRelV relativeFrom="page">
              <wp14:pctHeight>0</wp14:pctHeight>
            </wp14:sizeRelV>
          </wp:anchor>
        </w:drawing>
      </w:r>
      <w:r w:rsidR="004E63B5" w:rsidRPr="003D36FB">
        <w:rPr>
          <w:b/>
          <w:sz w:val="18"/>
          <w:rPrChange w:id="2866" w:author="Author">
            <w:rPr>
              <w:b/>
            </w:rPr>
          </w:rPrChange>
        </w:rPr>
        <w:t>Conclusion:</w:t>
      </w:r>
      <w:r w:rsidR="004E63B5" w:rsidRPr="003D36FB">
        <w:rPr>
          <w:sz w:val="18"/>
          <w:rPrChange w:id="2867" w:author="Author">
            <w:rPr/>
          </w:rPrChange>
        </w:rPr>
        <w:t xml:space="preserve">  Thanks to the first-class nature of observable sequences we were able to apply operators to </w:t>
      </w:r>
      <w:r w:rsidRPr="003D36FB">
        <w:rPr>
          <w:sz w:val="18"/>
          <w:rPrChange w:id="2868" w:author="Author">
            <w:rPr/>
          </w:rPrChange>
        </w:rPr>
        <w:t xml:space="preserve">the </w:t>
      </w:r>
      <w:proofErr w:type="spellStart"/>
      <w:r w:rsidRPr="003D36FB">
        <w:rPr>
          <w:sz w:val="18"/>
          <w:rPrChange w:id="2869" w:author="Author">
            <w:rPr/>
          </w:rPrChange>
        </w:rPr>
        <w:t>TextBox</w:t>
      </w:r>
      <w:proofErr w:type="spellEnd"/>
      <w:r w:rsidRPr="003D36FB">
        <w:rPr>
          <w:sz w:val="18"/>
          <w:rPrChange w:id="2870" w:author="Author">
            <w:rPr/>
          </w:rPrChange>
        </w:rPr>
        <w:t xml:space="preserve"> </w:t>
      </w:r>
      <w:r w:rsidR="0019031B" w:rsidRPr="003D36FB">
        <w:rPr>
          <w:sz w:val="18"/>
          <w:rPrChange w:id="2871" w:author="Author">
            <w:rPr/>
          </w:rPrChange>
        </w:rPr>
        <w:t xml:space="preserve">data sources to </w:t>
      </w:r>
      <w:r w:rsidRPr="003D36FB">
        <w:rPr>
          <w:sz w:val="18"/>
          <w:rPrChange w:id="2872" w:author="Author">
            <w:rPr/>
          </w:rPrChange>
        </w:rPr>
        <w:t>tame it</w:t>
      </w:r>
      <w:r w:rsidR="0019031B" w:rsidRPr="003D36FB">
        <w:rPr>
          <w:sz w:val="18"/>
          <w:rPrChange w:id="2873" w:author="Author">
            <w:rPr/>
          </w:rPrChange>
        </w:rPr>
        <w:t xml:space="preserve">. We learned how to filter out consecutive duplicate values and how to calm down an event stream using the Throttle operator. </w:t>
      </w:r>
      <w:r w:rsidRPr="003D36FB">
        <w:rPr>
          <w:sz w:val="18"/>
          <w:rPrChange w:id="2874" w:author="Author">
            <w:rPr/>
          </w:rPrChange>
        </w:rPr>
        <w:t xml:space="preserve">We also introduced </w:t>
      </w:r>
      <w:r w:rsidR="0019031B" w:rsidRPr="003D36FB">
        <w:rPr>
          <w:sz w:val="18"/>
          <w:rPrChange w:id="2875" w:author="Author">
            <w:rPr/>
          </w:rPrChange>
        </w:rPr>
        <w:t>debugging techniques using Do and Timestamp</w:t>
      </w:r>
      <w:r w:rsidRPr="003D36FB">
        <w:rPr>
          <w:sz w:val="18"/>
          <w:rPrChange w:id="2876" w:author="Author">
            <w:rPr/>
          </w:rPrChange>
        </w:rPr>
        <w:t xml:space="preserve"> in this exercise</w:t>
      </w:r>
      <w:r w:rsidR="0019031B" w:rsidRPr="003D36FB">
        <w:rPr>
          <w:sz w:val="18"/>
          <w:rPrChange w:id="2877" w:author="Author">
            <w:rPr/>
          </w:rPrChange>
        </w:rPr>
        <w:t xml:space="preserve">. Manned with a well-behaved asynchronous input sequence </w:t>
      </w:r>
      <w:r w:rsidR="00926726" w:rsidRPr="003D36FB">
        <w:rPr>
          <w:sz w:val="18"/>
          <w:rPrChange w:id="2878" w:author="Author">
            <w:rPr/>
          </w:rPrChange>
        </w:rPr>
        <w:t xml:space="preserve">from the </w:t>
      </w:r>
      <w:proofErr w:type="spellStart"/>
      <w:r w:rsidR="00926726" w:rsidRPr="003D36FB">
        <w:rPr>
          <w:sz w:val="18"/>
          <w:rPrChange w:id="2879" w:author="Author">
            <w:rPr/>
          </w:rPrChange>
        </w:rPr>
        <w:t>TextBox</w:t>
      </w:r>
      <w:proofErr w:type="spellEnd"/>
      <w:r w:rsidR="00926726" w:rsidRPr="003D36FB">
        <w:rPr>
          <w:sz w:val="18"/>
          <w:rPrChange w:id="2880" w:author="Author">
            <w:rPr/>
          </w:rPrChange>
        </w:rPr>
        <w:t xml:space="preserve"> control, </w:t>
      </w:r>
      <w:r w:rsidR="0019031B" w:rsidRPr="003D36FB">
        <w:rPr>
          <w:sz w:val="18"/>
          <w:rPrChange w:id="2881" w:author="Author">
            <w:rPr/>
          </w:rPrChange>
        </w:rPr>
        <w:t>we’re now ready to walk up to the dictionary suggest web</w:t>
      </w:r>
      <w:r w:rsidRPr="003D36FB">
        <w:rPr>
          <w:sz w:val="18"/>
          <w:rPrChange w:id="2882" w:author="Author">
            <w:rPr/>
          </w:rPrChange>
        </w:rPr>
        <w:t xml:space="preserve"> </w:t>
      </w:r>
      <w:r w:rsidR="0019031B" w:rsidRPr="003D36FB">
        <w:rPr>
          <w:sz w:val="18"/>
          <w:rPrChange w:id="2883" w:author="Author">
            <w:rPr/>
          </w:rPrChange>
        </w:rPr>
        <w:t xml:space="preserve">service, ask for </w:t>
      </w:r>
      <w:r w:rsidRPr="003D36FB">
        <w:rPr>
          <w:sz w:val="18"/>
          <w:rPrChange w:id="2884" w:author="Author">
            <w:rPr/>
          </w:rPrChange>
        </w:rPr>
        <w:t xml:space="preserve">word </w:t>
      </w:r>
      <w:r w:rsidR="0019031B" w:rsidRPr="003D36FB">
        <w:rPr>
          <w:sz w:val="18"/>
          <w:rPrChange w:id="2885" w:author="Author">
            <w:rPr/>
          </w:rPrChange>
        </w:rPr>
        <w:t>suggestions and present them to the user. It goes without saying that Rx will once more be the protagonist in this composition play.</w:t>
      </w:r>
      <w:r w:rsidR="006A0771" w:rsidRPr="003D36FB">
        <w:rPr>
          <w:sz w:val="18"/>
          <w:rPrChange w:id="2886" w:author="Author">
            <w:rPr/>
          </w:rPrChange>
        </w:rPr>
        <w:t xml:space="preserve"> But before we do so, let’s talk about synchronization.</w:t>
      </w:r>
    </w:p>
    <w:p w:rsidR="00CF2644" w:rsidRPr="003D36FB" w:rsidRDefault="00CF2644" w:rsidP="003D36FB">
      <w:pPr>
        <w:rPr>
          <w:rFonts w:asciiTheme="majorHAnsi" w:eastAsiaTheme="majorEastAsia" w:hAnsiTheme="majorHAnsi" w:cstheme="majorBidi"/>
          <w:b/>
          <w:bCs/>
          <w:szCs w:val="28"/>
          <w:rPrChange w:id="2887" w:author="Author">
            <w:rPr>
              <w:rFonts w:asciiTheme="majorHAnsi" w:eastAsiaTheme="majorEastAsia" w:hAnsiTheme="majorHAnsi" w:cstheme="majorBidi"/>
              <w:b/>
              <w:bCs/>
              <w:sz w:val="28"/>
              <w:szCs w:val="28"/>
            </w:rPr>
          </w:rPrChange>
        </w:rPr>
        <w:pPrChange w:id="2888" w:author="Author">
          <w:pPr/>
        </w:pPrChange>
      </w:pPr>
      <w:del w:id="2889" w:author="Author">
        <w:r w:rsidRPr="003D36FB" w:rsidDel="003D36FB">
          <w:rPr>
            <w:sz w:val="18"/>
            <w:rPrChange w:id="2890" w:author="Author">
              <w:rPr/>
            </w:rPrChange>
          </w:rPr>
          <w:br w:type="page"/>
        </w:r>
      </w:del>
    </w:p>
    <w:p w:rsidR="006A0771" w:rsidRPr="003D36FB" w:rsidRDefault="006A0771" w:rsidP="006A0771">
      <w:pPr>
        <w:pStyle w:val="Heading1"/>
        <w:rPr>
          <w:sz w:val="22"/>
          <w:rPrChange w:id="2891" w:author="Author">
            <w:rPr/>
          </w:rPrChange>
        </w:rPr>
      </w:pPr>
      <w:r w:rsidRPr="003D36FB">
        <w:rPr>
          <w:sz w:val="22"/>
          <w:rPrChange w:id="2892" w:author="Author">
            <w:rPr/>
          </w:rPrChange>
        </w:rPr>
        <w:t>Exercise 6 – Rx’s concurrency model and synchronization support</w:t>
      </w:r>
    </w:p>
    <w:p w:rsidR="00EC53EF" w:rsidRPr="003D36FB" w:rsidRDefault="00B95D5E" w:rsidP="00EC53EF">
      <w:pPr>
        <w:rPr>
          <w:sz w:val="18"/>
          <w:rPrChange w:id="2893" w:author="Author">
            <w:rPr/>
          </w:rPrChange>
        </w:rPr>
      </w:pPr>
      <w:r w:rsidRPr="003D36FB">
        <w:rPr>
          <w:b/>
          <w:sz w:val="18"/>
          <w:rPrChange w:id="2894" w:author="Author">
            <w:rPr>
              <w:b/>
            </w:rPr>
          </w:rPrChange>
        </w:rPr>
        <w:t>Objective:</w:t>
      </w:r>
      <w:r w:rsidRPr="003D36FB">
        <w:rPr>
          <w:sz w:val="18"/>
          <w:rPrChange w:id="2895" w:author="Author">
            <w:rPr/>
          </w:rPrChange>
        </w:rPr>
        <w:t xml:space="preserve">  Rx employs a free </w:t>
      </w:r>
      <w:r w:rsidR="00EC53EF" w:rsidRPr="003D36FB">
        <w:rPr>
          <w:sz w:val="18"/>
          <w:rPrChange w:id="2896" w:author="Author">
            <w:rPr/>
          </w:rPrChange>
        </w:rPr>
        <w:t>world</w:t>
      </w:r>
      <w:r w:rsidRPr="003D36FB">
        <w:rPr>
          <w:sz w:val="18"/>
          <w:rPrChange w:id="2897" w:author="Author">
            <w:rPr/>
          </w:rPrChange>
        </w:rPr>
        <w:t xml:space="preserve"> with regards to concurrency of data sources and operators that act upon those. This means that an observer’s </w:t>
      </w:r>
      <w:proofErr w:type="gramStart"/>
      <w:r w:rsidRPr="003D36FB">
        <w:rPr>
          <w:sz w:val="18"/>
          <w:rPrChange w:id="2898" w:author="Author">
            <w:rPr/>
          </w:rPrChange>
        </w:rPr>
        <w:t>On</w:t>
      </w:r>
      <w:proofErr w:type="gramEnd"/>
      <w:r w:rsidRPr="003D36FB">
        <w:rPr>
          <w:sz w:val="18"/>
          <w:rPrChange w:id="2899" w:author="Author">
            <w:rPr/>
          </w:rPrChange>
        </w:rPr>
        <w:t xml:space="preserve"> methods can be called from any “context”, which typically boils down to threads. As an example, since an event in a UI framework is raised on the UI thread, </w:t>
      </w:r>
      <w:proofErr w:type="spellStart"/>
      <w:r w:rsidRPr="003D36FB">
        <w:rPr>
          <w:sz w:val="18"/>
          <w:rPrChange w:id="2900" w:author="Author">
            <w:rPr/>
          </w:rPrChange>
        </w:rPr>
        <w:t>FromEvent</w:t>
      </w:r>
      <w:r w:rsidR="007E58BC" w:rsidRPr="003D36FB">
        <w:rPr>
          <w:sz w:val="18"/>
          <w:rPrChange w:id="2901" w:author="Author">
            <w:rPr/>
          </w:rPrChange>
        </w:rPr>
        <w:t>Pattern</w:t>
      </w:r>
      <w:r w:rsidRPr="003D36FB">
        <w:rPr>
          <w:sz w:val="18"/>
          <w:rPrChange w:id="2902" w:author="Author">
            <w:rPr/>
          </w:rPrChange>
        </w:rPr>
        <w:t>’s</w:t>
      </w:r>
      <w:proofErr w:type="spellEnd"/>
      <w:r w:rsidRPr="003D36FB">
        <w:rPr>
          <w:sz w:val="18"/>
          <w:rPrChange w:id="2903" w:author="Author">
            <w:rPr/>
          </w:rPrChange>
        </w:rPr>
        <w:t xml:space="preserve"> call to </w:t>
      </w:r>
      <w:proofErr w:type="spellStart"/>
      <w:r w:rsidRPr="003D36FB">
        <w:rPr>
          <w:sz w:val="18"/>
          <w:rPrChange w:id="2904" w:author="Author">
            <w:rPr/>
          </w:rPrChange>
        </w:rPr>
        <w:t>OnNext</w:t>
      </w:r>
      <w:proofErr w:type="spellEnd"/>
      <w:r w:rsidRPr="003D36FB">
        <w:rPr>
          <w:sz w:val="18"/>
          <w:rPrChange w:id="2905" w:author="Author">
            <w:rPr/>
          </w:rPrChange>
        </w:rPr>
        <w:t xml:space="preserve"> with the event’s data will also happen on that thread. In contrast, when a timer from the </w:t>
      </w:r>
      <w:proofErr w:type="spellStart"/>
      <w:r w:rsidRPr="003D36FB">
        <w:rPr>
          <w:sz w:val="18"/>
          <w:rPrChange w:id="2906" w:author="Author">
            <w:rPr/>
          </w:rPrChange>
        </w:rPr>
        <w:t>System.Threading</w:t>
      </w:r>
      <w:proofErr w:type="spellEnd"/>
      <w:r w:rsidRPr="003D36FB">
        <w:rPr>
          <w:sz w:val="18"/>
          <w:rPrChange w:id="2907" w:author="Author">
            <w:rPr/>
          </w:rPrChange>
        </w:rPr>
        <w:t xml:space="preserve"> namespace is used (e.g. through the use of the Generate</w:t>
      </w:r>
      <w:del w:id="2908" w:author="Author">
        <w:r w:rsidRPr="003D36FB" w:rsidDel="00393A30">
          <w:rPr>
            <w:sz w:val="18"/>
            <w:rPrChange w:id="2909" w:author="Author">
              <w:rPr/>
            </w:rPrChange>
          </w:rPr>
          <w:delText>WithTime</w:delText>
        </w:r>
      </w:del>
      <w:r w:rsidRPr="003D36FB">
        <w:rPr>
          <w:sz w:val="18"/>
          <w:rPrChange w:id="2910" w:author="Author">
            <w:rPr/>
          </w:rPrChange>
        </w:rPr>
        <w:t xml:space="preserve"> operator), its messages will come out on a different (</w:t>
      </w:r>
      <w:proofErr w:type="spellStart"/>
      <w:r w:rsidRPr="003D36FB">
        <w:rPr>
          <w:sz w:val="18"/>
          <w:rPrChange w:id="2911" w:author="Author">
            <w:rPr/>
          </w:rPrChange>
        </w:rPr>
        <w:t>threadpool</w:t>
      </w:r>
      <w:proofErr w:type="spellEnd"/>
      <w:r w:rsidRPr="003D36FB">
        <w:rPr>
          <w:sz w:val="18"/>
          <w:rPrChange w:id="2912" w:author="Author">
            <w:rPr/>
          </w:rPrChange>
        </w:rPr>
        <w:t xml:space="preserve"> worker) thread. Rx has ways to introduce concurrency known as schedulers and has operators that deal with synchronization onto a specific scheduler. We’ll have a look at those now.</w:t>
      </w:r>
    </w:p>
    <w:p w:rsidR="00B95D5E" w:rsidRPr="003D36FB" w:rsidRDefault="00B95D5E" w:rsidP="00B95D5E">
      <w:pPr>
        <w:pStyle w:val="ListParagraph"/>
        <w:numPr>
          <w:ilvl w:val="0"/>
          <w:numId w:val="11"/>
        </w:numPr>
        <w:rPr>
          <w:sz w:val="18"/>
          <w:rPrChange w:id="2913" w:author="Author">
            <w:rPr/>
          </w:rPrChange>
        </w:rPr>
      </w:pPr>
      <w:r w:rsidRPr="003D36FB">
        <w:rPr>
          <w:sz w:val="18"/>
          <w:rPrChange w:id="2914" w:author="Author">
            <w:rPr/>
          </w:rPrChange>
        </w:rPr>
        <w:lastRenderedPageBreak/>
        <w:t xml:space="preserve">In the previous example, we’ve been calming down a </w:t>
      </w:r>
      <w:proofErr w:type="spellStart"/>
      <w:r w:rsidRPr="003D36FB">
        <w:rPr>
          <w:sz w:val="18"/>
          <w:rPrChange w:id="2915" w:author="Author">
            <w:rPr/>
          </w:rPrChange>
        </w:rPr>
        <w:t>TextBox’s</w:t>
      </w:r>
      <w:proofErr w:type="spellEnd"/>
      <w:r w:rsidRPr="003D36FB">
        <w:rPr>
          <w:sz w:val="18"/>
          <w:rPrChange w:id="2916" w:author="Author">
            <w:rPr/>
          </w:rPrChange>
        </w:rPr>
        <w:t xml:space="preserve"> input using the time-based Throttle method. In order for this operator to send out messages, it needs to start a timer that’s used to age the incoming messages in the way we described before. Under the debugger it’s pretty straightforward to see those messages are indeed received on a worker thread:</w:t>
      </w:r>
      <w:r w:rsidR="00B85406" w:rsidRPr="003D36FB">
        <w:rPr>
          <w:sz w:val="18"/>
          <w:rPrChange w:id="2917" w:author="Author">
            <w:rPr/>
          </w:rPrChange>
        </w:rPr>
        <w:br/>
      </w:r>
      <w:r w:rsidRPr="003D36FB">
        <w:rPr>
          <w:sz w:val="18"/>
          <w:rPrChange w:id="2918" w:author="Author">
            <w:rPr/>
          </w:rPrChange>
        </w:rPr>
        <w:br/>
      </w:r>
      <w:r w:rsidR="00B85406" w:rsidRPr="003D36FB">
        <w:rPr>
          <w:noProof/>
          <w:sz w:val="18"/>
          <w:rPrChange w:id="2919" w:author="Author">
            <w:rPr>
              <w:noProof/>
            </w:rPr>
          </w:rPrChange>
        </w:rPr>
        <w:drawing>
          <wp:inline distT="0" distB="0" distL="0" distR="0" wp14:anchorId="7825C770" wp14:editId="5C611D08">
            <wp:extent cx="5943600" cy="1652270"/>
            <wp:effectExtent l="0" t="0" r="0" b="508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3600" cy="1652270"/>
                    </a:xfrm>
                    <a:prstGeom prst="rect">
                      <a:avLst/>
                    </a:prstGeom>
                  </pic:spPr>
                </pic:pic>
              </a:graphicData>
            </a:graphic>
          </wp:inline>
        </w:drawing>
      </w:r>
      <w:r w:rsidR="00B85406" w:rsidRPr="003D36FB">
        <w:rPr>
          <w:sz w:val="18"/>
          <w:rPrChange w:id="2920" w:author="Author">
            <w:rPr/>
          </w:rPrChange>
        </w:rPr>
        <w:br/>
      </w:r>
      <w:r w:rsidR="00B85406" w:rsidRPr="003D36FB">
        <w:rPr>
          <w:noProof/>
          <w:sz w:val="18"/>
          <w:rPrChange w:id="2921" w:author="Author">
            <w:rPr>
              <w:noProof/>
            </w:rPr>
          </w:rPrChange>
        </w:rPr>
        <w:drawing>
          <wp:inline distT="0" distB="0" distL="0" distR="0" wp14:anchorId="112D61AF" wp14:editId="15093B10">
            <wp:extent cx="5943600" cy="194564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3600" cy="1945640"/>
                    </a:xfrm>
                    <a:prstGeom prst="rect">
                      <a:avLst/>
                    </a:prstGeom>
                  </pic:spPr>
                </pic:pic>
              </a:graphicData>
            </a:graphic>
          </wp:inline>
        </w:drawing>
      </w:r>
      <w:r w:rsidRPr="003D36FB">
        <w:rPr>
          <w:sz w:val="18"/>
          <w:rPrChange w:id="2922" w:author="Author">
            <w:rPr/>
          </w:rPrChange>
        </w:rPr>
        <w:br/>
      </w:r>
      <w:r w:rsidRPr="003D36FB">
        <w:rPr>
          <w:sz w:val="18"/>
          <w:rPrChange w:id="2923" w:author="Author">
            <w:rPr/>
          </w:rPrChange>
        </w:rPr>
        <w:br/>
      </w:r>
    </w:p>
    <w:p w:rsidR="00706BCC" w:rsidRPr="003D36FB" w:rsidRDefault="006006BB" w:rsidP="00543555">
      <w:pPr>
        <w:pStyle w:val="ListParagraph"/>
        <w:numPr>
          <w:ilvl w:val="0"/>
          <w:numId w:val="11"/>
        </w:numPr>
        <w:autoSpaceDE w:val="0"/>
        <w:autoSpaceDN w:val="0"/>
        <w:adjustRightInd w:val="0"/>
        <w:spacing w:after="0" w:line="240" w:lineRule="auto"/>
        <w:rPr>
          <w:sz w:val="18"/>
          <w:rPrChange w:id="2924" w:author="Author">
            <w:rPr/>
          </w:rPrChange>
        </w:rPr>
      </w:pPr>
      <w:r w:rsidRPr="003D36FB">
        <w:rPr>
          <w:b/>
          <w:noProof/>
          <w:sz w:val="18"/>
          <w:rPrChange w:id="2925" w:author="Author">
            <w:rPr>
              <w:b/>
              <w:noProof/>
            </w:rPr>
          </w:rPrChange>
        </w:rPr>
        <w:drawing>
          <wp:anchor distT="0" distB="0" distL="114300" distR="114300" simplePos="0" relativeHeight="251721728" behindDoc="0" locked="0" layoutInCell="1" allowOverlap="1" wp14:anchorId="5D79D712" wp14:editId="263CC2CE">
            <wp:simplePos x="0" y="0"/>
            <wp:positionH relativeFrom="column">
              <wp:posOffset>-285115</wp:posOffset>
            </wp:positionH>
            <wp:positionV relativeFrom="paragraph">
              <wp:posOffset>3047365</wp:posOffset>
            </wp:positionV>
            <wp:extent cx="603250" cy="539115"/>
            <wp:effectExtent l="0" t="0" r="6350" b="0"/>
            <wp:wrapNone/>
            <wp:docPr id="95" name="Picture 95"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3250" cy="539115"/>
                    </a:xfrm>
                    <a:prstGeom prst="rect">
                      <a:avLst/>
                    </a:prstGeom>
                    <a:noFill/>
                    <a:ln>
                      <a:noFill/>
                    </a:ln>
                  </pic:spPr>
                </pic:pic>
              </a:graphicData>
            </a:graphic>
            <wp14:sizeRelH relativeFrom="page">
              <wp14:pctWidth>0</wp14:pctWidth>
            </wp14:sizeRelH>
            <wp14:sizeRelV relativeFrom="page">
              <wp14:pctHeight>0</wp14:pctHeight>
            </wp14:sizeRelV>
          </wp:anchor>
        </w:drawing>
      </w:r>
      <w:r w:rsidR="00543555" w:rsidRPr="003D36FB">
        <w:rPr>
          <w:sz w:val="18"/>
          <w:rPrChange w:id="2926" w:author="Author">
            <w:rPr/>
          </w:rPrChange>
        </w:rPr>
        <w:t>As UI-savvy readers know, updating the UI from a thread other than the UI thread is a big no-no. To illustrate this point in the context of Rx, let’s introduce a Label control on the form and update the handler to update the label with what the user just wrote (after being throttled and filtered for adjacent duplicates):</w:t>
      </w:r>
      <w:r w:rsidR="00543555" w:rsidRPr="003D36FB">
        <w:rPr>
          <w:sz w:val="18"/>
          <w:rPrChange w:id="2927" w:author="Author">
            <w:rPr/>
          </w:rPrChange>
        </w:rPr>
        <w:br/>
      </w:r>
      <w:r w:rsidR="00543555" w:rsidRPr="003D36FB">
        <w:rPr>
          <w:sz w:val="18"/>
          <w:rPrChange w:id="2928" w:author="Author">
            <w:rPr/>
          </w:rPrChange>
        </w:rPr>
        <w:br/>
      </w:r>
      <w:r w:rsidR="00543555" w:rsidRPr="003D36FB">
        <w:rPr>
          <w:rFonts w:ascii="Consolas" w:hAnsi="Consolas" w:cs="Consolas"/>
          <w:sz w:val="16"/>
          <w:szCs w:val="19"/>
          <w:rPrChange w:id="2929" w:author="Author">
            <w:rPr>
              <w:rFonts w:ascii="Consolas" w:hAnsi="Consolas" w:cs="Consolas"/>
              <w:sz w:val="19"/>
              <w:szCs w:val="19"/>
            </w:rPr>
          </w:rPrChange>
        </w:rPr>
        <w:t xml:space="preserve">    </w:t>
      </w:r>
      <w:proofErr w:type="spellStart"/>
      <w:r w:rsidR="00543555" w:rsidRPr="003D36FB">
        <w:rPr>
          <w:rFonts w:ascii="Consolas" w:hAnsi="Consolas" w:cs="Consolas"/>
          <w:color w:val="0000FF"/>
          <w:sz w:val="16"/>
          <w:szCs w:val="19"/>
          <w:rPrChange w:id="2930" w:author="Author">
            <w:rPr>
              <w:rFonts w:ascii="Consolas" w:hAnsi="Consolas" w:cs="Consolas"/>
              <w:color w:val="0000FF"/>
              <w:sz w:val="19"/>
              <w:szCs w:val="19"/>
            </w:rPr>
          </w:rPrChange>
        </w:rPr>
        <w:t>var</w:t>
      </w:r>
      <w:proofErr w:type="spellEnd"/>
      <w:r w:rsidR="00543555" w:rsidRPr="003D36FB">
        <w:rPr>
          <w:rFonts w:ascii="Consolas" w:hAnsi="Consolas" w:cs="Consolas"/>
          <w:sz w:val="16"/>
          <w:szCs w:val="19"/>
          <w:rPrChange w:id="2931" w:author="Author">
            <w:rPr>
              <w:rFonts w:ascii="Consolas" w:hAnsi="Consolas" w:cs="Consolas"/>
              <w:sz w:val="19"/>
              <w:szCs w:val="19"/>
            </w:rPr>
          </w:rPrChange>
        </w:rPr>
        <w:t xml:space="preserve"> txt = </w:t>
      </w:r>
      <w:r w:rsidR="00543555" w:rsidRPr="003D36FB">
        <w:rPr>
          <w:rFonts w:ascii="Consolas" w:hAnsi="Consolas" w:cs="Consolas"/>
          <w:color w:val="0000FF"/>
          <w:sz w:val="16"/>
          <w:szCs w:val="19"/>
          <w:rPrChange w:id="2932" w:author="Author">
            <w:rPr>
              <w:rFonts w:ascii="Consolas" w:hAnsi="Consolas" w:cs="Consolas"/>
              <w:color w:val="0000FF"/>
              <w:sz w:val="19"/>
              <w:szCs w:val="19"/>
            </w:rPr>
          </w:rPrChange>
        </w:rPr>
        <w:t>new</w:t>
      </w:r>
      <w:r w:rsidR="00543555" w:rsidRPr="003D36FB">
        <w:rPr>
          <w:rFonts w:ascii="Consolas" w:hAnsi="Consolas" w:cs="Consolas"/>
          <w:sz w:val="16"/>
          <w:szCs w:val="19"/>
          <w:rPrChange w:id="2933" w:author="Author">
            <w:rPr>
              <w:rFonts w:ascii="Consolas" w:hAnsi="Consolas" w:cs="Consolas"/>
              <w:sz w:val="19"/>
              <w:szCs w:val="19"/>
            </w:rPr>
          </w:rPrChange>
        </w:rPr>
        <w:t xml:space="preserve"> </w:t>
      </w:r>
      <w:proofErr w:type="spellStart"/>
      <w:r w:rsidR="00543555" w:rsidRPr="003D36FB">
        <w:rPr>
          <w:rFonts w:ascii="Consolas" w:hAnsi="Consolas" w:cs="Consolas"/>
          <w:color w:val="2B91AF"/>
          <w:sz w:val="16"/>
          <w:szCs w:val="19"/>
          <w:rPrChange w:id="2934" w:author="Author">
            <w:rPr>
              <w:rFonts w:ascii="Consolas" w:hAnsi="Consolas" w:cs="Consolas"/>
              <w:color w:val="2B91AF"/>
              <w:sz w:val="19"/>
              <w:szCs w:val="19"/>
            </w:rPr>
          </w:rPrChange>
        </w:rPr>
        <w:t>TextBox</w:t>
      </w:r>
      <w:proofErr w:type="spellEnd"/>
      <w:r w:rsidR="00543555" w:rsidRPr="003D36FB">
        <w:rPr>
          <w:rFonts w:ascii="Consolas" w:hAnsi="Consolas" w:cs="Consolas"/>
          <w:sz w:val="16"/>
          <w:szCs w:val="19"/>
          <w:rPrChange w:id="2935" w:author="Author">
            <w:rPr>
              <w:rFonts w:ascii="Consolas" w:hAnsi="Consolas" w:cs="Consolas"/>
              <w:sz w:val="19"/>
              <w:szCs w:val="19"/>
            </w:rPr>
          </w:rPrChange>
        </w:rPr>
        <w:t>();</w:t>
      </w:r>
      <w:r w:rsidR="00543555" w:rsidRPr="003D36FB">
        <w:rPr>
          <w:rFonts w:ascii="Consolas" w:hAnsi="Consolas" w:cs="Consolas"/>
          <w:sz w:val="16"/>
          <w:szCs w:val="19"/>
          <w:rPrChange w:id="2936" w:author="Author">
            <w:rPr>
              <w:rFonts w:ascii="Consolas" w:hAnsi="Consolas" w:cs="Consolas"/>
              <w:sz w:val="19"/>
              <w:szCs w:val="19"/>
            </w:rPr>
          </w:rPrChange>
        </w:rPr>
        <w:br/>
        <w:t xml:space="preserve">    </w:t>
      </w:r>
      <w:proofErr w:type="spellStart"/>
      <w:r w:rsidR="00543555" w:rsidRPr="003D36FB">
        <w:rPr>
          <w:rFonts w:ascii="Consolas" w:hAnsi="Consolas" w:cs="Consolas"/>
          <w:color w:val="0000FF"/>
          <w:sz w:val="16"/>
          <w:szCs w:val="19"/>
          <w:highlight w:val="yellow"/>
          <w:rPrChange w:id="2937" w:author="Author">
            <w:rPr>
              <w:rFonts w:ascii="Consolas" w:hAnsi="Consolas" w:cs="Consolas"/>
              <w:color w:val="0000FF"/>
              <w:sz w:val="19"/>
              <w:szCs w:val="19"/>
              <w:highlight w:val="yellow"/>
            </w:rPr>
          </w:rPrChange>
        </w:rPr>
        <w:t>var</w:t>
      </w:r>
      <w:proofErr w:type="spellEnd"/>
      <w:r w:rsidR="00543555" w:rsidRPr="003D36FB">
        <w:rPr>
          <w:rFonts w:ascii="Consolas" w:hAnsi="Consolas" w:cs="Consolas"/>
          <w:sz w:val="16"/>
          <w:szCs w:val="19"/>
          <w:highlight w:val="yellow"/>
          <w:rPrChange w:id="2938" w:author="Author">
            <w:rPr>
              <w:rFonts w:ascii="Consolas" w:hAnsi="Consolas" w:cs="Consolas"/>
              <w:sz w:val="19"/>
              <w:szCs w:val="19"/>
              <w:highlight w:val="yellow"/>
            </w:rPr>
          </w:rPrChange>
        </w:rPr>
        <w:t xml:space="preserve"> </w:t>
      </w:r>
      <w:proofErr w:type="spellStart"/>
      <w:r w:rsidR="00543555" w:rsidRPr="003D36FB">
        <w:rPr>
          <w:rFonts w:ascii="Consolas" w:hAnsi="Consolas" w:cs="Consolas"/>
          <w:sz w:val="16"/>
          <w:szCs w:val="19"/>
          <w:highlight w:val="yellow"/>
          <w:rPrChange w:id="2939" w:author="Author">
            <w:rPr>
              <w:rFonts w:ascii="Consolas" w:hAnsi="Consolas" w:cs="Consolas"/>
              <w:sz w:val="19"/>
              <w:szCs w:val="19"/>
              <w:highlight w:val="yellow"/>
            </w:rPr>
          </w:rPrChange>
        </w:rPr>
        <w:t>lbl</w:t>
      </w:r>
      <w:proofErr w:type="spellEnd"/>
      <w:r w:rsidR="00543555" w:rsidRPr="003D36FB">
        <w:rPr>
          <w:rFonts w:ascii="Consolas" w:hAnsi="Consolas" w:cs="Consolas"/>
          <w:sz w:val="16"/>
          <w:szCs w:val="19"/>
          <w:highlight w:val="yellow"/>
          <w:rPrChange w:id="2940" w:author="Author">
            <w:rPr>
              <w:rFonts w:ascii="Consolas" w:hAnsi="Consolas" w:cs="Consolas"/>
              <w:sz w:val="19"/>
              <w:szCs w:val="19"/>
              <w:highlight w:val="yellow"/>
            </w:rPr>
          </w:rPrChange>
        </w:rPr>
        <w:t xml:space="preserve"> = </w:t>
      </w:r>
      <w:r w:rsidR="00543555" w:rsidRPr="003D36FB">
        <w:rPr>
          <w:rFonts w:ascii="Consolas" w:hAnsi="Consolas" w:cs="Consolas"/>
          <w:color w:val="0000FF"/>
          <w:sz w:val="16"/>
          <w:szCs w:val="19"/>
          <w:highlight w:val="yellow"/>
          <w:rPrChange w:id="2941" w:author="Author">
            <w:rPr>
              <w:rFonts w:ascii="Consolas" w:hAnsi="Consolas" w:cs="Consolas"/>
              <w:color w:val="0000FF"/>
              <w:sz w:val="19"/>
              <w:szCs w:val="19"/>
              <w:highlight w:val="yellow"/>
            </w:rPr>
          </w:rPrChange>
        </w:rPr>
        <w:t>new</w:t>
      </w:r>
      <w:r w:rsidR="00543555" w:rsidRPr="003D36FB">
        <w:rPr>
          <w:rFonts w:ascii="Consolas" w:hAnsi="Consolas" w:cs="Consolas"/>
          <w:sz w:val="16"/>
          <w:szCs w:val="19"/>
          <w:highlight w:val="yellow"/>
          <w:rPrChange w:id="2942" w:author="Author">
            <w:rPr>
              <w:rFonts w:ascii="Consolas" w:hAnsi="Consolas" w:cs="Consolas"/>
              <w:sz w:val="19"/>
              <w:szCs w:val="19"/>
              <w:highlight w:val="yellow"/>
            </w:rPr>
          </w:rPrChange>
        </w:rPr>
        <w:t xml:space="preserve"> </w:t>
      </w:r>
      <w:r w:rsidR="00543555" w:rsidRPr="003D36FB">
        <w:rPr>
          <w:rFonts w:ascii="Consolas" w:hAnsi="Consolas" w:cs="Consolas"/>
          <w:color w:val="2B91AF"/>
          <w:sz w:val="16"/>
          <w:szCs w:val="19"/>
          <w:highlight w:val="yellow"/>
          <w:rPrChange w:id="2943" w:author="Author">
            <w:rPr>
              <w:rFonts w:ascii="Consolas" w:hAnsi="Consolas" w:cs="Consolas"/>
              <w:color w:val="2B91AF"/>
              <w:sz w:val="19"/>
              <w:szCs w:val="19"/>
              <w:highlight w:val="yellow"/>
            </w:rPr>
          </w:rPrChange>
        </w:rPr>
        <w:t>Label</w:t>
      </w:r>
      <w:r w:rsidR="00543555" w:rsidRPr="003D36FB">
        <w:rPr>
          <w:rFonts w:ascii="Consolas" w:hAnsi="Consolas" w:cs="Consolas"/>
          <w:sz w:val="16"/>
          <w:szCs w:val="19"/>
          <w:highlight w:val="yellow"/>
          <w:rPrChange w:id="2944" w:author="Author">
            <w:rPr>
              <w:rFonts w:ascii="Consolas" w:hAnsi="Consolas" w:cs="Consolas"/>
              <w:sz w:val="19"/>
              <w:szCs w:val="19"/>
              <w:highlight w:val="yellow"/>
            </w:rPr>
          </w:rPrChange>
        </w:rPr>
        <w:t xml:space="preserve"> { Left = </w:t>
      </w:r>
      <w:proofErr w:type="spellStart"/>
      <w:r w:rsidR="00543555" w:rsidRPr="003D36FB">
        <w:rPr>
          <w:rFonts w:ascii="Consolas" w:hAnsi="Consolas" w:cs="Consolas"/>
          <w:sz w:val="16"/>
          <w:szCs w:val="19"/>
          <w:highlight w:val="yellow"/>
          <w:rPrChange w:id="2945" w:author="Author">
            <w:rPr>
              <w:rFonts w:ascii="Consolas" w:hAnsi="Consolas" w:cs="Consolas"/>
              <w:sz w:val="19"/>
              <w:szCs w:val="19"/>
              <w:highlight w:val="yellow"/>
            </w:rPr>
          </w:rPrChange>
        </w:rPr>
        <w:t>txt.Width</w:t>
      </w:r>
      <w:proofErr w:type="spellEnd"/>
      <w:r w:rsidR="00543555" w:rsidRPr="003D36FB">
        <w:rPr>
          <w:rFonts w:ascii="Consolas" w:hAnsi="Consolas" w:cs="Consolas"/>
          <w:sz w:val="16"/>
          <w:szCs w:val="19"/>
          <w:highlight w:val="yellow"/>
          <w:rPrChange w:id="2946" w:author="Author">
            <w:rPr>
              <w:rFonts w:ascii="Consolas" w:hAnsi="Consolas" w:cs="Consolas"/>
              <w:sz w:val="19"/>
              <w:szCs w:val="19"/>
              <w:highlight w:val="yellow"/>
            </w:rPr>
          </w:rPrChange>
        </w:rPr>
        <w:t xml:space="preserve"> + 20 };</w:t>
      </w:r>
      <w:r w:rsidR="00543555" w:rsidRPr="003D36FB">
        <w:rPr>
          <w:rFonts w:ascii="Consolas" w:hAnsi="Consolas" w:cs="Consolas"/>
          <w:sz w:val="16"/>
          <w:szCs w:val="19"/>
          <w:rPrChange w:id="2947" w:author="Author">
            <w:rPr>
              <w:rFonts w:ascii="Consolas" w:hAnsi="Consolas" w:cs="Consolas"/>
              <w:sz w:val="19"/>
              <w:szCs w:val="19"/>
            </w:rPr>
          </w:rPrChange>
        </w:rPr>
        <w:br/>
        <w:t xml:space="preserve">    </w:t>
      </w:r>
      <w:proofErr w:type="spellStart"/>
      <w:r w:rsidR="00543555" w:rsidRPr="003D36FB">
        <w:rPr>
          <w:rFonts w:ascii="Consolas" w:hAnsi="Consolas" w:cs="Consolas"/>
          <w:color w:val="0000FF"/>
          <w:sz w:val="16"/>
          <w:szCs w:val="19"/>
          <w:rPrChange w:id="2948" w:author="Author">
            <w:rPr>
              <w:rFonts w:ascii="Consolas" w:hAnsi="Consolas" w:cs="Consolas"/>
              <w:color w:val="0000FF"/>
              <w:sz w:val="19"/>
              <w:szCs w:val="19"/>
            </w:rPr>
          </w:rPrChange>
        </w:rPr>
        <w:t>var</w:t>
      </w:r>
      <w:proofErr w:type="spellEnd"/>
      <w:r w:rsidR="00543555" w:rsidRPr="003D36FB">
        <w:rPr>
          <w:rFonts w:ascii="Consolas" w:hAnsi="Consolas" w:cs="Consolas"/>
          <w:sz w:val="16"/>
          <w:szCs w:val="19"/>
          <w:rPrChange w:id="2949" w:author="Author">
            <w:rPr>
              <w:rFonts w:ascii="Consolas" w:hAnsi="Consolas" w:cs="Consolas"/>
              <w:sz w:val="19"/>
              <w:szCs w:val="19"/>
            </w:rPr>
          </w:rPrChange>
        </w:rPr>
        <w:t xml:space="preserve"> </w:t>
      </w:r>
      <w:proofErr w:type="spellStart"/>
      <w:r w:rsidR="00543555" w:rsidRPr="003D36FB">
        <w:rPr>
          <w:rFonts w:ascii="Consolas" w:hAnsi="Consolas" w:cs="Consolas"/>
          <w:sz w:val="16"/>
          <w:szCs w:val="19"/>
          <w:rPrChange w:id="2950" w:author="Author">
            <w:rPr>
              <w:rFonts w:ascii="Consolas" w:hAnsi="Consolas" w:cs="Consolas"/>
              <w:sz w:val="19"/>
              <w:szCs w:val="19"/>
            </w:rPr>
          </w:rPrChange>
        </w:rPr>
        <w:t>frm</w:t>
      </w:r>
      <w:proofErr w:type="spellEnd"/>
      <w:r w:rsidR="00543555" w:rsidRPr="003D36FB">
        <w:rPr>
          <w:rFonts w:ascii="Consolas" w:hAnsi="Consolas" w:cs="Consolas"/>
          <w:sz w:val="16"/>
          <w:szCs w:val="19"/>
          <w:rPrChange w:id="2951" w:author="Author">
            <w:rPr>
              <w:rFonts w:ascii="Consolas" w:hAnsi="Consolas" w:cs="Consolas"/>
              <w:sz w:val="19"/>
              <w:szCs w:val="19"/>
            </w:rPr>
          </w:rPrChange>
        </w:rPr>
        <w:t xml:space="preserve"> = </w:t>
      </w:r>
      <w:r w:rsidR="00543555" w:rsidRPr="003D36FB">
        <w:rPr>
          <w:rFonts w:ascii="Consolas" w:hAnsi="Consolas" w:cs="Consolas"/>
          <w:color w:val="0000FF"/>
          <w:sz w:val="16"/>
          <w:szCs w:val="19"/>
          <w:rPrChange w:id="2952" w:author="Author">
            <w:rPr>
              <w:rFonts w:ascii="Consolas" w:hAnsi="Consolas" w:cs="Consolas"/>
              <w:color w:val="0000FF"/>
              <w:sz w:val="19"/>
              <w:szCs w:val="19"/>
            </w:rPr>
          </w:rPrChange>
        </w:rPr>
        <w:t>new</w:t>
      </w:r>
      <w:r w:rsidR="00543555" w:rsidRPr="003D36FB">
        <w:rPr>
          <w:rFonts w:ascii="Consolas" w:hAnsi="Consolas" w:cs="Consolas"/>
          <w:sz w:val="16"/>
          <w:szCs w:val="19"/>
          <w:rPrChange w:id="2953" w:author="Author">
            <w:rPr>
              <w:rFonts w:ascii="Consolas" w:hAnsi="Consolas" w:cs="Consolas"/>
              <w:sz w:val="19"/>
              <w:szCs w:val="19"/>
            </w:rPr>
          </w:rPrChange>
        </w:rPr>
        <w:t xml:space="preserve"> </w:t>
      </w:r>
      <w:r w:rsidR="00543555" w:rsidRPr="003D36FB">
        <w:rPr>
          <w:rFonts w:ascii="Consolas" w:hAnsi="Consolas" w:cs="Consolas"/>
          <w:color w:val="2B91AF"/>
          <w:sz w:val="16"/>
          <w:szCs w:val="19"/>
          <w:rPrChange w:id="2954" w:author="Author">
            <w:rPr>
              <w:rFonts w:ascii="Consolas" w:hAnsi="Consolas" w:cs="Consolas"/>
              <w:color w:val="2B91AF"/>
              <w:sz w:val="19"/>
              <w:szCs w:val="19"/>
            </w:rPr>
          </w:rPrChange>
        </w:rPr>
        <w:t>Form</w:t>
      </w:r>
      <w:r w:rsidR="00897902" w:rsidRPr="003D36FB">
        <w:rPr>
          <w:rFonts w:ascii="Consolas" w:hAnsi="Consolas" w:cs="Consolas"/>
          <w:color w:val="2B91AF"/>
          <w:sz w:val="16"/>
          <w:szCs w:val="19"/>
          <w:rPrChange w:id="2955" w:author="Author">
            <w:rPr>
              <w:rFonts w:ascii="Consolas" w:hAnsi="Consolas" w:cs="Consolas"/>
              <w:color w:val="2B91AF"/>
              <w:sz w:val="19"/>
              <w:szCs w:val="19"/>
            </w:rPr>
          </w:rPrChange>
        </w:rPr>
        <w:t xml:space="preserve"> </w:t>
      </w:r>
      <w:r w:rsidR="00543555" w:rsidRPr="003D36FB">
        <w:rPr>
          <w:rFonts w:ascii="Consolas" w:hAnsi="Consolas" w:cs="Consolas"/>
          <w:sz w:val="16"/>
          <w:szCs w:val="19"/>
          <w:rPrChange w:id="2956" w:author="Author">
            <w:rPr>
              <w:rFonts w:ascii="Consolas" w:hAnsi="Consolas" w:cs="Consolas"/>
              <w:sz w:val="19"/>
              <w:szCs w:val="19"/>
            </w:rPr>
          </w:rPrChange>
        </w:rPr>
        <w:t>{</w:t>
      </w:r>
      <w:r w:rsidR="00543555" w:rsidRPr="003D36FB">
        <w:rPr>
          <w:rFonts w:ascii="Consolas" w:hAnsi="Consolas" w:cs="Consolas"/>
          <w:sz w:val="16"/>
          <w:szCs w:val="19"/>
          <w:rPrChange w:id="2957" w:author="Author">
            <w:rPr>
              <w:rFonts w:ascii="Consolas" w:hAnsi="Consolas" w:cs="Consolas"/>
              <w:sz w:val="19"/>
              <w:szCs w:val="19"/>
            </w:rPr>
          </w:rPrChange>
        </w:rPr>
        <w:br/>
        <w:t xml:space="preserve">        Controls = { txt, </w:t>
      </w:r>
      <w:proofErr w:type="spellStart"/>
      <w:r w:rsidR="00543555" w:rsidRPr="003D36FB">
        <w:rPr>
          <w:rFonts w:ascii="Consolas" w:hAnsi="Consolas" w:cs="Consolas"/>
          <w:sz w:val="16"/>
          <w:szCs w:val="19"/>
          <w:highlight w:val="yellow"/>
          <w:rPrChange w:id="2958" w:author="Author">
            <w:rPr>
              <w:rFonts w:ascii="Consolas" w:hAnsi="Consolas" w:cs="Consolas"/>
              <w:sz w:val="19"/>
              <w:szCs w:val="19"/>
              <w:highlight w:val="yellow"/>
            </w:rPr>
          </w:rPrChange>
        </w:rPr>
        <w:t>lbl</w:t>
      </w:r>
      <w:proofErr w:type="spellEnd"/>
      <w:r w:rsidR="00543555" w:rsidRPr="003D36FB">
        <w:rPr>
          <w:rFonts w:ascii="Consolas" w:hAnsi="Consolas" w:cs="Consolas"/>
          <w:sz w:val="16"/>
          <w:szCs w:val="19"/>
          <w:rPrChange w:id="2959" w:author="Author">
            <w:rPr>
              <w:rFonts w:ascii="Consolas" w:hAnsi="Consolas" w:cs="Consolas"/>
              <w:sz w:val="19"/>
              <w:szCs w:val="19"/>
            </w:rPr>
          </w:rPrChange>
        </w:rPr>
        <w:t xml:space="preserve"> }</w:t>
      </w:r>
      <w:r w:rsidR="00543555" w:rsidRPr="003D36FB">
        <w:rPr>
          <w:rFonts w:ascii="Consolas" w:hAnsi="Consolas" w:cs="Consolas"/>
          <w:sz w:val="16"/>
          <w:szCs w:val="19"/>
          <w:rPrChange w:id="2960" w:author="Author">
            <w:rPr>
              <w:rFonts w:ascii="Consolas" w:hAnsi="Consolas" w:cs="Consolas"/>
              <w:sz w:val="19"/>
              <w:szCs w:val="19"/>
            </w:rPr>
          </w:rPrChange>
        </w:rPr>
        <w:br/>
        <w:t xml:space="preserve">    };</w:t>
      </w:r>
      <w:r w:rsidR="00543555" w:rsidRPr="003D36FB">
        <w:rPr>
          <w:rFonts w:ascii="Consolas" w:hAnsi="Consolas" w:cs="Consolas"/>
          <w:sz w:val="16"/>
          <w:szCs w:val="19"/>
          <w:rPrChange w:id="2961" w:author="Author">
            <w:rPr>
              <w:rFonts w:ascii="Consolas" w:hAnsi="Consolas" w:cs="Consolas"/>
              <w:sz w:val="19"/>
              <w:szCs w:val="19"/>
            </w:rPr>
          </w:rPrChange>
        </w:rPr>
        <w:br/>
      </w:r>
      <w:r w:rsidR="00543555" w:rsidRPr="003D36FB">
        <w:rPr>
          <w:rFonts w:ascii="Consolas" w:hAnsi="Consolas" w:cs="Consolas"/>
          <w:sz w:val="16"/>
          <w:szCs w:val="19"/>
          <w:rPrChange w:id="2962" w:author="Author">
            <w:rPr>
              <w:rFonts w:ascii="Consolas" w:hAnsi="Consolas" w:cs="Consolas"/>
              <w:sz w:val="19"/>
              <w:szCs w:val="19"/>
            </w:rPr>
          </w:rPrChange>
        </w:rPr>
        <w:br/>
      </w:r>
      <w:r w:rsidR="00543555" w:rsidRPr="003D36FB">
        <w:rPr>
          <w:rFonts w:ascii="Consolas" w:hAnsi="Consolas" w:cs="Consolas"/>
          <w:color w:val="0000FF"/>
          <w:sz w:val="16"/>
          <w:szCs w:val="19"/>
          <w:rPrChange w:id="2963" w:author="Author">
            <w:rPr>
              <w:rFonts w:ascii="Consolas" w:hAnsi="Consolas" w:cs="Consolas"/>
              <w:color w:val="0000FF"/>
              <w:sz w:val="19"/>
              <w:szCs w:val="19"/>
            </w:rPr>
          </w:rPrChange>
        </w:rPr>
        <w:t xml:space="preserve">    </w:t>
      </w:r>
      <w:proofErr w:type="spellStart"/>
      <w:r w:rsidR="00543555" w:rsidRPr="003D36FB">
        <w:rPr>
          <w:rFonts w:ascii="Consolas" w:hAnsi="Consolas" w:cs="Consolas"/>
          <w:color w:val="0000FF"/>
          <w:sz w:val="16"/>
          <w:szCs w:val="19"/>
          <w:rPrChange w:id="2964" w:author="Author">
            <w:rPr>
              <w:rFonts w:ascii="Consolas" w:hAnsi="Consolas" w:cs="Consolas"/>
              <w:color w:val="0000FF"/>
              <w:sz w:val="19"/>
              <w:szCs w:val="19"/>
            </w:rPr>
          </w:rPrChange>
        </w:rPr>
        <w:t>var</w:t>
      </w:r>
      <w:proofErr w:type="spellEnd"/>
      <w:r w:rsidR="00543555" w:rsidRPr="003D36FB">
        <w:rPr>
          <w:rFonts w:ascii="Consolas" w:hAnsi="Consolas" w:cs="Consolas"/>
          <w:sz w:val="16"/>
          <w:szCs w:val="19"/>
          <w:rPrChange w:id="2965" w:author="Author">
            <w:rPr>
              <w:rFonts w:ascii="Consolas" w:hAnsi="Consolas" w:cs="Consolas"/>
              <w:sz w:val="19"/>
              <w:szCs w:val="19"/>
            </w:rPr>
          </w:rPrChange>
        </w:rPr>
        <w:t xml:space="preserve"> input = (</w:t>
      </w:r>
      <w:r w:rsidR="00543555" w:rsidRPr="003D36FB">
        <w:rPr>
          <w:rFonts w:ascii="Consolas" w:hAnsi="Consolas" w:cs="Consolas"/>
          <w:color w:val="0000FF"/>
          <w:sz w:val="16"/>
          <w:szCs w:val="19"/>
          <w:rPrChange w:id="2966" w:author="Author">
            <w:rPr>
              <w:rFonts w:ascii="Consolas" w:hAnsi="Consolas" w:cs="Consolas"/>
              <w:color w:val="0000FF"/>
              <w:sz w:val="19"/>
              <w:szCs w:val="19"/>
            </w:rPr>
          </w:rPrChange>
        </w:rPr>
        <w:t>from</w:t>
      </w:r>
      <w:r w:rsidR="00543555" w:rsidRPr="003D36FB">
        <w:rPr>
          <w:rFonts w:ascii="Consolas" w:hAnsi="Consolas" w:cs="Consolas"/>
          <w:sz w:val="16"/>
          <w:szCs w:val="19"/>
          <w:rPrChange w:id="2967" w:author="Author">
            <w:rPr>
              <w:rFonts w:ascii="Consolas" w:hAnsi="Consolas" w:cs="Consolas"/>
              <w:sz w:val="19"/>
              <w:szCs w:val="19"/>
            </w:rPr>
          </w:rPrChange>
        </w:rPr>
        <w:t xml:space="preserve"> </w:t>
      </w:r>
      <w:proofErr w:type="spellStart"/>
      <w:r w:rsidR="00543555" w:rsidRPr="003D36FB">
        <w:rPr>
          <w:rFonts w:ascii="Consolas" w:hAnsi="Consolas" w:cs="Consolas"/>
          <w:sz w:val="16"/>
          <w:szCs w:val="19"/>
          <w:rPrChange w:id="2968" w:author="Author">
            <w:rPr>
              <w:rFonts w:ascii="Consolas" w:hAnsi="Consolas" w:cs="Consolas"/>
              <w:sz w:val="19"/>
              <w:szCs w:val="19"/>
            </w:rPr>
          </w:rPrChange>
        </w:rPr>
        <w:t>evt</w:t>
      </w:r>
      <w:proofErr w:type="spellEnd"/>
      <w:r w:rsidR="00543555" w:rsidRPr="003D36FB">
        <w:rPr>
          <w:rFonts w:ascii="Consolas" w:hAnsi="Consolas" w:cs="Consolas"/>
          <w:sz w:val="16"/>
          <w:szCs w:val="19"/>
          <w:rPrChange w:id="2969" w:author="Author">
            <w:rPr>
              <w:rFonts w:ascii="Consolas" w:hAnsi="Consolas" w:cs="Consolas"/>
              <w:sz w:val="19"/>
              <w:szCs w:val="19"/>
            </w:rPr>
          </w:rPrChange>
        </w:rPr>
        <w:t xml:space="preserve"> </w:t>
      </w:r>
      <w:r w:rsidR="00543555" w:rsidRPr="003D36FB">
        <w:rPr>
          <w:rFonts w:ascii="Consolas" w:hAnsi="Consolas" w:cs="Consolas"/>
          <w:color w:val="0000FF"/>
          <w:sz w:val="16"/>
          <w:szCs w:val="19"/>
          <w:rPrChange w:id="2970" w:author="Author">
            <w:rPr>
              <w:rFonts w:ascii="Consolas" w:hAnsi="Consolas" w:cs="Consolas"/>
              <w:color w:val="0000FF"/>
              <w:sz w:val="19"/>
              <w:szCs w:val="19"/>
            </w:rPr>
          </w:rPrChange>
        </w:rPr>
        <w:t>in</w:t>
      </w:r>
      <w:r w:rsidR="00543555" w:rsidRPr="003D36FB">
        <w:rPr>
          <w:rFonts w:ascii="Consolas" w:hAnsi="Consolas" w:cs="Consolas"/>
          <w:sz w:val="16"/>
          <w:szCs w:val="19"/>
          <w:rPrChange w:id="2971" w:author="Author">
            <w:rPr>
              <w:rFonts w:ascii="Consolas" w:hAnsi="Consolas" w:cs="Consolas"/>
              <w:sz w:val="19"/>
              <w:szCs w:val="19"/>
            </w:rPr>
          </w:rPrChange>
        </w:rPr>
        <w:t xml:space="preserve"> </w:t>
      </w:r>
      <w:proofErr w:type="spellStart"/>
      <w:r w:rsidR="00543555" w:rsidRPr="003D36FB">
        <w:rPr>
          <w:rFonts w:ascii="Consolas" w:hAnsi="Consolas" w:cs="Consolas"/>
          <w:color w:val="2B91AF"/>
          <w:sz w:val="16"/>
          <w:szCs w:val="19"/>
          <w:rPrChange w:id="2972" w:author="Author">
            <w:rPr>
              <w:rFonts w:ascii="Consolas" w:hAnsi="Consolas" w:cs="Consolas"/>
              <w:color w:val="2B91AF"/>
              <w:sz w:val="19"/>
              <w:szCs w:val="19"/>
            </w:rPr>
          </w:rPrChange>
        </w:rPr>
        <w:t>Observable</w:t>
      </w:r>
      <w:r w:rsidR="00543555" w:rsidRPr="003D36FB">
        <w:rPr>
          <w:rFonts w:ascii="Consolas" w:hAnsi="Consolas" w:cs="Consolas"/>
          <w:sz w:val="16"/>
          <w:szCs w:val="19"/>
          <w:rPrChange w:id="2973" w:author="Author">
            <w:rPr>
              <w:rFonts w:ascii="Consolas" w:hAnsi="Consolas" w:cs="Consolas"/>
              <w:sz w:val="19"/>
              <w:szCs w:val="19"/>
            </w:rPr>
          </w:rPrChange>
        </w:rPr>
        <w:t>.FromEvent</w:t>
      </w:r>
      <w:r w:rsidR="005F37A6" w:rsidRPr="003D36FB">
        <w:rPr>
          <w:rFonts w:ascii="Consolas" w:hAnsi="Consolas" w:cs="Consolas"/>
          <w:sz w:val="16"/>
          <w:szCs w:val="19"/>
          <w:rPrChange w:id="2974" w:author="Author">
            <w:rPr>
              <w:rFonts w:ascii="Consolas" w:hAnsi="Consolas" w:cs="Consolas"/>
              <w:sz w:val="19"/>
              <w:szCs w:val="19"/>
            </w:rPr>
          </w:rPrChange>
        </w:rPr>
        <w:t>Pattern</w:t>
      </w:r>
      <w:proofErr w:type="spellEnd"/>
      <w:r w:rsidR="00543555" w:rsidRPr="003D36FB">
        <w:rPr>
          <w:rFonts w:ascii="Consolas" w:hAnsi="Consolas" w:cs="Consolas"/>
          <w:sz w:val="16"/>
          <w:szCs w:val="19"/>
          <w:rPrChange w:id="2975" w:author="Author">
            <w:rPr>
              <w:rFonts w:ascii="Consolas" w:hAnsi="Consolas" w:cs="Consolas"/>
              <w:sz w:val="19"/>
              <w:szCs w:val="19"/>
            </w:rPr>
          </w:rPrChange>
        </w:rPr>
        <w:t xml:space="preserve">(txt, </w:t>
      </w:r>
      <w:r w:rsidR="00543555" w:rsidRPr="003D36FB">
        <w:rPr>
          <w:rFonts w:ascii="Consolas" w:hAnsi="Consolas" w:cs="Consolas"/>
          <w:color w:val="A31515"/>
          <w:sz w:val="16"/>
          <w:szCs w:val="19"/>
          <w:rPrChange w:id="2976" w:author="Author">
            <w:rPr>
              <w:rFonts w:ascii="Consolas" w:hAnsi="Consolas" w:cs="Consolas"/>
              <w:color w:val="A31515"/>
              <w:sz w:val="19"/>
              <w:szCs w:val="19"/>
            </w:rPr>
          </w:rPrChange>
        </w:rPr>
        <w:t>"</w:t>
      </w:r>
      <w:proofErr w:type="spellStart"/>
      <w:r w:rsidR="00543555" w:rsidRPr="003D36FB">
        <w:rPr>
          <w:rFonts w:ascii="Consolas" w:hAnsi="Consolas" w:cs="Consolas"/>
          <w:color w:val="A31515"/>
          <w:sz w:val="16"/>
          <w:szCs w:val="19"/>
          <w:rPrChange w:id="2977" w:author="Author">
            <w:rPr>
              <w:rFonts w:ascii="Consolas" w:hAnsi="Consolas" w:cs="Consolas"/>
              <w:color w:val="A31515"/>
              <w:sz w:val="19"/>
              <w:szCs w:val="19"/>
            </w:rPr>
          </w:rPrChange>
        </w:rPr>
        <w:t>TextChanged</w:t>
      </w:r>
      <w:proofErr w:type="spellEnd"/>
      <w:r w:rsidR="00543555" w:rsidRPr="003D36FB">
        <w:rPr>
          <w:rFonts w:ascii="Consolas" w:hAnsi="Consolas" w:cs="Consolas"/>
          <w:color w:val="A31515"/>
          <w:sz w:val="16"/>
          <w:szCs w:val="19"/>
          <w:rPrChange w:id="2978" w:author="Author">
            <w:rPr>
              <w:rFonts w:ascii="Consolas" w:hAnsi="Consolas" w:cs="Consolas"/>
              <w:color w:val="A31515"/>
              <w:sz w:val="19"/>
              <w:szCs w:val="19"/>
            </w:rPr>
          </w:rPrChange>
        </w:rPr>
        <w:t>"</w:t>
      </w:r>
      <w:r w:rsidR="00543555" w:rsidRPr="003D36FB">
        <w:rPr>
          <w:rFonts w:ascii="Consolas" w:hAnsi="Consolas" w:cs="Consolas"/>
          <w:sz w:val="16"/>
          <w:szCs w:val="19"/>
          <w:rPrChange w:id="2979" w:author="Author">
            <w:rPr>
              <w:rFonts w:ascii="Consolas" w:hAnsi="Consolas" w:cs="Consolas"/>
              <w:sz w:val="19"/>
              <w:szCs w:val="19"/>
            </w:rPr>
          </w:rPrChange>
        </w:rPr>
        <w:t>)</w:t>
      </w:r>
      <w:r w:rsidR="00543555" w:rsidRPr="003D36FB">
        <w:rPr>
          <w:rFonts w:ascii="Consolas" w:hAnsi="Consolas" w:cs="Consolas"/>
          <w:sz w:val="16"/>
          <w:szCs w:val="19"/>
          <w:rPrChange w:id="2980" w:author="Author">
            <w:rPr>
              <w:rFonts w:ascii="Consolas" w:hAnsi="Consolas" w:cs="Consolas"/>
              <w:sz w:val="19"/>
              <w:szCs w:val="19"/>
            </w:rPr>
          </w:rPrChange>
        </w:rPr>
        <w:br/>
        <w:t xml:space="preserve">                 </w:t>
      </w:r>
      <w:r w:rsidR="00543555" w:rsidRPr="003D36FB">
        <w:rPr>
          <w:rFonts w:ascii="Consolas" w:hAnsi="Consolas" w:cs="Consolas"/>
          <w:color w:val="0000FF"/>
          <w:sz w:val="16"/>
          <w:szCs w:val="19"/>
          <w:rPrChange w:id="2981" w:author="Author">
            <w:rPr>
              <w:rFonts w:ascii="Consolas" w:hAnsi="Consolas" w:cs="Consolas"/>
              <w:color w:val="0000FF"/>
              <w:sz w:val="19"/>
              <w:szCs w:val="19"/>
            </w:rPr>
          </w:rPrChange>
        </w:rPr>
        <w:t>select</w:t>
      </w:r>
      <w:r w:rsidR="00543555" w:rsidRPr="003D36FB">
        <w:rPr>
          <w:rFonts w:ascii="Consolas" w:hAnsi="Consolas" w:cs="Consolas"/>
          <w:sz w:val="16"/>
          <w:szCs w:val="19"/>
          <w:rPrChange w:id="2982" w:author="Author">
            <w:rPr>
              <w:rFonts w:ascii="Consolas" w:hAnsi="Consolas" w:cs="Consolas"/>
              <w:sz w:val="19"/>
              <w:szCs w:val="19"/>
            </w:rPr>
          </w:rPrChange>
        </w:rPr>
        <w:t xml:space="preserve"> ((</w:t>
      </w:r>
      <w:proofErr w:type="spellStart"/>
      <w:r w:rsidR="00543555" w:rsidRPr="003D36FB">
        <w:rPr>
          <w:rFonts w:ascii="Consolas" w:hAnsi="Consolas" w:cs="Consolas"/>
          <w:color w:val="2B91AF"/>
          <w:sz w:val="16"/>
          <w:szCs w:val="19"/>
          <w:rPrChange w:id="2983" w:author="Author">
            <w:rPr>
              <w:rFonts w:ascii="Consolas" w:hAnsi="Consolas" w:cs="Consolas"/>
              <w:color w:val="2B91AF"/>
              <w:sz w:val="19"/>
              <w:szCs w:val="19"/>
            </w:rPr>
          </w:rPrChange>
        </w:rPr>
        <w:t>TextBox</w:t>
      </w:r>
      <w:proofErr w:type="spellEnd"/>
      <w:r w:rsidR="00543555" w:rsidRPr="003D36FB">
        <w:rPr>
          <w:rFonts w:ascii="Consolas" w:hAnsi="Consolas" w:cs="Consolas"/>
          <w:sz w:val="16"/>
          <w:szCs w:val="19"/>
          <w:rPrChange w:id="2984" w:author="Author">
            <w:rPr>
              <w:rFonts w:ascii="Consolas" w:hAnsi="Consolas" w:cs="Consolas"/>
              <w:sz w:val="19"/>
              <w:szCs w:val="19"/>
            </w:rPr>
          </w:rPrChange>
        </w:rPr>
        <w:t>)</w:t>
      </w:r>
      <w:proofErr w:type="spellStart"/>
      <w:r w:rsidR="00543555" w:rsidRPr="003D36FB">
        <w:rPr>
          <w:rFonts w:ascii="Consolas" w:hAnsi="Consolas" w:cs="Consolas"/>
          <w:sz w:val="16"/>
          <w:szCs w:val="19"/>
          <w:rPrChange w:id="2985" w:author="Author">
            <w:rPr>
              <w:rFonts w:ascii="Consolas" w:hAnsi="Consolas" w:cs="Consolas"/>
              <w:sz w:val="19"/>
              <w:szCs w:val="19"/>
            </w:rPr>
          </w:rPrChange>
        </w:rPr>
        <w:t>evt.Sender</w:t>
      </w:r>
      <w:proofErr w:type="spellEnd"/>
      <w:r w:rsidR="00543555" w:rsidRPr="003D36FB">
        <w:rPr>
          <w:rFonts w:ascii="Consolas" w:hAnsi="Consolas" w:cs="Consolas"/>
          <w:sz w:val="16"/>
          <w:szCs w:val="19"/>
          <w:rPrChange w:id="2986" w:author="Author">
            <w:rPr>
              <w:rFonts w:ascii="Consolas" w:hAnsi="Consolas" w:cs="Consolas"/>
              <w:sz w:val="19"/>
              <w:szCs w:val="19"/>
            </w:rPr>
          </w:rPrChange>
        </w:rPr>
        <w:t>).Text)</w:t>
      </w:r>
      <w:r w:rsidR="00543555" w:rsidRPr="003D36FB">
        <w:rPr>
          <w:rFonts w:ascii="Consolas" w:hAnsi="Consolas" w:cs="Consolas"/>
          <w:sz w:val="16"/>
          <w:szCs w:val="19"/>
          <w:rPrChange w:id="2987" w:author="Author">
            <w:rPr>
              <w:rFonts w:ascii="Consolas" w:hAnsi="Consolas" w:cs="Consolas"/>
              <w:sz w:val="19"/>
              <w:szCs w:val="19"/>
            </w:rPr>
          </w:rPrChange>
        </w:rPr>
        <w:br/>
        <w:t xml:space="preserve">                .Throttle(</w:t>
      </w:r>
      <w:proofErr w:type="spellStart"/>
      <w:r w:rsidR="00543555" w:rsidRPr="003D36FB">
        <w:rPr>
          <w:rFonts w:ascii="Consolas" w:hAnsi="Consolas" w:cs="Consolas"/>
          <w:color w:val="2B91AF"/>
          <w:sz w:val="16"/>
          <w:szCs w:val="19"/>
          <w:rPrChange w:id="2988" w:author="Author">
            <w:rPr>
              <w:rFonts w:ascii="Consolas" w:hAnsi="Consolas" w:cs="Consolas"/>
              <w:color w:val="2B91AF"/>
              <w:sz w:val="19"/>
              <w:szCs w:val="19"/>
            </w:rPr>
          </w:rPrChange>
        </w:rPr>
        <w:t>TimeSpan</w:t>
      </w:r>
      <w:r w:rsidR="00543555" w:rsidRPr="003D36FB">
        <w:rPr>
          <w:rFonts w:ascii="Consolas" w:hAnsi="Consolas" w:cs="Consolas"/>
          <w:sz w:val="16"/>
          <w:szCs w:val="19"/>
          <w:rPrChange w:id="2989" w:author="Author">
            <w:rPr>
              <w:rFonts w:ascii="Consolas" w:hAnsi="Consolas" w:cs="Consolas"/>
              <w:sz w:val="19"/>
              <w:szCs w:val="19"/>
            </w:rPr>
          </w:rPrChange>
        </w:rPr>
        <w:t>.FromSeconds</w:t>
      </w:r>
      <w:proofErr w:type="spellEnd"/>
      <w:r w:rsidR="00543555" w:rsidRPr="003D36FB">
        <w:rPr>
          <w:rFonts w:ascii="Consolas" w:hAnsi="Consolas" w:cs="Consolas"/>
          <w:sz w:val="16"/>
          <w:szCs w:val="19"/>
          <w:rPrChange w:id="2990" w:author="Author">
            <w:rPr>
              <w:rFonts w:ascii="Consolas" w:hAnsi="Consolas" w:cs="Consolas"/>
              <w:sz w:val="19"/>
              <w:szCs w:val="19"/>
            </w:rPr>
          </w:rPrChange>
        </w:rPr>
        <w:t>(1))</w:t>
      </w:r>
      <w:r w:rsidR="00BE7DF8" w:rsidRPr="003D36FB">
        <w:rPr>
          <w:rFonts w:ascii="Consolas" w:hAnsi="Consolas" w:cs="Consolas"/>
          <w:sz w:val="16"/>
          <w:szCs w:val="19"/>
          <w:rPrChange w:id="2991" w:author="Author">
            <w:rPr>
              <w:rFonts w:ascii="Consolas" w:hAnsi="Consolas" w:cs="Consolas"/>
              <w:sz w:val="19"/>
              <w:szCs w:val="19"/>
            </w:rPr>
          </w:rPrChange>
        </w:rPr>
        <w:br/>
        <w:t xml:space="preserve">                .</w:t>
      </w:r>
      <w:proofErr w:type="spellStart"/>
      <w:r w:rsidR="00BE7DF8" w:rsidRPr="003D36FB">
        <w:rPr>
          <w:rFonts w:ascii="Consolas" w:hAnsi="Consolas" w:cs="Consolas"/>
          <w:sz w:val="16"/>
          <w:szCs w:val="19"/>
          <w:rPrChange w:id="2992" w:author="Author">
            <w:rPr>
              <w:rFonts w:ascii="Consolas" w:hAnsi="Consolas" w:cs="Consolas"/>
              <w:sz w:val="19"/>
              <w:szCs w:val="19"/>
            </w:rPr>
          </w:rPrChange>
        </w:rPr>
        <w:t>DistinctUntilChanged</w:t>
      </w:r>
      <w:proofErr w:type="spellEnd"/>
      <w:r w:rsidR="00BE7DF8" w:rsidRPr="003D36FB">
        <w:rPr>
          <w:rFonts w:ascii="Consolas" w:hAnsi="Consolas" w:cs="Consolas"/>
          <w:sz w:val="16"/>
          <w:szCs w:val="19"/>
          <w:rPrChange w:id="2993" w:author="Author">
            <w:rPr>
              <w:rFonts w:ascii="Consolas" w:hAnsi="Consolas" w:cs="Consolas"/>
              <w:sz w:val="19"/>
              <w:szCs w:val="19"/>
            </w:rPr>
          </w:rPrChange>
        </w:rPr>
        <w:t>()</w:t>
      </w:r>
      <w:r w:rsidR="00543555" w:rsidRPr="003D36FB">
        <w:rPr>
          <w:rFonts w:ascii="Consolas" w:hAnsi="Consolas" w:cs="Consolas"/>
          <w:sz w:val="16"/>
          <w:szCs w:val="19"/>
          <w:rPrChange w:id="2994" w:author="Author">
            <w:rPr>
              <w:rFonts w:ascii="Consolas" w:hAnsi="Consolas" w:cs="Consolas"/>
              <w:sz w:val="19"/>
              <w:szCs w:val="19"/>
            </w:rPr>
          </w:rPrChange>
        </w:rPr>
        <w:t>;</w:t>
      </w:r>
      <w:r w:rsidR="00543555" w:rsidRPr="003D36FB">
        <w:rPr>
          <w:rFonts w:ascii="Consolas" w:hAnsi="Consolas" w:cs="Consolas"/>
          <w:sz w:val="16"/>
          <w:szCs w:val="19"/>
          <w:rPrChange w:id="2995" w:author="Author">
            <w:rPr>
              <w:rFonts w:ascii="Consolas" w:hAnsi="Consolas" w:cs="Consolas"/>
              <w:sz w:val="19"/>
              <w:szCs w:val="19"/>
            </w:rPr>
          </w:rPrChange>
        </w:rPr>
        <w:br/>
      </w:r>
      <w:r w:rsidR="00543555" w:rsidRPr="003D36FB">
        <w:rPr>
          <w:rFonts w:ascii="Consolas" w:hAnsi="Consolas" w:cs="Consolas"/>
          <w:sz w:val="16"/>
          <w:szCs w:val="19"/>
          <w:rPrChange w:id="2996" w:author="Author">
            <w:rPr>
              <w:rFonts w:ascii="Consolas" w:hAnsi="Consolas" w:cs="Consolas"/>
              <w:sz w:val="19"/>
              <w:szCs w:val="19"/>
            </w:rPr>
          </w:rPrChange>
        </w:rPr>
        <w:br/>
        <w:t xml:space="preserve">    </w:t>
      </w:r>
      <w:r w:rsidR="00543555" w:rsidRPr="003D36FB">
        <w:rPr>
          <w:rFonts w:ascii="Consolas" w:hAnsi="Consolas" w:cs="Consolas"/>
          <w:color w:val="0000FF"/>
          <w:sz w:val="16"/>
          <w:szCs w:val="19"/>
          <w:rPrChange w:id="2997" w:author="Author">
            <w:rPr>
              <w:rFonts w:ascii="Consolas" w:hAnsi="Consolas" w:cs="Consolas"/>
              <w:color w:val="0000FF"/>
              <w:sz w:val="19"/>
              <w:szCs w:val="19"/>
            </w:rPr>
          </w:rPrChange>
        </w:rPr>
        <w:t>using</w:t>
      </w:r>
      <w:r w:rsidR="00543555" w:rsidRPr="003D36FB">
        <w:rPr>
          <w:rFonts w:ascii="Consolas" w:hAnsi="Consolas" w:cs="Consolas"/>
          <w:sz w:val="16"/>
          <w:szCs w:val="19"/>
          <w:rPrChange w:id="2998" w:author="Author">
            <w:rPr>
              <w:rFonts w:ascii="Consolas" w:hAnsi="Consolas" w:cs="Consolas"/>
              <w:sz w:val="19"/>
              <w:szCs w:val="19"/>
            </w:rPr>
          </w:rPrChange>
        </w:rPr>
        <w:t xml:space="preserve"> (</w:t>
      </w:r>
      <w:proofErr w:type="spellStart"/>
      <w:r w:rsidR="00543555" w:rsidRPr="003D36FB">
        <w:rPr>
          <w:rFonts w:ascii="Consolas" w:hAnsi="Consolas" w:cs="Consolas"/>
          <w:sz w:val="16"/>
          <w:szCs w:val="19"/>
          <w:rPrChange w:id="2999" w:author="Author">
            <w:rPr>
              <w:rFonts w:ascii="Consolas" w:hAnsi="Consolas" w:cs="Consolas"/>
              <w:sz w:val="19"/>
              <w:szCs w:val="19"/>
            </w:rPr>
          </w:rPrChange>
        </w:rPr>
        <w:t>input.Subscribe</w:t>
      </w:r>
      <w:proofErr w:type="spellEnd"/>
      <w:r w:rsidR="00543555" w:rsidRPr="003D36FB">
        <w:rPr>
          <w:rFonts w:ascii="Consolas" w:hAnsi="Consolas" w:cs="Consolas"/>
          <w:sz w:val="16"/>
          <w:szCs w:val="19"/>
          <w:rPrChange w:id="3000" w:author="Author">
            <w:rPr>
              <w:rFonts w:ascii="Consolas" w:hAnsi="Consolas" w:cs="Consolas"/>
              <w:sz w:val="19"/>
              <w:szCs w:val="19"/>
            </w:rPr>
          </w:rPrChange>
        </w:rPr>
        <w:t>(</w:t>
      </w:r>
      <w:proofErr w:type="spellStart"/>
      <w:r w:rsidR="00543555" w:rsidRPr="003D36FB">
        <w:rPr>
          <w:rFonts w:ascii="Consolas" w:hAnsi="Consolas" w:cs="Consolas"/>
          <w:sz w:val="16"/>
          <w:szCs w:val="19"/>
          <w:rPrChange w:id="3001" w:author="Author">
            <w:rPr>
              <w:rFonts w:ascii="Consolas" w:hAnsi="Consolas" w:cs="Consolas"/>
              <w:sz w:val="19"/>
              <w:szCs w:val="19"/>
            </w:rPr>
          </w:rPrChange>
        </w:rPr>
        <w:t>inp</w:t>
      </w:r>
      <w:proofErr w:type="spellEnd"/>
      <w:r w:rsidR="00543555" w:rsidRPr="003D36FB">
        <w:rPr>
          <w:rFonts w:ascii="Consolas" w:hAnsi="Consolas" w:cs="Consolas"/>
          <w:sz w:val="16"/>
          <w:szCs w:val="19"/>
          <w:rPrChange w:id="3002" w:author="Author">
            <w:rPr>
              <w:rFonts w:ascii="Consolas" w:hAnsi="Consolas" w:cs="Consolas"/>
              <w:sz w:val="19"/>
              <w:szCs w:val="19"/>
            </w:rPr>
          </w:rPrChange>
        </w:rPr>
        <w:t xml:space="preserve"> =&gt; </w:t>
      </w:r>
      <w:proofErr w:type="spellStart"/>
      <w:r w:rsidR="00543555" w:rsidRPr="003D36FB">
        <w:rPr>
          <w:rFonts w:ascii="Consolas" w:hAnsi="Consolas" w:cs="Consolas"/>
          <w:sz w:val="16"/>
          <w:szCs w:val="19"/>
          <w:highlight w:val="yellow"/>
          <w:rPrChange w:id="3003" w:author="Author">
            <w:rPr>
              <w:rFonts w:ascii="Consolas" w:hAnsi="Consolas" w:cs="Consolas"/>
              <w:sz w:val="19"/>
              <w:szCs w:val="19"/>
              <w:highlight w:val="yellow"/>
            </w:rPr>
          </w:rPrChange>
        </w:rPr>
        <w:t>lbl.Text</w:t>
      </w:r>
      <w:proofErr w:type="spellEnd"/>
      <w:r w:rsidR="00543555" w:rsidRPr="003D36FB">
        <w:rPr>
          <w:rFonts w:ascii="Consolas" w:hAnsi="Consolas" w:cs="Consolas"/>
          <w:sz w:val="16"/>
          <w:szCs w:val="19"/>
          <w:highlight w:val="yellow"/>
          <w:rPrChange w:id="3004" w:author="Author">
            <w:rPr>
              <w:rFonts w:ascii="Consolas" w:hAnsi="Consolas" w:cs="Consolas"/>
              <w:sz w:val="19"/>
              <w:szCs w:val="19"/>
              <w:highlight w:val="yellow"/>
            </w:rPr>
          </w:rPrChange>
        </w:rPr>
        <w:t xml:space="preserve"> = </w:t>
      </w:r>
      <w:proofErr w:type="spellStart"/>
      <w:r w:rsidR="00543555" w:rsidRPr="003D36FB">
        <w:rPr>
          <w:rFonts w:ascii="Consolas" w:hAnsi="Consolas" w:cs="Consolas"/>
          <w:sz w:val="16"/>
          <w:szCs w:val="19"/>
          <w:highlight w:val="yellow"/>
          <w:rPrChange w:id="3005" w:author="Author">
            <w:rPr>
              <w:rFonts w:ascii="Consolas" w:hAnsi="Consolas" w:cs="Consolas"/>
              <w:sz w:val="19"/>
              <w:szCs w:val="19"/>
              <w:highlight w:val="yellow"/>
            </w:rPr>
          </w:rPrChange>
        </w:rPr>
        <w:t>inp</w:t>
      </w:r>
      <w:proofErr w:type="spellEnd"/>
      <w:r w:rsidR="00543555" w:rsidRPr="003D36FB">
        <w:rPr>
          <w:rFonts w:ascii="Consolas" w:hAnsi="Consolas" w:cs="Consolas"/>
          <w:sz w:val="16"/>
          <w:szCs w:val="19"/>
          <w:rPrChange w:id="3006" w:author="Author">
            <w:rPr>
              <w:rFonts w:ascii="Consolas" w:hAnsi="Consolas" w:cs="Consolas"/>
              <w:sz w:val="19"/>
              <w:szCs w:val="19"/>
            </w:rPr>
          </w:rPrChange>
        </w:rPr>
        <w:t>))</w:t>
      </w:r>
      <w:r w:rsidR="00543555" w:rsidRPr="003D36FB">
        <w:rPr>
          <w:rFonts w:ascii="Consolas" w:hAnsi="Consolas" w:cs="Consolas"/>
          <w:sz w:val="16"/>
          <w:szCs w:val="19"/>
          <w:rPrChange w:id="3007" w:author="Author">
            <w:rPr>
              <w:rFonts w:ascii="Consolas" w:hAnsi="Consolas" w:cs="Consolas"/>
              <w:sz w:val="19"/>
              <w:szCs w:val="19"/>
            </w:rPr>
          </w:rPrChange>
        </w:rPr>
        <w:br/>
        <w:t xml:space="preserve">        </w:t>
      </w:r>
      <w:proofErr w:type="spellStart"/>
      <w:r w:rsidR="00543555" w:rsidRPr="003D36FB">
        <w:rPr>
          <w:rFonts w:ascii="Consolas" w:hAnsi="Consolas" w:cs="Consolas"/>
          <w:color w:val="2B91AF"/>
          <w:sz w:val="16"/>
          <w:szCs w:val="19"/>
          <w:rPrChange w:id="3008" w:author="Author">
            <w:rPr>
              <w:rFonts w:ascii="Consolas" w:hAnsi="Consolas" w:cs="Consolas"/>
              <w:color w:val="2B91AF"/>
              <w:sz w:val="19"/>
              <w:szCs w:val="19"/>
            </w:rPr>
          </w:rPrChange>
        </w:rPr>
        <w:t>Application</w:t>
      </w:r>
      <w:r w:rsidR="00543555" w:rsidRPr="003D36FB">
        <w:rPr>
          <w:rFonts w:ascii="Consolas" w:hAnsi="Consolas" w:cs="Consolas"/>
          <w:sz w:val="16"/>
          <w:szCs w:val="19"/>
          <w:rPrChange w:id="3009" w:author="Author">
            <w:rPr>
              <w:rFonts w:ascii="Consolas" w:hAnsi="Consolas" w:cs="Consolas"/>
              <w:sz w:val="19"/>
              <w:szCs w:val="19"/>
            </w:rPr>
          </w:rPrChange>
        </w:rPr>
        <w:t>.Run</w:t>
      </w:r>
      <w:proofErr w:type="spellEnd"/>
      <w:r w:rsidR="00543555" w:rsidRPr="003D36FB">
        <w:rPr>
          <w:rFonts w:ascii="Consolas" w:hAnsi="Consolas" w:cs="Consolas"/>
          <w:sz w:val="16"/>
          <w:szCs w:val="19"/>
          <w:rPrChange w:id="3010" w:author="Author">
            <w:rPr>
              <w:rFonts w:ascii="Consolas" w:hAnsi="Consolas" w:cs="Consolas"/>
              <w:sz w:val="19"/>
              <w:szCs w:val="19"/>
            </w:rPr>
          </w:rPrChange>
        </w:rPr>
        <w:t>(</w:t>
      </w:r>
      <w:proofErr w:type="spellStart"/>
      <w:r w:rsidR="00543555" w:rsidRPr="003D36FB">
        <w:rPr>
          <w:rFonts w:ascii="Consolas" w:hAnsi="Consolas" w:cs="Consolas"/>
          <w:sz w:val="16"/>
          <w:szCs w:val="19"/>
          <w:rPrChange w:id="3011" w:author="Author">
            <w:rPr>
              <w:rFonts w:ascii="Consolas" w:hAnsi="Consolas" w:cs="Consolas"/>
              <w:sz w:val="19"/>
              <w:szCs w:val="19"/>
            </w:rPr>
          </w:rPrChange>
        </w:rPr>
        <w:t>frm</w:t>
      </w:r>
      <w:proofErr w:type="spellEnd"/>
      <w:r w:rsidR="00543555" w:rsidRPr="003D36FB">
        <w:rPr>
          <w:rFonts w:ascii="Consolas" w:hAnsi="Consolas" w:cs="Consolas"/>
          <w:sz w:val="16"/>
          <w:szCs w:val="19"/>
          <w:rPrChange w:id="3012" w:author="Author">
            <w:rPr>
              <w:rFonts w:ascii="Consolas" w:hAnsi="Consolas" w:cs="Consolas"/>
              <w:sz w:val="19"/>
              <w:szCs w:val="19"/>
            </w:rPr>
          </w:rPrChange>
        </w:rPr>
        <w:t>);</w:t>
      </w:r>
      <w:r w:rsidR="00543555" w:rsidRPr="003D36FB">
        <w:rPr>
          <w:rFonts w:ascii="Consolas" w:hAnsi="Consolas" w:cs="Consolas"/>
          <w:sz w:val="16"/>
          <w:szCs w:val="19"/>
          <w:rPrChange w:id="3013" w:author="Author">
            <w:rPr>
              <w:rFonts w:ascii="Consolas" w:hAnsi="Consolas" w:cs="Consolas"/>
              <w:sz w:val="19"/>
              <w:szCs w:val="19"/>
            </w:rPr>
          </w:rPrChange>
        </w:rPr>
        <w:br/>
      </w:r>
      <w:r w:rsidR="00897902" w:rsidRPr="003D36FB">
        <w:rPr>
          <w:sz w:val="18"/>
          <w:rPrChange w:id="3014" w:author="Author">
            <w:rPr/>
          </w:rPrChange>
        </w:rPr>
        <w:t xml:space="preserve">Running this piece of code will cause </w:t>
      </w:r>
      <w:r w:rsidR="00602FE9" w:rsidRPr="003D36FB">
        <w:rPr>
          <w:sz w:val="18"/>
          <w:rPrChange w:id="3015" w:author="Author">
            <w:rPr/>
          </w:rPrChange>
        </w:rPr>
        <w:t>it to fail upon trying to assign to the label’s Text property since that code is run from a thread other than the UI thread.</w:t>
      </w:r>
      <w:r w:rsidR="00602FE9" w:rsidRPr="003D36FB">
        <w:rPr>
          <w:sz w:val="18"/>
          <w:rPrChange w:id="3016" w:author="Author">
            <w:rPr/>
          </w:rPrChange>
        </w:rPr>
        <w:br/>
      </w:r>
      <w:r w:rsidR="00602FE9" w:rsidRPr="003D36FB">
        <w:rPr>
          <w:sz w:val="18"/>
          <w:rPrChange w:id="3017" w:author="Author">
            <w:rPr/>
          </w:rPrChange>
        </w:rPr>
        <w:br/>
      </w:r>
      <w:r w:rsidR="00602FE9" w:rsidRPr="003D36FB">
        <w:rPr>
          <w:b/>
          <w:sz w:val="18"/>
          <w:rPrChange w:id="3018" w:author="Author">
            <w:rPr>
              <w:b/>
            </w:rPr>
          </w:rPrChange>
        </w:rPr>
        <w:t>Note:</w:t>
      </w:r>
      <w:r w:rsidR="00602FE9" w:rsidRPr="003D36FB">
        <w:rPr>
          <w:sz w:val="18"/>
          <w:rPrChange w:id="3019" w:author="Author">
            <w:rPr/>
          </w:rPrChange>
        </w:rPr>
        <w:t xml:space="preserve">  In Windows Forms, behavior depends on whether or not a debugger is attached to the process. To reproduce this behavior, make sure to run under the debugger (i.e. start with F5, not CTRL-F5).</w:t>
      </w:r>
      <w:r w:rsidR="00602FE9" w:rsidRPr="003D36FB">
        <w:rPr>
          <w:sz w:val="18"/>
          <w:rPrChange w:id="3020" w:author="Author">
            <w:rPr/>
          </w:rPrChange>
        </w:rPr>
        <w:br/>
      </w:r>
      <w:r w:rsidR="00602FE9" w:rsidRPr="003D36FB">
        <w:rPr>
          <w:sz w:val="18"/>
          <w:rPrChange w:id="3021" w:author="Author">
            <w:rPr/>
          </w:rPrChange>
        </w:rPr>
        <w:br/>
        <w:t>Start by enabling first-chance exceptions from the Debug, Exceptions… dialog (CTRL+D</w:t>
      </w:r>
      <w:proofErr w:type="gramStart"/>
      <w:r w:rsidR="00602FE9" w:rsidRPr="003D36FB">
        <w:rPr>
          <w:sz w:val="18"/>
          <w:rPrChange w:id="3022" w:author="Author">
            <w:rPr/>
          </w:rPrChange>
        </w:rPr>
        <w:t>,E</w:t>
      </w:r>
      <w:proofErr w:type="gramEnd"/>
      <w:r w:rsidR="00602FE9" w:rsidRPr="003D36FB">
        <w:rPr>
          <w:sz w:val="18"/>
          <w:rPrChange w:id="3023" w:author="Author">
            <w:rPr/>
          </w:rPrChange>
        </w:rPr>
        <w:t>), as illus</w:t>
      </w:r>
      <w:r w:rsidR="00E12CDE" w:rsidRPr="003D36FB">
        <w:rPr>
          <w:sz w:val="18"/>
          <w:rPrChange w:id="3024" w:author="Author">
            <w:rPr/>
          </w:rPrChange>
        </w:rPr>
        <w:t>trated below</w:t>
      </w:r>
      <w:r w:rsidR="00706BCC" w:rsidRPr="003D36FB">
        <w:rPr>
          <w:sz w:val="18"/>
          <w:rPrChange w:id="3025" w:author="Author">
            <w:rPr/>
          </w:rPrChange>
        </w:rPr>
        <w:t>. This will break in the debugger before the exception gets</w:t>
      </w:r>
      <w:r w:rsidR="00E12CDE" w:rsidRPr="003D36FB">
        <w:rPr>
          <w:sz w:val="18"/>
          <w:rPrChange w:id="3026" w:author="Author">
            <w:rPr/>
          </w:rPrChange>
        </w:rPr>
        <w:t xml:space="preserve"> </w:t>
      </w:r>
      <w:r w:rsidR="00706BCC" w:rsidRPr="003D36FB">
        <w:rPr>
          <w:sz w:val="18"/>
          <w:rPrChange w:id="3027" w:author="Author">
            <w:rPr/>
          </w:rPrChange>
        </w:rPr>
        <w:t>propagated and gets a chance to terminate the process:</w:t>
      </w:r>
      <w:r w:rsidR="00602FE9" w:rsidRPr="003D36FB">
        <w:rPr>
          <w:sz w:val="18"/>
          <w:rPrChange w:id="3028" w:author="Author">
            <w:rPr/>
          </w:rPrChange>
        </w:rPr>
        <w:br/>
      </w:r>
      <w:r w:rsidR="00602FE9" w:rsidRPr="003D36FB">
        <w:rPr>
          <w:sz w:val="18"/>
          <w:rPrChange w:id="3029" w:author="Author">
            <w:rPr/>
          </w:rPrChange>
        </w:rPr>
        <w:br/>
      </w:r>
      <w:r w:rsidR="00602FE9" w:rsidRPr="003D36FB">
        <w:rPr>
          <w:noProof/>
          <w:sz w:val="18"/>
          <w:rPrChange w:id="3030" w:author="Author">
            <w:rPr>
              <w:noProof/>
            </w:rPr>
          </w:rPrChange>
        </w:rPr>
        <w:lastRenderedPageBreak/>
        <w:drawing>
          <wp:inline distT="0" distB="0" distL="0" distR="0" wp14:anchorId="2EF95E61" wp14:editId="2FA6730D">
            <wp:extent cx="5372100" cy="1790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72100" cy="1790700"/>
                    </a:xfrm>
                    <a:prstGeom prst="rect">
                      <a:avLst/>
                    </a:prstGeom>
                    <a:noFill/>
                    <a:ln>
                      <a:noFill/>
                    </a:ln>
                  </pic:spPr>
                </pic:pic>
              </a:graphicData>
            </a:graphic>
          </wp:inline>
        </w:drawing>
      </w:r>
      <w:r w:rsidR="00602FE9" w:rsidRPr="003D36FB">
        <w:rPr>
          <w:sz w:val="18"/>
          <w:rPrChange w:id="3031" w:author="Author">
            <w:rPr/>
          </w:rPrChange>
        </w:rPr>
        <w:br/>
      </w:r>
      <w:r w:rsidR="00602FE9" w:rsidRPr="003D36FB">
        <w:rPr>
          <w:sz w:val="18"/>
          <w:rPrChange w:id="3032" w:author="Author">
            <w:rPr/>
          </w:rPrChange>
        </w:rPr>
        <w:br/>
      </w:r>
      <w:r w:rsidR="00787A42" w:rsidRPr="003D36FB">
        <w:rPr>
          <w:sz w:val="18"/>
          <w:rPrChange w:id="3033" w:author="Author">
            <w:rPr/>
          </w:rPrChange>
        </w:rPr>
        <w:t xml:space="preserve">Trying to run the executable now, entering a term in the </w:t>
      </w:r>
      <w:proofErr w:type="spellStart"/>
      <w:r w:rsidR="00787A42" w:rsidRPr="003D36FB">
        <w:rPr>
          <w:sz w:val="18"/>
          <w:rPrChange w:id="3034" w:author="Author">
            <w:rPr/>
          </w:rPrChange>
        </w:rPr>
        <w:t>TextBox</w:t>
      </w:r>
      <w:proofErr w:type="spellEnd"/>
      <w:r w:rsidR="00787A42" w:rsidRPr="003D36FB">
        <w:rPr>
          <w:sz w:val="18"/>
          <w:rPrChange w:id="3035" w:author="Author">
            <w:rPr/>
          </w:rPrChange>
        </w:rPr>
        <w:t xml:space="preserve"> control (and waiting for 1 second for it to be propagated beyond the Throttle operator) produces the following result:</w:t>
      </w:r>
      <w:r w:rsidR="00787A42" w:rsidRPr="003D36FB">
        <w:rPr>
          <w:sz w:val="18"/>
          <w:rPrChange w:id="3036" w:author="Author">
            <w:rPr/>
          </w:rPrChange>
        </w:rPr>
        <w:br/>
      </w:r>
      <w:r w:rsidR="00787A42" w:rsidRPr="003D36FB">
        <w:rPr>
          <w:sz w:val="18"/>
          <w:rPrChange w:id="3037" w:author="Author">
            <w:rPr/>
          </w:rPrChange>
        </w:rPr>
        <w:br/>
      </w:r>
      <w:r w:rsidR="00C80BC9" w:rsidRPr="003D36FB">
        <w:rPr>
          <w:noProof/>
          <w:sz w:val="18"/>
          <w:rPrChange w:id="3038" w:author="Author">
            <w:rPr>
              <w:noProof/>
            </w:rPr>
          </w:rPrChange>
        </w:rPr>
        <w:drawing>
          <wp:inline distT="0" distB="0" distL="0" distR="0" wp14:anchorId="615AB607" wp14:editId="70060953">
            <wp:extent cx="6193790" cy="257937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93790" cy="2579370"/>
                    </a:xfrm>
                    <a:prstGeom prst="rect">
                      <a:avLst/>
                    </a:prstGeom>
                    <a:noFill/>
                    <a:ln>
                      <a:noFill/>
                    </a:ln>
                  </pic:spPr>
                </pic:pic>
              </a:graphicData>
            </a:graphic>
          </wp:inline>
        </w:drawing>
      </w:r>
      <w:r w:rsidR="00706BCC" w:rsidRPr="003D36FB">
        <w:rPr>
          <w:sz w:val="18"/>
          <w:rPrChange w:id="3039" w:author="Author">
            <w:rPr/>
          </w:rPrChange>
        </w:rPr>
        <w:br/>
      </w:r>
      <w:r w:rsidR="00E57507" w:rsidRPr="003D36FB">
        <w:rPr>
          <w:sz w:val="18"/>
          <w:rPrChange w:id="3040" w:author="Author">
            <w:rPr/>
          </w:rPrChange>
        </w:rPr>
        <w:br/>
      </w:r>
      <w:r w:rsidR="00CF2644" w:rsidRPr="003D36FB">
        <w:rPr>
          <w:noProof/>
          <w:sz w:val="18"/>
          <w:rPrChange w:id="3041" w:author="Author">
            <w:rPr>
              <w:noProof/>
            </w:rPr>
          </w:rPrChange>
        </w:rPr>
        <w:drawing>
          <wp:anchor distT="0" distB="0" distL="114300" distR="114300" simplePos="0" relativeHeight="251693056" behindDoc="0" locked="0" layoutInCell="1" allowOverlap="1" wp14:anchorId="23B8D710" wp14:editId="051F3B8F">
            <wp:simplePos x="0" y="0"/>
            <wp:positionH relativeFrom="column">
              <wp:posOffset>-32385</wp:posOffset>
            </wp:positionH>
            <wp:positionV relativeFrom="paragraph">
              <wp:posOffset>7536180</wp:posOffset>
            </wp:positionV>
            <wp:extent cx="411480" cy="740410"/>
            <wp:effectExtent l="0" t="0" r="7620" b="2540"/>
            <wp:wrapNone/>
            <wp:docPr id="61" name="Picture 61" descr="C:\Users\bartde\AppData\Local\Microsoft\Windows\Temporary Internet Files\Content.IE5\CFGY0LUV\MC9000298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de\AppData\Local\Microsoft\Windows\Temporary Internet Files\Content.IE5\CFGY0LUV\MC900029888[1].wm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480" cy="740410"/>
                    </a:xfrm>
                    <a:prstGeom prst="rect">
                      <a:avLst/>
                    </a:prstGeom>
                    <a:noFill/>
                    <a:ln>
                      <a:noFill/>
                    </a:ln>
                  </pic:spPr>
                </pic:pic>
              </a:graphicData>
            </a:graphic>
            <wp14:sizeRelH relativeFrom="page">
              <wp14:pctWidth>0</wp14:pctWidth>
            </wp14:sizeRelH>
            <wp14:sizeRelV relativeFrom="page">
              <wp14:pctHeight>0</wp14:pctHeight>
            </wp14:sizeRelV>
          </wp:anchor>
        </w:drawing>
      </w:r>
      <w:r w:rsidR="00706BCC" w:rsidRPr="003D36FB">
        <w:rPr>
          <w:b/>
          <w:sz w:val="18"/>
          <w:rPrChange w:id="3042" w:author="Author">
            <w:rPr>
              <w:b/>
            </w:rPr>
          </w:rPrChange>
        </w:rPr>
        <w:t>Background:</w:t>
      </w:r>
      <w:r w:rsidR="00706BCC" w:rsidRPr="003D36FB">
        <w:rPr>
          <w:sz w:val="18"/>
          <w:rPrChange w:id="3043" w:author="Author">
            <w:rPr/>
          </w:rPrChange>
        </w:rPr>
        <w:t xml:space="preserve">  If you</w:t>
      </w:r>
      <w:del w:id="3044" w:author="Author">
        <w:r w:rsidR="00706BCC" w:rsidRPr="003D36FB" w:rsidDel="00CF1635">
          <w:rPr>
            <w:sz w:val="18"/>
            <w:rPrChange w:id="3045" w:author="Author">
              <w:rPr/>
            </w:rPrChange>
          </w:rPr>
          <w:delText xml:space="preserve">’d have </w:delText>
        </w:r>
      </w:del>
      <w:ins w:id="3046" w:author="Author">
        <w:r w:rsidR="00CF1635" w:rsidRPr="003D36FB">
          <w:rPr>
            <w:sz w:val="18"/>
            <w:rPrChange w:id="3047" w:author="Author">
              <w:rPr/>
            </w:rPrChange>
          </w:rPr>
          <w:t xml:space="preserve"> take </w:t>
        </w:r>
      </w:ins>
      <w:r w:rsidR="00706BCC" w:rsidRPr="003D36FB">
        <w:rPr>
          <w:sz w:val="18"/>
          <w:rPrChange w:id="3048" w:author="Author">
            <w:rPr/>
          </w:rPrChange>
        </w:rPr>
        <w:t>a peek at the call stack, you</w:t>
      </w:r>
      <w:del w:id="3049" w:author="Author">
        <w:r w:rsidR="00706BCC" w:rsidRPr="003D36FB" w:rsidDel="00CF1635">
          <w:rPr>
            <w:sz w:val="18"/>
            <w:rPrChange w:id="3050" w:author="Author">
              <w:rPr/>
            </w:rPrChange>
          </w:rPr>
          <w:delText>’d</w:delText>
        </w:r>
      </w:del>
      <w:r w:rsidR="00706BCC" w:rsidRPr="003D36FB">
        <w:rPr>
          <w:sz w:val="18"/>
          <w:rPrChange w:id="3051" w:author="Author">
            <w:rPr/>
          </w:rPrChange>
        </w:rPr>
        <w:t xml:space="preserve"> immediate</w:t>
      </w:r>
      <w:ins w:id="3052" w:author="Author">
        <w:r w:rsidR="00CF1635" w:rsidRPr="003D36FB">
          <w:rPr>
            <w:sz w:val="18"/>
            <w:rPrChange w:id="3053" w:author="Author">
              <w:rPr/>
            </w:rPrChange>
          </w:rPr>
          <w:t>ly</w:t>
        </w:r>
      </w:ins>
      <w:r w:rsidR="00706BCC" w:rsidRPr="003D36FB">
        <w:rPr>
          <w:sz w:val="18"/>
          <w:rPrChange w:id="3054" w:author="Author">
            <w:rPr/>
          </w:rPrChange>
        </w:rPr>
        <w:t xml:space="preserve"> see what we noticed in the previous step: the </w:t>
      </w:r>
      <w:proofErr w:type="spellStart"/>
      <w:r w:rsidR="00706BCC" w:rsidRPr="003D36FB">
        <w:rPr>
          <w:sz w:val="18"/>
          <w:rPrChange w:id="3055" w:author="Author">
            <w:rPr/>
          </w:rPrChange>
        </w:rPr>
        <w:t>OnNext</w:t>
      </w:r>
      <w:proofErr w:type="spellEnd"/>
      <w:r w:rsidR="00706BCC" w:rsidRPr="003D36FB">
        <w:rPr>
          <w:sz w:val="18"/>
          <w:rPrChange w:id="3056" w:author="Author">
            <w:rPr/>
          </w:rPrChange>
        </w:rPr>
        <w:t xml:space="preserve"> action is getting invoked from a background thread, with </w:t>
      </w:r>
      <w:proofErr w:type="spellStart"/>
      <w:r w:rsidR="00706BCC" w:rsidRPr="003D36FB">
        <w:rPr>
          <w:sz w:val="18"/>
          <w:rPrChange w:id="3057" w:author="Author">
            <w:rPr/>
          </w:rPrChange>
        </w:rPr>
        <w:t>System.Concurrency</w:t>
      </w:r>
      <w:proofErr w:type="spellEnd"/>
      <w:r w:rsidR="00706BCC" w:rsidRPr="003D36FB">
        <w:rPr>
          <w:sz w:val="18"/>
          <w:rPrChange w:id="3058" w:author="Author">
            <w:rPr/>
          </w:rPrChange>
        </w:rPr>
        <w:t xml:space="preserve"> near the bottom of the stack. This reveals Rx’s source of concurrency in so-called </w:t>
      </w:r>
      <w:proofErr w:type="spellStart"/>
      <w:r w:rsidR="00706BCC" w:rsidRPr="003D36FB">
        <w:rPr>
          <w:sz w:val="18"/>
          <w:rPrChange w:id="3059" w:author="Author">
            <w:rPr/>
          </w:rPrChange>
        </w:rPr>
        <w:t>IScheduler</w:t>
      </w:r>
      <w:proofErr w:type="spellEnd"/>
      <w:r w:rsidR="00706BCC" w:rsidRPr="003D36FB">
        <w:rPr>
          <w:sz w:val="18"/>
          <w:rPrChange w:id="3060" w:author="Author">
            <w:rPr/>
          </w:rPrChange>
        </w:rPr>
        <w:t xml:space="preserve"> primitives. Whenever Rx needs to introduce concurrency to make an operator do its job, it uses this namespace to call into a scheduler. All of the operators that deal with concurrency have overloads with a parameter that lets the user specify an </w:t>
      </w:r>
      <w:proofErr w:type="spellStart"/>
      <w:r w:rsidR="00706BCC" w:rsidRPr="003D36FB">
        <w:rPr>
          <w:sz w:val="18"/>
          <w:rPrChange w:id="3061" w:author="Author">
            <w:rPr/>
          </w:rPrChange>
        </w:rPr>
        <w:t>IScheduler</w:t>
      </w:r>
      <w:proofErr w:type="spellEnd"/>
      <w:r w:rsidR="00706BCC" w:rsidRPr="003D36FB">
        <w:rPr>
          <w:sz w:val="18"/>
          <w:rPrChange w:id="3062" w:author="Author">
            <w:rPr/>
          </w:rPrChange>
        </w:rPr>
        <w:t xml:space="preserve"> in case the default is not what’s desired. This said, the defaults were carefully chosen, so typically one doesn’t need to bother about those at all.</w:t>
      </w:r>
      <w:r w:rsidR="00706BCC" w:rsidRPr="003D36FB">
        <w:rPr>
          <w:sz w:val="18"/>
          <w:rPrChange w:id="3063" w:author="Author">
            <w:rPr/>
          </w:rPrChange>
        </w:rPr>
        <w:br/>
      </w:r>
    </w:p>
    <w:p w:rsidR="00B95D5E" w:rsidRPr="003D36FB" w:rsidRDefault="00522467" w:rsidP="001118FF">
      <w:pPr>
        <w:pStyle w:val="ListParagraph"/>
        <w:numPr>
          <w:ilvl w:val="0"/>
          <w:numId w:val="11"/>
        </w:numPr>
        <w:autoSpaceDE w:val="0"/>
        <w:autoSpaceDN w:val="0"/>
        <w:adjustRightInd w:val="0"/>
        <w:spacing w:after="0" w:line="240" w:lineRule="auto"/>
        <w:rPr>
          <w:sz w:val="18"/>
          <w:rPrChange w:id="3064" w:author="Author">
            <w:rPr/>
          </w:rPrChange>
        </w:rPr>
      </w:pPr>
      <w:r w:rsidRPr="003D36FB">
        <w:rPr>
          <w:b/>
          <w:noProof/>
          <w:sz w:val="18"/>
          <w:rPrChange w:id="3065" w:author="Author">
            <w:rPr>
              <w:b/>
              <w:noProof/>
            </w:rPr>
          </w:rPrChange>
        </w:rPr>
        <w:drawing>
          <wp:anchor distT="0" distB="0" distL="114300" distR="114300" simplePos="0" relativeHeight="251691008" behindDoc="0" locked="0" layoutInCell="1" allowOverlap="1" wp14:anchorId="48D1CC40" wp14:editId="3395958F">
            <wp:simplePos x="0" y="0"/>
            <wp:positionH relativeFrom="column">
              <wp:posOffset>-182880</wp:posOffset>
            </wp:positionH>
            <wp:positionV relativeFrom="paragraph">
              <wp:posOffset>-7762875</wp:posOffset>
            </wp:positionV>
            <wp:extent cx="603504" cy="539496"/>
            <wp:effectExtent l="0" t="0" r="6350" b="0"/>
            <wp:wrapNone/>
            <wp:docPr id="60" name="Picture 60"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3504" cy="539496"/>
                    </a:xfrm>
                    <a:prstGeom prst="rect">
                      <a:avLst/>
                    </a:prstGeom>
                    <a:noFill/>
                    <a:ln>
                      <a:noFill/>
                    </a:ln>
                  </pic:spPr>
                </pic:pic>
              </a:graphicData>
            </a:graphic>
            <wp14:sizeRelH relativeFrom="page">
              <wp14:pctWidth>0</wp14:pctWidth>
            </wp14:sizeRelH>
            <wp14:sizeRelV relativeFrom="page">
              <wp14:pctHeight>0</wp14:pctHeight>
            </wp14:sizeRelV>
          </wp:anchor>
        </w:drawing>
      </w:r>
      <w:r w:rsidR="00706BCC" w:rsidRPr="003D36FB">
        <w:rPr>
          <w:sz w:val="18"/>
          <w:rPrChange w:id="3066" w:author="Author">
            <w:rPr/>
          </w:rPrChange>
        </w:rPr>
        <w:t>So, how do we solve this issue?</w:t>
      </w:r>
      <w:r w:rsidR="009252F2" w:rsidRPr="003D36FB">
        <w:rPr>
          <w:sz w:val="18"/>
          <w:rPrChange w:id="3067" w:author="Author">
            <w:rPr/>
          </w:rPrChange>
        </w:rPr>
        <w:t xml:space="preserve"> Obviously one could click the link “How to make cross-thread calls to Windows Forms controls” as highlighted above, to learn the Invoke method is all you need to solve the issue. However, the deeper construct needed here is a way to jump between schedulers, in this case from some background thread onto the UI thread. Thanks to the powerful first-class object nature </w:t>
      </w:r>
      <w:r w:rsidR="00535096" w:rsidRPr="003D36FB">
        <w:rPr>
          <w:sz w:val="18"/>
          <w:rPrChange w:id="3068" w:author="Author">
            <w:rPr/>
          </w:rPrChange>
        </w:rPr>
        <w:t xml:space="preserve">of observable sequences, </w:t>
      </w:r>
      <w:r w:rsidR="00103B1C" w:rsidRPr="003D36FB">
        <w:rPr>
          <w:sz w:val="18"/>
          <w:rPrChange w:id="3069" w:author="Author">
            <w:rPr/>
          </w:rPrChange>
        </w:rPr>
        <w:t xml:space="preserve">we can provide the user with an operator that does precisely this. Also, this solution is more generic than a fix that just overcomes the single-threaded UI limitation, as it allows one to jump between any two </w:t>
      </w:r>
      <w:proofErr w:type="spellStart"/>
      <w:r w:rsidR="00103B1C" w:rsidRPr="003D36FB">
        <w:rPr>
          <w:sz w:val="18"/>
          <w:rPrChange w:id="3070" w:author="Author">
            <w:rPr/>
          </w:rPrChange>
        </w:rPr>
        <w:t>IScheduler</w:t>
      </w:r>
      <w:proofErr w:type="spellEnd"/>
      <w:r w:rsidR="00103B1C" w:rsidRPr="003D36FB">
        <w:rPr>
          <w:sz w:val="18"/>
          <w:rPrChange w:id="3071" w:author="Author">
            <w:rPr/>
          </w:rPrChange>
        </w:rPr>
        <w:t xml:space="preserve"> “contexts”.</w:t>
      </w:r>
      <w:r w:rsidR="001A08F8" w:rsidRPr="003D36FB">
        <w:rPr>
          <w:sz w:val="18"/>
          <w:rPrChange w:id="3072" w:author="Author">
            <w:rPr/>
          </w:rPrChange>
        </w:rPr>
        <w:t xml:space="preserve"> This operator is called </w:t>
      </w:r>
      <w:proofErr w:type="spellStart"/>
      <w:r w:rsidR="001A08F8" w:rsidRPr="003D36FB">
        <w:rPr>
          <w:sz w:val="18"/>
          <w:rPrChange w:id="3073" w:author="Author">
            <w:rPr/>
          </w:rPrChange>
        </w:rPr>
        <w:t>ObserveOn</w:t>
      </w:r>
      <w:proofErr w:type="spellEnd"/>
      <w:r w:rsidR="001A08F8" w:rsidRPr="003D36FB">
        <w:rPr>
          <w:sz w:val="18"/>
          <w:rPrChange w:id="3074" w:author="Author">
            <w:rPr/>
          </w:rPrChange>
        </w:rPr>
        <w:t xml:space="preserve"> and is shown below:</w:t>
      </w:r>
      <w:r w:rsidR="001A08F8" w:rsidRPr="003D36FB">
        <w:rPr>
          <w:sz w:val="18"/>
          <w:rPrChange w:id="3075" w:author="Author">
            <w:rPr/>
          </w:rPrChange>
        </w:rPr>
        <w:br/>
      </w:r>
      <w:r w:rsidR="001A08F8" w:rsidRPr="003D36FB">
        <w:rPr>
          <w:sz w:val="18"/>
          <w:rPrChange w:id="3076" w:author="Author">
            <w:rPr/>
          </w:rPrChange>
        </w:rPr>
        <w:br/>
      </w:r>
      <w:r w:rsidR="00F172E5" w:rsidRPr="003D36FB">
        <w:rPr>
          <w:rFonts w:ascii="Consolas" w:hAnsi="Consolas" w:cs="Consolas"/>
          <w:sz w:val="16"/>
          <w:szCs w:val="19"/>
          <w:rPrChange w:id="3077" w:author="Author">
            <w:rPr>
              <w:rFonts w:ascii="Consolas" w:hAnsi="Consolas" w:cs="Consolas"/>
              <w:sz w:val="19"/>
              <w:szCs w:val="19"/>
            </w:rPr>
          </w:rPrChange>
        </w:rPr>
        <w:t xml:space="preserve">    </w:t>
      </w:r>
      <w:proofErr w:type="spellStart"/>
      <w:r w:rsidR="00F172E5" w:rsidRPr="003D36FB">
        <w:rPr>
          <w:rFonts w:ascii="Consolas" w:hAnsi="Consolas" w:cs="Consolas"/>
          <w:color w:val="0000FF"/>
          <w:sz w:val="16"/>
          <w:szCs w:val="19"/>
          <w:rPrChange w:id="3078" w:author="Author">
            <w:rPr>
              <w:rFonts w:ascii="Consolas" w:hAnsi="Consolas" w:cs="Consolas"/>
              <w:color w:val="0000FF"/>
              <w:sz w:val="19"/>
              <w:szCs w:val="19"/>
            </w:rPr>
          </w:rPrChange>
        </w:rPr>
        <w:t>var</w:t>
      </w:r>
      <w:proofErr w:type="spellEnd"/>
      <w:r w:rsidR="00F172E5" w:rsidRPr="003D36FB">
        <w:rPr>
          <w:rFonts w:ascii="Consolas" w:hAnsi="Consolas" w:cs="Consolas"/>
          <w:sz w:val="16"/>
          <w:szCs w:val="19"/>
          <w:rPrChange w:id="3079" w:author="Author">
            <w:rPr>
              <w:rFonts w:ascii="Consolas" w:hAnsi="Consolas" w:cs="Consolas"/>
              <w:sz w:val="19"/>
              <w:szCs w:val="19"/>
            </w:rPr>
          </w:rPrChange>
        </w:rPr>
        <w:t xml:space="preserve"> input = (</w:t>
      </w:r>
      <w:r w:rsidR="00F172E5" w:rsidRPr="003D36FB">
        <w:rPr>
          <w:rFonts w:ascii="Consolas" w:hAnsi="Consolas" w:cs="Consolas"/>
          <w:color w:val="0000FF"/>
          <w:sz w:val="16"/>
          <w:szCs w:val="19"/>
          <w:rPrChange w:id="3080" w:author="Author">
            <w:rPr>
              <w:rFonts w:ascii="Consolas" w:hAnsi="Consolas" w:cs="Consolas"/>
              <w:color w:val="0000FF"/>
              <w:sz w:val="19"/>
              <w:szCs w:val="19"/>
            </w:rPr>
          </w:rPrChange>
        </w:rPr>
        <w:t>from</w:t>
      </w:r>
      <w:r w:rsidR="00F172E5" w:rsidRPr="003D36FB">
        <w:rPr>
          <w:rFonts w:ascii="Consolas" w:hAnsi="Consolas" w:cs="Consolas"/>
          <w:sz w:val="16"/>
          <w:szCs w:val="19"/>
          <w:rPrChange w:id="3081" w:author="Author">
            <w:rPr>
              <w:rFonts w:ascii="Consolas" w:hAnsi="Consolas" w:cs="Consolas"/>
              <w:sz w:val="19"/>
              <w:szCs w:val="19"/>
            </w:rPr>
          </w:rPrChange>
        </w:rPr>
        <w:t xml:space="preserve"> </w:t>
      </w:r>
      <w:proofErr w:type="spellStart"/>
      <w:r w:rsidR="00F172E5" w:rsidRPr="003D36FB">
        <w:rPr>
          <w:rFonts w:ascii="Consolas" w:hAnsi="Consolas" w:cs="Consolas"/>
          <w:sz w:val="16"/>
          <w:szCs w:val="19"/>
          <w:rPrChange w:id="3082" w:author="Author">
            <w:rPr>
              <w:rFonts w:ascii="Consolas" w:hAnsi="Consolas" w:cs="Consolas"/>
              <w:sz w:val="19"/>
              <w:szCs w:val="19"/>
            </w:rPr>
          </w:rPrChange>
        </w:rPr>
        <w:t>evt</w:t>
      </w:r>
      <w:proofErr w:type="spellEnd"/>
      <w:r w:rsidR="00F172E5" w:rsidRPr="003D36FB">
        <w:rPr>
          <w:rFonts w:ascii="Consolas" w:hAnsi="Consolas" w:cs="Consolas"/>
          <w:sz w:val="16"/>
          <w:szCs w:val="19"/>
          <w:rPrChange w:id="3083" w:author="Author">
            <w:rPr>
              <w:rFonts w:ascii="Consolas" w:hAnsi="Consolas" w:cs="Consolas"/>
              <w:sz w:val="19"/>
              <w:szCs w:val="19"/>
            </w:rPr>
          </w:rPrChange>
        </w:rPr>
        <w:t xml:space="preserve"> </w:t>
      </w:r>
      <w:r w:rsidR="00F172E5" w:rsidRPr="003D36FB">
        <w:rPr>
          <w:rFonts w:ascii="Consolas" w:hAnsi="Consolas" w:cs="Consolas"/>
          <w:color w:val="0000FF"/>
          <w:sz w:val="16"/>
          <w:szCs w:val="19"/>
          <w:rPrChange w:id="3084" w:author="Author">
            <w:rPr>
              <w:rFonts w:ascii="Consolas" w:hAnsi="Consolas" w:cs="Consolas"/>
              <w:color w:val="0000FF"/>
              <w:sz w:val="19"/>
              <w:szCs w:val="19"/>
            </w:rPr>
          </w:rPrChange>
        </w:rPr>
        <w:t>in</w:t>
      </w:r>
      <w:r w:rsidR="00F172E5" w:rsidRPr="003D36FB">
        <w:rPr>
          <w:rFonts w:ascii="Consolas" w:hAnsi="Consolas" w:cs="Consolas"/>
          <w:sz w:val="16"/>
          <w:szCs w:val="19"/>
          <w:rPrChange w:id="3085" w:author="Author">
            <w:rPr>
              <w:rFonts w:ascii="Consolas" w:hAnsi="Consolas" w:cs="Consolas"/>
              <w:sz w:val="19"/>
              <w:szCs w:val="19"/>
            </w:rPr>
          </w:rPrChange>
        </w:rPr>
        <w:t xml:space="preserve"> </w:t>
      </w:r>
      <w:proofErr w:type="spellStart"/>
      <w:r w:rsidR="00F172E5" w:rsidRPr="003D36FB">
        <w:rPr>
          <w:rFonts w:ascii="Consolas" w:hAnsi="Consolas" w:cs="Consolas"/>
          <w:color w:val="2B91AF"/>
          <w:sz w:val="16"/>
          <w:szCs w:val="19"/>
          <w:rPrChange w:id="3086" w:author="Author">
            <w:rPr>
              <w:rFonts w:ascii="Consolas" w:hAnsi="Consolas" w:cs="Consolas"/>
              <w:color w:val="2B91AF"/>
              <w:sz w:val="19"/>
              <w:szCs w:val="19"/>
            </w:rPr>
          </w:rPrChange>
        </w:rPr>
        <w:t>Observable</w:t>
      </w:r>
      <w:r w:rsidR="00F172E5" w:rsidRPr="003D36FB">
        <w:rPr>
          <w:rFonts w:ascii="Consolas" w:hAnsi="Consolas" w:cs="Consolas"/>
          <w:sz w:val="16"/>
          <w:szCs w:val="19"/>
          <w:rPrChange w:id="3087" w:author="Author">
            <w:rPr>
              <w:rFonts w:ascii="Consolas" w:hAnsi="Consolas" w:cs="Consolas"/>
              <w:sz w:val="19"/>
              <w:szCs w:val="19"/>
            </w:rPr>
          </w:rPrChange>
        </w:rPr>
        <w:t>.FromEvent</w:t>
      </w:r>
      <w:r w:rsidR="001118FF" w:rsidRPr="003D36FB">
        <w:rPr>
          <w:rFonts w:ascii="Consolas" w:hAnsi="Consolas" w:cs="Consolas"/>
          <w:sz w:val="16"/>
          <w:szCs w:val="19"/>
          <w:rPrChange w:id="3088" w:author="Author">
            <w:rPr>
              <w:rFonts w:ascii="Consolas" w:hAnsi="Consolas" w:cs="Consolas"/>
              <w:sz w:val="19"/>
              <w:szCs w:val="19"/>
            </w:rPr>
          </w:rPrChange>
        </w:rPr>
        <w:t>Pattern</w:t>
      </w:r>
      <w:proofErr w:type="spellEnd"/>
      <w:r w:rsidR="00F172E5" w:rsidRPr="003D36FB">
        <w:rPr>
          <w:rFonts w:ascii="Consolas" w:hAnsi="Consolas" w:cs="Consolas"/>
          <w:sz w:val="16"/>
          <w:szCs w:val="19"/>
          <w:rPrChange w:id="3089" w:author="Author">
            <w:rPr>
              <w:rFonts w:ascii="Consolas" w:hAnsi="Consolas" w:cs="Consolas"/>
              <w:sz w:val="19"/>
              <w:szCs w:val="19"/>
            </w:rPr>
          </w:rPrChange>
        </w:rPr>
        <w:t xml:space="preserve">(txt, </w:t>
      </w:r>
      <w:r w:rsidR="00F172E5" w:rsidRPr="003D36FB">
        <w:rPr>
          <w:rFonts w:ascii="Consolas" w:hAnsi="Consolas" w:cs="Consolas"/>
          <w:color w:val="A31515"/>
          <w:sz w:val="16"/>
          <w:szCs w:val="19"/>
          <w:rPrChange w:id="3090" w:author="Author">
            <w:rPr>
              <w:rFonts w:ascii="Consolas" w:hAnsi="Consolas" w:cs="Consolas"/>
              <w:color w:val="A31515"/>
              <w:sz w:val="19"/>
              <w:szCs w:val="19"/>
            </w:rPr>
          </w:rPrChange>
        </w:rPr>
        <w:t>"</w:t>
      </w:r>
      <w:proofErr w:type="spellStart"/>
      <w:r w:rsidR="00F172E5" w:rsidRPr="003D36FB">
        <w:rPr>
          <w:rFonts w:ascii="Consolas" w:hAnsi="Consolas" w:cs="Consolas"/>
          <w:color w:val="A31515"/>
          <w:sz w:val="16"/>
          <w:szCs w:val="19"/>
          <w:rPrChange w:id="3091" w:author="Author">
            <w:rPr>
              <w:rFonts w:ascii="Consolas" w:hAnsi="Consolas" w:cs="Consolas"/>
              <w:color w:val="A31515"/>
              <w:sz w:val="19"/>
              <w:szCs w:val="19"/>
            </w:rPr>
          </w:rPrChange>
        </w:rPr>
        <w:t>TextChanged</w:t>
      </w:r>
      <w:proofErr w:type="spellEnd"/>
      <w:r w:rsidR="00F172E5" w:rsidRPr="003D36FB">
        <w:rPr>
          <w:rFonts w:ascii="Consolas" w:hAnsi="Consolas" w:cs="Consolas"/>
          <w:color w:val="A31515"/>
          <w:sz w:val="16"/>
          <w:szCs w:val="19"/>
          <w:rPrChange w:id="3092" w:author="Author">
            <w:rPr>
              <w:rFonts w:ascii="Consolas" w:hAnsi="Consolas" w:cs="Consolas"/>
              <w:color w:val="A31515"/>
              <w:sz w:val="19"/>
              <w:szCs w:val="19"/>
            </w:rPr>
          </w:rPrChange>
        </w:rPr>
        <w:t>"</w:t>
      </w:r>
      <w:r w:rsidR="00F172E5" w:rsidRPr="003D36FB">
        <w:rPr>
          <w:rFonts w:ascii="Consolas" w:hAnsi="Consolas" w:cs="Consolas"/>
          <w:sz w:val="16"/>
          <w:szCs w:val="19"/>
          <w:rPrChange w:id="3093" w:author="Author">
            <w:rPr>
              <w:rFonts w:ascii="Consolas" w:hAnsi="Consolas" w:cs="Consolas"/>
              <w:sz w:val="19"/>
              <w:szCs w:val="19"/>
            </w:rPr>
          </w:rPrChange>
        </w:rPr>
        <w:t>)</w:t>
      </w:r>
      <w:r w:rsidR="00F172E5" w:rsidRPr="003D36FB">
        <w:rPr>
          <w:rFonts w:ascii="Consolas" w:hAnsi="Consolas" w:cs="Consolas"/>
          <w:sz w:val="16"/>
          <w:szCs w:val="19"/>
          <w:rPrChange w:id="3094" w:author="Author">
            <w:rPr>
              <w:rFonts w:ascii="Consolas" w:hAnsi="Consolas" w:cs="Consolas"/>
              <w:sz w:val="19"/>
              <w:szCs w:val="19"/>
            </w:rPr>
          </w:rPrChange>
        </w:rPr>
        <w:br/>
        <w:t xml:space="preserve">                 </w:t>
      </w:r>
      <w:r w:rsidR="00F172E5" w:rsidRPr="003D36FB">
        <w:rPr>
          <w:rFonts w:ascii="Consolas" w:hAnsi="Consolas" w:cs="Consolas"/>
          <w:color w:val="0000FF"/>
          <w:sz w:val="16"/>
          <w:szCs w:val="19"/>
          <w:rPrChange w:id="3095" w:author="Author">
            <w:rPr>
              <w:rFonts w:ascii="Consolas" w:hAnsi="Consolas" w:cs="Consolas"/>
              <w:color w:val="0000FF"/>
              <w:sz w:val="19"/>
              <w:szCs w:val="19"/>
            </w:rPr>
          </w:rPrChange>
        </w:rPr>
        <w:t>select</w:t>
      </w:r>
      <w:r w:rsidR="00F172E5" w:rsidRPr="003D36FB">
        <w:rPr>
          <w:rFonts w:ascii="Consolas" w:hAnsi="Consolas" w:cs="Consolas"/>
          <w:sz w:val="16"/>
          <w:szCs w:val="19"/>
          <w:rPrChange w:id="3096" w:author="Author">
            <w:rPr>
              <w:rFonts w:ascii="Consolas" w:hAnsi="Consolas" w:cs="Consolas"/>
              <w:sz w:val="19"/>
              <w:szCs w:val="19"/>
            </w:rPr>
          </w:rPrChange>
        </w:rPr>
        <w:t xml:space="preserve"> ((</w:t>
      </w:r>
      <w:proofErr w:type="spellStart"/>
      <w:r w:rsidR="00F172E5" w:rsidRPr="003D36FB">
        <w:rPr>
          <w:rFonts w:ascii="Consolas" w:hAnsi="Consolas" w:cs="Consolas"/>
          <w:color w:val="2B91AF"/>
          <w:sz w:val="16"/>
          <w:szCs w:val="19"/>
          <w:rPrChange w:id="3097" w:author="Author">
            <w:rPr>
              <w:rFonts w:ascii="Consolas" w:hAnsi="Consolas" w:cs="Consolas"/>
              <w:color w:val="2B91AF"/>
              <w:sz w:val="19"/>
              <w:szCs w:val="19"/>
            </w:rPr>
          </w:rPrChange>
        </w:rPr>
        <w:t>TextBox</w:t>
      </w:r>
      <w:proofErr w:type="spellEnd"/>
      <w:r w:rsidR="00F172E5" w:rsidRPr="003D36FB">
        <w:rPr>
          <w:rFonts w:ascii="Consolas" w:hAnsi="Consolas" w:cs="Consolas"/>
          <w:sz w:val="16"/>
          <w:szCs w:val="19"/>
          <w:rPrChange w:id="3098" w:author="Author">
            <w:rPr>
              <w:rFonts w:ascii="Consolas" w:hAnsi="Consolas" w:cs="Consolas"/>
              <w:sz w:val="19"/>
              <w:szCs w:val="19"/>
            </w:rPr>
          </w:rPrChange>
        </w:rPr>
        <w:t>)</w:t>
      </w:r>
      <w:proofErr w:type="spellStart"/>
      <w:r w:rsidR="00F172E5" w:rsidRPr="003D36FB">
        <w:rPr>
          <w:rFonts w:ascii="Consolas" w:hAnsi="Consolas" w:cs="Consolas"/>
          <w:sz w:val="16"/>
          <w:szCs w:val="19"/>
          <w:rPrChange w:id="3099" w:author="Author">
            <w:rPr>
              <w:rFonts w:ascii="Consolas" w:hAnsi="Consolas" w:cs="Consolas"/>
              <w:sz w:val="19"/>
              <w:szCs w:val="19"/>
            </w:rPr>
          </w:rPrChange>
        </w:rPr>
        <w:t>evt.Sender</w:t>
      </w:r>
      <w:proofErr w:type="spellEnd"/>
      <w:r w:rsidR="00F172E5" w:rsidRPr="003D36FB">
        <w:rPr>
          <w:rFonts w:ascii="Consolas" w:hAnsi="Consolas" w:cs="Consolas"/>
          <w:sz w:val="16"/>
          <w:szCs w:val="19"/>
          <w:rPrChange w:id="3100" w:author="Author">
            <w:rPr>
              <w:rFonts w:ascii="Consolas" w:hAnsi="Consolas" w:cs="Consolas"/>
              <w:sz w:val="19"/>
              <w:szCs w:val="19"/>
            </w:rPr>
          </w:rPrChange>
        </w:rPr>
        <w:t>).Text)</w:t>
      </w:r>
      <w:r w:rsidR="00BE7DF8" w:rsidRPr="003D36FB">
        <w:rPr>
          <w:rFonts w:ascii="Consolas" w:hAnsi="Consolas" w:cs="Consolas"/>
          <w:sz w:val="16"/>
          <w:szCs w:val="19"/>
          <w:rPrChange w:id="3101" w:author="Author">
            <w:rPr>
              <w:rFonts w:ascii="Consolas" w:hAnsi="Consolas" w:cs="Consolas"/>
              <w:sz w:val="19"/>
              <w:szCs w:val="19"/>
            </w:rPr>
          </w:rPrChange>
        </w:rPr>
        <w:br/>
        <w:t xml:space="preserve">                .Throttle(</w:t>
      </w:r>
      <w:proofErr w:type="spellStart"/>
      <w:r w:rsidR="00BE7DF8" w:rsidRPr="003D36FB">
        <w:rPr>
          <w:rFonts w:ascii="Consolas" w:hAnsi="Consolas" w:cs="Consolas"/>
          <w:color w:val="2B91AF"/>
          <w:sz w:val="16"/>
          <w:szCs w:val="19"/>
          <w:rPrChange w:id="3102" w:author="Author">
            <w:rPr>
              <w:rFonts w:ascii="Consolas" w:hAnsi="Consolas" w:cs="Consolas"/>
              <w:color w:val="2B91AF"/>
              <w:sz w:val="19"/>
              <w:szCs w:val="19"/>
            </w:rPr>
          </w:rPrChange>
        </w:rPr>
        <w:t>TimeSpan</w:t>
      </w:r>
      <w:r w:rsidR="00BE7DF8" w:rsidRPr="003D36FB">
        <w:rPr>
          <w:rFonts w:ascii="Consolas" w:hAnsi="Consolas" w:cs="Consolas"/>
          <w:sz w:val="16"/>
          <w:szCs w:val="19"/>
          <w:rPrChange w:id="3103" w:author="Author">
            <w:rPr>
              <w:rFonts w:ascii="Consolas" w:hAnsi="Consolas" w:cs="Consolas"/>
              <w:sz w:val="19"/>
              <w:szCs w:val="19"/>
            </w:rPr>
          </w:rPrChange>
        </w:rPr>
        <w:t>.FromSeconds</w:t>
      </w:r>
      <w:proofErr w:type="spellEnd"/>
      <w:r w:rsidR="00BE7DF8" w:rsidRPr="003D36FB">
        <w:rPr>
          <w:rFonts w:ascii="Consolas" w:hAnsi="Consolas" w:cs="Consolas"/>
          <w:sz w:val="16"/>
          <w:szCs w:val="19"/>
          <w:rPrChange w:id="3104" w:author="Author">
            <w:rPr>
              <w:rFonts w:ascii="Consolas" w:hAnsi="Consolas" w:cs="Consolas"/>
              <w:sz w:val="19"/>
              <w:szCs w:val="19"/>
            </w:rPr>
          </w:rPrChange>
        </w:rPr>
        <w:t>(1))</w:t>
      </w:r>
      <w:r w:rsidR="00F172E5" w:rsidRPr="003D36FB">
        <w:rPr>
          <w:rFonts w:ascii="Consolas" w:hAnsi="Consolas" w:cs="Consolas"/>
          <w:sz w:val="16"/>
          <w:szCs w:val="19"/>
          <w:rPrChange w:id="3105" w:author="Author">
            <w:rPr>
              <w:rFonts w:ascii="Consolas" w:hAnsi="Consolas" w:cs="Consolas"/>
              <w:sz w:val="19"/>
              <w:szCs w:val="19"/>
            </w:rPr>
          </w:rPrChange>
        </w:rPr>
        <w:br/>
        <w:t xml:space="preserve">                .</w:t>
      </w:r>
      <w:proofErr w:type="spellStart"/>
      <w:r w:rsidR="00F172E5" w:rsidRPr="003D36FB">
        <w:rPr>
          <w:rFonts w:ascii="Consolas" w:hAnsi="Consolas" w:cs="Consolas"/>
          <w:sz w:val="16"/>
          <w:szCs w:val="19"/>
          <w:rPrChange w:id="3106" w:author="Author">
            <w:rPr>
              <w:rFonts w:ascii="Consolas" w:hAnsi="Consolas" w:cs="Consolas"/>
              <w:sz w:val="19"/>
              <w:szCs w:val="19"/>
            </w:rPr>
          </w:rPrChange>
        </w:rPr>
        <w:t>DistinctUntilChanged</w:t>
      </w:r>
      <w:proofErr w:type="spellEnd"/>
      <w:r w:rsidR="00F172E5" w:rsidRPr="003D36FB">
        <w:rPr>
          <w:rFonts w:ascii="Consolas" w:hAnsi="Consolas" w:cs="Consolas"/>
          <w:sz w:val="16"/>
          <w:szCs w:val="19"/>
          <w:rPrChange w:id="3107" w:author="Author">
            <w:rPr>
              <w:rFonts w:ascii="Consolas" w:hAnsi="Consolas" w:cs="Consolas"/>
              <w:sz w:val="19"/>
              <w:szCs w:val="19"/>
            </w:rPr>
          </w:rPrChange>
        </w:rPr>
        <w:t>()</w:t>
      </w:r>
      <w:r w:rsidR="003175E3" w:rsidRPr="003D36FB">
        <w:rPr>
          <w:rFonts w:ascii="Consolas" w:hAnsi="Consolas" w:cs="Consolas"/>
          <w:sz w:val="16"/>
          <w:szCs w:val="19"/>
          <w:rPrChange w:id="3108" w:author="Author">
            <w:rPr>
              <w:rFonts w:ascii="Consolas" w:hAnsi="Consolas" w:cs="Consolas"/>
              <w:sz w:val="19"/>
              <w:szCs w:val="19"/>
            </w:rPr>
          </w:rPrChange>
        </w:rPr>
        <w:t>;</w:t>
      </w:r>
      <w:r w:rsidR="003175E3" w:rsidRPr="003D36FB">
        <w:rPr>
          <w:rFonts w:ascii="Consolas" w:hAnsi="Consolas" w:cs="Consolas"/>
          <w:sz w:val="16"/>
          <w:szCs w:val="19"/>
          <w:rPrChange w:id="3109" w:author="Author">
            <w:rPr>
              <w:rFonts w:ascii="Consolas" w:hAnsi="Consolas" w:cs="Consolas"/>
              <w:sz w:val="19"/>
              <w:szCs w:val="19"/>
            </w:rPr>
          </w:rPrChange>
        </w:rPr>
        <w:br/>
      </w:r>
      <w:r w:rsidR="003175E3" w:rsidRPr="003D36FB">
        <w:rPr>
          <w:rFonts w:ascii="Consolas" w:hAnsi="Consolas" w:cs="Consolas"/>
          <w:sz w:val="16"/>
          <w:szCs w:val="19"/>
          <w:rPrChange w:id="3110" w:author="Author">
            <w:rPr>
              <w:rFonts w:ascii="Consolas" w:hAnsi="Consolas" w:cs="Consolas"/>
              <w:sz w:val="19"/>
              <w:szCs w:val="19"/>
            </w:rPr>
          </w:rPrChange>
        </w:rPr>
        <w:br/>
        <w:t xml:space="preserve">    </w:t>
      </w:r>
      <w:r w:rsidR="003175E3" w:rsidRPr="003D36FB">
        <w:rPr>
          <w:rFonts w:ascii="Consolas" w:hAnsi="Consolas" w:cs="Consolas"/>
          <w:color w:val="0000FF"/>
          <w:sz w:val="16"/>
          <w:szCs w:val="19"/>
          <w:rPrChange w:id="3111" w:author="Author">
            <w:rPr>
              <w:rFonts w:ascii="Consolas" w:hAnsi="Consolas" w:cs="Consolas"/>
              <w:color w:val="0000FF"/>
              <w:sz w:val="19"/>
              <w:szCs w:val="19"/>
            </w:rPr>
          </w:rPrChange>
        </w:rPr>
        <w:t>using</w:t>
      </w:r>
      <w:r w:rsidR="003175E3" w:rsidRPr="003D36FB">
        <w:rPr>
          <w:rFonts w:ascii="Consolas" w:hAnsi="Consolas" w:cs="Consolas"/>
          <w:sz w:val="16"/>
          <w:szCs w:val="19"/>
          <w:rPrChange w:id="3112" w:author="Author">
            <w:rPr>
              <w:rFonts w:ascii="Consolas" w:hAnsi="Consolas" w:cs="Consolas"/>
              <w:sz w:val="19"/>
              <w:szCs w:val="19"/>
            </w:rPr>
          </w:rPrChange>
        </w:rPr>
        <w:t xml:space="preserve"> (</w:t>
      </w:r>
      <w:proofErr w:type="spellStart"/>
      <w:r w:rsidR="003175E3" w:rsidRPr="003D36FB">
        <w:rPr>
          <w:rFonts w:ascii="Consolas" w:hAnsi="Consolas" w:cs="Consolas"/>
          <w:sz w:val="16"/>
          <w:szCs w:val="19"/>
          <w:rPrChange w:id="3113" w:author="Author">
            <w:rPr>
              <w:rFonts w:ascii="Consolas" w:hAnsi="Consolas" w:cs="Consolas"/>
              <w:sz w:val="19"/>
              <w:szCs w:val="19"/>
            </w:rPr>
          </w:rPrChange>
        </w:rPr>
        <w:t>input</w:t>
      </w:r>
      <w:r w:rsidR="003175E3" w:rsidRPr="003D36FB">
        <w:rPr>
          <w:rFonts w:ascii="Consolas" w:hAnsi="Consolas" w:cs="Consolas"/>
          <w:sz w:val="16"/>
          <w:szCs w:val="19"/>
          <w:highlight w:val="yellow"/>
          <w:rPrChange w:id="3114" w:author="Author">
            <w:rPr>
              <w:rFonts w:ascii="Consolas" w:hAnsi="Consolas" w:cs="Consolas"/>
              <w:sz w:val="19"/>
              <w:szCs w:val="19"/>
              <w:highlight w:val="yellow"/>
            </w:rPr>
          </w:rPrChange>
        </w:rPr>
        <w:t>.ObserveOn</w:t>
      </w:r>
      <w:proofErr w:type="spellEnd"/>
      <w:r w:rsidR="003175E3" w:rsidRPr="003D36FB">
        <w:rPr>
          <w:rFonts w:ascii="Consolas" w:hAnsi="Consolas" w:cs="Consolas"/>
          <w:sz w:val="16"/>
          <w:szCs w:val="19"/>
          <w:highlight w:val="yellow"/>
          <w:rPrChange w:id="3115" w:author="Author">
            <w:rPr>
              <w:rFonts w:ascii="Consolas" w:hAnsi="Consolas" w:cs="Consolas"/>
              <w:sz w:val="19"/>
              <w:szCs w:val="19"/>
              <w:highlight w:val="yellow"/>
            </w:rPr>
          </w:rPrChange>
        </w:rPr>
        <w:t>(</w:t>
      </w:r>
      <w:proofErr w:type="spellStart"/>
      <w:r w:rsidR="003175E3" w:rsidRPr="003D36FB">
        <w:rPr>
          <w:rFonts w:ascii="Consolas" w:hAnsi="Consolas" w:cs="Consolas"/>
          <w:sz w:val="16"/>
          <w:szCs w:val="19"/>
          <w:highlight w:val="yellow"/>
          <w:rPrChange w:id="3116" w:author="Author">
            <w:rPr>
              <w:rFonts w:ascii="Consolas" w:hAnsi="Consolas" w:cs="Consolas"/>
              <w:sz w:val="19"/>
              <w:szCs w:val="19"/>
              <w:highlight w:val="yellow"/>
            </w:rPr>
          </w:rPrChange>
        </w:rPr>
        <w:t>lbl</w:t>
      </w:r>
      <w:proofErr w:type="spellEnd"/>
      <w:r w:rsidR="003175E3" w:rsidRPr="003D36FB">
        <w:rPr>
          <w:rFonts w:ascii="Consolas" w:hAnsi="Consolas" w:cs="Consolas"/>
          <w:sz w:val="16"/>
          <w:szCs w:val="19"/>
          <w:highlight w:val="yellow"/>
          <w:rPrChange w:id="3117" w:author="Author">
            <w:rPr>
              <w:rFonts w:ascii="Consolas" w:hAnsi="Consolas" w:cs="Consolas"/>
              <w:sz w:val="19"/>
              <w:szCs w:val="19"/>
              <w:highlight w:val="yellow"/>
            </w:rPr>
          </w:rPrChange>
        </w:rPr>
        <w:t>)</w:t>
      </w:r>
      <w:r w:rsidR="003175E3" w:rsidRPr="003D36FB">
        <w:rPr>
          <w:rFonts w:ascii="Consolas" w:hAnsi="Consolas" w:cs="Consolas"/>
          <w:sz w:val="16"/>
          <w:szCs w:val="19"/>
          <w:rPrChange w:id="3118" w:author="Author">
            <w:rPr>
              <w:rFonts w:ascii="Consolas" w:hAnsi="Consolas" w:cs="Consolas"/>
              <w:sz w:val="19"/>
              <w:szCs w:val="19"/>
            </w:rPr>
          </w:rPrChange>
        </w:rPr>
        <w:t>.Subscribe(</w:t>
      </w:r>
      <w:proofErr w:type="spellStart"/>
      <w:r w:rsidR="003175E3" w:rsidRPr="003D36FB">
        <w:rPr>
          <w:rFonts w:ascii="Consolas" w:hAnsi="Consolas" w:cs="Consolas"/>
          <w:sz w:val="16"/>
          <w:szCs w:val="19"/>
          <w:rPrChange w:id="3119" w:author="Author">
            <w:rPr>
              <w:rFonts w:ascii="Consolas" w:hAnsi="Consolas" w:cs="Consolas"/>
              <w:sz w:val="19"/>
              <w:szCs w:val="19"/>
            </w:rPr>
          </w:rPrChange>
        </w:rPr>
        <w:t>inp</w:t>
      </w:r>
      <w:proofErr w:type="spellEnd"/>
      <w:r w:rsidR="003175E3" w:rsidRPr="003D36FB">
        <w:rPr>
          <w:rFonts w:ascii="Consolas" w:hAnsi="Consolas" w:cs="Consolas"/>
          <w:sz w:val="16"/>
          <w:szCs w:val="19"/>
          <w:rPrChange w:id="3120" w:author="Author">
            <w:rPr>
              <w:rFonts w:ascii="Consolas" w:hAnsi="Consolas" w:cs="Consolas"/>
              <w:sz w:val="19"/>
              <w:szCs w:val="19"/>
            </w:rPr>
          </w:rPrChange>
        </w:rPr>
        <w:t xml:space="preserve"> =&gt; </w:t>
      </w:r>
      <w:proofErr w:type="spellStart"/>
      <w:r w:rsidR="003175E3" w:rsidRPr="003D36FB">
        <w:rPr>
          <w:rFonts w:ascii="Consolas" w:hAnsi="Consolas" w:cs="Consolas"/>
          <w:sz w:val="16"/>
          <w:szCs w:val="19"/>
          <w:rPrChange w:id="3121" w:author="Author">
            <w:rPr>
              <w:rFonts w:ascii="Consolas" w:hAnsi="Consolas" w:cs="Consolas"/>
              <w:sz w:val="19"/>
              <w:szCs w:val="19"/>
            </w:rPr>
          </w:rPrChange>
        </w:rPr>
        <w:t>lbl.Text</w:t>
      </w:r>
      <w:proofErr w:type="spellEnd"/>
      <w:r w:rsidR="003175E3" w:rsidRPr="003D36FB">
        <w:rPr>
          <w:rFonts w:ascii="Consolas" w:hAnsi="Consolas" w:cs="Consolas"/>
          <w:sz w:val="16"/>
          <w:szCs w:val="19"/>
          <w:rPrChange w:id="3122" w:author="Author">
            <w:rPr>
              <w:rFonts w:ascii="Consolas" w:hAnsi="Consolas" w:cs="Consolas"/>
              <w:sz w:val="19"/>
              <w:szCs w:val="19"/>
            </w:rPr>
          </w:rPrChange>
        </w:rPr>
        <w:t xml:space="preserve"> = </w:t>
      </w:r>
      <w:proofErr w:type="spellStart"/>
      <w:r w:rsidR="003175E3" w:rsidRPr="003D36FB">
        <w:rPr>
          <w:rFonts w:ascii="Consolas" w:hAnsi="Consolas" w:cs="Consolas"/>
          <w:sz w:val="16"/>
          <w:szCs w:val="19"/>
          <w:rPrChange w:id="3123" w:author="Author">
            <w:rPr>
              <w:rFonts w:ascii="Consolas" w:hAnsi="Consolas" w:cs="Consolas"/>
              <w:sz w:val="19"/>
              <w:szCs w:val="19"/>
            </w:rPr>
          </w:rPrChange>
        </w:rPr>
        <w:t>inp</w:t>
      </w:r>
      <w:proofErr w:type="spellEnd"/>
      <w:r w:rsidR="003175E3" w:rsidRPr="003D36FB">
        <w:rPr>
          <w:rFonts w:ascii="Consolas" w:hAnsi="Consolas" w:cs="Consolas"/>
          <w:sz w:val="16"/>
          <w:szCs w:val="19"/>
          <w:rPrChange w:id="3124" w:author="Author">
            <w:rPr>
              <w:rFonts w:ascii="Consolas" w:hAnsi="Consolas" w:cs="Consolas"/>
              <w:sz w:val="19"/>
              <w:szCs w:val="19"/>
            </w:rPr>
          </w:rPrChange>
        </w:rPr>
        <w:t>))</w:t>
      </w:r>
      <w:r w:rsidR="003175E3" w:rsidRPr="003D36FB">
        <w:rPr>
          <w:rFonts w:ascii="Consolas" w:hAnsi="Consolas" w:cs="Consolas"/>
          <w:sz w:val="16"/>
          <w:szCs w:val="19"/>
          <w:rPrChange w:id="3125" w:author="Author">
            <w:rPr>
              <w:rFonts w:ascii="Consolas" w:hAnsi="Consolas" w:cs="Consolas"/>
              <w:sz w:val="19"/>
              <w:szCs w:val="19"/>
            </w:rPr>
          </w:rPrChange>
        </w:rPr>
        <w:br/>
        <w:t xml:space="preserve">        </w:t>
      </w:r>
      <w:proofErr w:type="spellStart"/>
      <w:r w:rsidR="003175E3" w:rsidRPr="003D36FB">
        <w:rPr>
          <w:rFonts w:ascii="Consolas" w:hAnsi="Consolas" w:cs="Consolas"/>
          <w:color w:val="2B91AF"/>
          <w:sz w:val="16"/>
          <w:szCs w:val="19"/>
          <w:rPrChange w:id="3126" w:author="Author">
            <w:rPr>
              <w:rFonts w:ascii="Consolas" w:hAnsi="Consolas" w:cs="Consolas"/>
              <w:color w:val="2B91AF"/>
              <w:sz w:val="19"/>
              <w:szCs w:val="19"/>
            </w:rPr>
          </w:rPrChange>
        </w:rPr>
        <w:t>Application</w:t>
      </w:r>
      <w:r w:rsidR="003175E3" w:rsidRPr="003D36FB">
        <w:rPr>
          <w:rFonts w:ascii="Consolas" w:hAnsi="Consolas" w:cs="Consolas"/>
          <w:sz w:val="16"/>
          <w:szCs w:val="19"/>
          <w:rPrChange w:id="3127" w:author="Author">
            <w:rPr>
              <w:rFonts w:ascii="Consolas" w:hAnsi="Consolas" w:cs="Consolas"/>
              <w:sz w:val="19"/>
              <w:szCs w:val="19"/>
            </w:rPr>
          </w:rPrChange>
        </w:rPr>
        <w:t>.Run</w:t>
      </w:r>
      <w:proofErr w:type="spellEnd"/>
      <w:r w:rsidR="003175E3" w:rsidRPr="003D36FB">
        <w:rPr>
          <w:rFonts w:ascii="Consolas" w:hAnsi="Consolas" w:cs="Consolas"/>
          <w:sz w:val="16"/>
          <w:szCs w:val="19"/>
          <w:rPrChange w:id="3128" w:author="Author">
            <w:rPr>
              <w:rFonts w:ascii="Consolas" w:hAnsi="Consolas" w:cs="Consolas"/>
              <w:sz w:val="19"/>
              <w:szCs w:val="19"/>
            </w:rPr>
          </w:rPrChange>
        </w:rPr>
        <w:t>(</w:t>
      </w:r>
      <w:proofErr w:type="spellStart"/>
      <w:r w:rsidR="003175E3" w:rsidRPr="003D36FB">
        <w:rPr>
          <w:rFonts w:ascii="Consolas" w:hAnsi="Consolas" w:cs="Consolas"/>
          <w:sz w:val="16"/>
          <w:szCs w:val="19"/>
          <w:rPrChange w:id="3129" w:author="Author">
            <w:rPr>
              <w:rFonts w:ascii="Consolas" w:hAnsi="Consolas" w:cs="Consolas"/>
              <w:sz w:val="19"/>
              <w:szCs w:val="19"/>
            </w:rPr>
          </w:rPrChange>
        </w:rPr>
        <w:t>frm</w:t>
      </w:r>
      <w:proofErr w:type="spellEnd"/>
      <w:r w:rsidR="003175E3" w:rsidRPr="003D36FB">
        <w:rPr>
          <w:rFonts w:ascii="Consolas" w:hAnsi="Consolas" w:cs="Consolas"/>
          <w:sz w:val="16"/>
          <w:szCs w:val="19"/>
          <w:rPrChange w:id="3130" w:author="Author">
            <w:rPr>
              <w:rFonts w:ascii="Consolas" w:hAnsi="Consolas" w:cs="Consolas"/>
              <w:sz w:val="19"/>
              <w:szCs w:val="19"/>
            </w:rPr>
          </w:rPrChange>
        </w:rPr>
        <w:t>)</w:t>
      </w:r>
      <w:r w:rsidR="00F172E5" w:rsidRPr="003D36FB">
        <w:rPr>
          <w:rFonts w:ascii="Consolas" w:hAnsi="Consolas" w:cs="Consolas"/>
          <w:sz w:val="16"/>
          <w:szCs w:val="19"/>
          <w:rPrChange w:id="3131" w:author="Author">
            <w:rPr>
              <w:rFonts w:ascii="Consolas" w:hAnsi="Consolas" w:cs="Consolas"/>
              <w:sz w:val="19"/>
              <w:szCs w:val="19"/>
            </w:rPr>
          </w:rPrChange>
        </w:rPr>
        <w:t>;</w:t>
      </w:r>
      <w:r w:rsidR="00F172E5" w:rsidRPr="003D36FB">
        <w:rPr>
          <w:rFonts w:ascii="Consolas" w:hAnsi="Consolas" w:cs="Consolas"/>
          <w:sz w:val="16"/>
          <w:szCs w:val="19"/>
          <w:rPrChange w:id="3132" w:author="Author">
            <w:rPr>
              <w:rFonts w:ascii="Consolas" w:hAnsi="Consolas" w:cs="Consolas"/>
              <w:sz w:val="19"/>
              <w:szCs w:val="19"/>
            </w:rPr>
          </w:rPrChange>
        </w:rPr>
        <w:br/>
      </w:r>
      <w:r w:rsidR="00F172E5" w:rsidRPr="003D36FB">
        <w:rPr>
          <w:rFonts w:ascii="Consolas" w:hAnsi="Consolas" w:cs="Consolas"/>
          <w:sz w:val="16"/>
          <w:szCs w:val="19"/>
          <w:rPrChange w:id="3133" w:author="Author">
            <w:rPr>
              <w:rFonts w:ascii="Consolas" w:hAnsi="Consolas" w:cs="Consolas"/>
              <w:sz w:val="19"/>
              <w:szCs w:val="19"/>
            </w:rPr>
          </w:rPrChange>
        </w:rPr>
        <w:br/>
      </w:r>
      <w:r w:rsidR="001118FF" w:rsidRPr="003D36FB">
        <w:rPr>
          <w:sz w:val="18"/>
          <w:rPrChange w:id="3134" w:author="Author">
            <w:rPr/>
          </w:rPrChange>
        </w:rPr>
        <w:t>You will notice when you try to compile the new version of the code it will fail with the error message: “</w:t>
      </w:r>
      <w:proofErr w:type="spellStart"/>
      <w:r w:rsidR="001118FF" w:rsidRPr="003D36FB">
        <w:rPr>
          <w:sz w:val="18"/>
          <w:rPrChange w:id="3135" w:author="Author">
            <w:rPr/>
          </w:rPrChange>
        </w:rPr>
        <w:t>System.IObservable</w:t>
      </w:r>
      <w:proofErr w:type="spellEnd"/>
      <w:r w:rsidR="001118FF" w:rsidRPr="003D36FB">
        <w:rPr>
          <w:sz w:val="18"/>
          <w:rPrChange w:id="3136" w:author="Author">
            <w:rPr/>
          </w:rPrChange>
        </w:rPr>
        <w:t>&lt;string&gt;' does not contain a definition for '</w:t>
      </w:r>
      <w:proofErr w:type="spellStart"/>
      <w:r w:rsidR="001118FF" w:rsidRPr="003D36FB">
        <w:rPr>
          <w:sz w:val="18"/>
          <w:rPrChange w:id="3137" w:author="Author">
            <w:rPr/>
          </w:rPrChange>
        </w:rPr>
        <w:t>ObserveOn</w:t>
      </w:r>
      <w:proofErr w:type="spellEnd"/>
      <w:r w:rsidR="001118FF" w:rsidRPr="003D36FB">
        <w:rPr>
          <w:sz w:val="18"/>
          <w:rPrChange w:id="3138" w:author="Author">
            <w:rPr/>
          </w:rPrChange>
        </w:rPr>
        <w:t>'… “.</w:t>
      </w:r>
      <w:r w:rsidR="001118FF" w:rsidRPr="003D36FB">
        <w:rPr>
          <w:sz w:val="18"/>
          <w:rPrChange w:id="3139" w:author="Author">
            <w:rPr/>
          </w:rPrChange>
        </w:rPr>
        <w:br/>
      </w:r>
      <w:r w:rsidR="001118FF" w:rsidRPr="003D36FB">
        <w:rPr>
          <w:noProof/>
          <w:sz w:val="18"/>
          <w:rPrChange w:id="3140" w:author="Author">
            <w:rPr>
              <w:noProof/>
            </w:rPr>
          </w:rPrChange>
        </w:rPr>
        <w:lastRenderedPageBreak/>
        <w:drawing>
          <wp:inline distT="0" distB="0" distL="0" distR="0" wp14:anchorId="419463B5" wp14:editId="74C1E87F">
            <wp:extent cx="5943600" cy="954405"/>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954405"/>
                    </a:xfrm>
                    <a:prstGeom prst="rect">
                      <a:avLst/>
                    </a:prstGeom>
                  </pic:spPr>
                </pic:pic>
              </a:graphicData>
            </a:graphic>
          </wp:inline>
        </w:drawing>
      </w:r>
      <w:r w:rsidR="001118FF" w:rsidRPr="003D36FB">
        <w:rPr>
          <w:sz w:val="18"/>
          <w:rPrChange w:id="3141" w:author="Author">
            <w:rPr/>
          </w:rPrChange>
        </w:rPr>
        <w:br/>
      </w:r>
      <w:r w:rsidR="001118FF" w:rsidRPr="003D36FB">
        <w:rPr>
          <w:sz w:val="18"/>
          <w:rPrChange w:id="3142" w:author="Author">
            <w:rPr/>
          </w:rPrChange>
        </w:rPr>
        <w:br/>
        <w:t xml:space="preserve">The most generic overload of </w:t>
      </w:r>
      <w:proofErr w:type="spellStart"/>
      <w:r w:rsidR="001118FF" w:rsidRPr="003D36FB">
        <w:rPr>
          <w:sz w:val="18"/>
          <w:rPrChange w:id="3143" w:author="Author">
            <w:rPr/>
          </w:rPrChange>
        </w:rPr>
        <w:t>ObserveOn</w:t>
      </w:r>
      <w:proofErr w:type="spellEnd"/>
      <w:r w:rsidR="001118FF" w:rsidRPr="003D36FB">
        <w:rPr>
          <w:sz w:val="18"/>
          <w:rPrChange w:id="3144" w:author="Author">
            <w:rPr/>
          </w:rPrChange>
        </w:rPr>
        <w:t xml:space="preserve"> takes an </w:t>
      </w:r>
      <w:proofErr w:type="spellStart"/>
      <w:r w:rsidR="001118FF" w:rsidRPr="003D36FB">
        <w:rPr>
          <w:sz w:val="18"/>
          <w:rPrChange w:id="3145" w:author="Author">
            <w:rPr/>
          </w:rPrChange>
        </w:rPr>
        <w:t>IScheduler</w:t>
      </w:r>
      <w:proofErr w:type="spellEnd"/>
      <w:r w:rsidR="001118FF" w:rsidRPr="003D36FB">
        <w:rPr>
          <w:sz w:val="18"/>
          <w:rPrChange w:id="3146" w:author="Author">
            <w:rPr/>
          </w:rPrChange>
        </w:rPr>
        <w:t xml:space="preserve">. For convenience, an overload is provided that takes in a Windows Forms Control. This extension method is tied to the </w:t>
      </w:r>
      <w:proofErr w:type="spellStart"/>
      <w:r w:rsidR="001118FF" w:rsidRPr="003D36FB">
        <w:rPr>
          <w:sz w:val="18"/>
          <w:rPrChange w:id="3147" w:author="Author">
            <w:rPr/>
          </w:rPrChange>
        </w:rPr>
        <w:t>System.Windows.Forms</w:t>
      </w:r>
      <w:proofErr w:type="spellEnd"/>
      <w:r w:rsidR="001118FF" w:rsidRPr="003D36FB">
        <w:rPr>
          <w:sz w:val="18"/>
          <w:rPrChange w:id="3148" w:author="Author">
            <w:rPr/>
          </w:rPrChange>
        </w:rPr>
        <w:t xml:space="preserve"> namespace and resides inside the </w:t>
      </w:r>
      <w:proofErr w:type="spellStart"/>
      <w:r w:rsidR="001118FF" w:rsidRPr="003D36FB">
        <w:rPr>
          <w:sz w:val="18"/>
          <w:rPrChange w:id="3149" w:author="Author">
            <w:rPr/>
          </w:rPrChange>
        </w:rPr>
        <w:t>System.Reactive.Windows.Forms</w:t>
      </w:r>
      <w:proofErr w:type="spellEnd"/>
      <w:r w:rsidR="001118FF" w:rsidRPr="003D36FB">
        <w:rPr>
          <w:sz w:val="18"/>
          <w:rPrChange w:id="3150" w:author="Author">
            <w:rPr/>
          </w:rPrChange>
        </w:rPr>
        <w:t xml:space="preserve"> assembly.</w:t>
      </w:r>
      <w:r w:rsidR="001118FF" w:rsidRPr="003D36FB" w:rsidDel="001118FF">
        <w:rPr>
          <w:sz w:val="18"/>
          <w:rPrChange w:id="3151" w:author="Author">
            <w:rPr/>
          </w:rPrChange>
        </w:rPr>
        <w:t xml:space="preserve"> </w:t>
      </w:r>
      <w:ins w:id="3152" w:author="Author">
        <w:r w:rsidR="00B574AF" w:rsidRPr="003D36FB">
          <w:rPr>
            <w:sz w:val="18"/>
            <w:rPrChange w:id="3153" w:author="Author">
              <w:rPr/>
            </w:rPrChange>
          </w:rPr>
          <w:t>To m</w:t>
        </w:r>
      </w:ins>
      <w:del w:id="3154" w:author="Author">
        <w:r w:rsidR="001118FF" w:rsidRPr="003D36FB" w:rsidDel="00B574AF">
          <w:rPr>
            <w:sz w:val="18"/>
            <w:rPrChange w:id="3155" w:author="Author">
              <w:rPr/>
            </w:rPrChange>
          </w:rPr>
          <w:delText>M</w:delText>
        </w:r>
      </w:del>
      <w:r w:rsidR="001118FF" w:rsidRPr="003D36FB">
        <w:rPr>
          <w:sz w:val="18"/>
          <w:rPrChange w:id="3156" w:author="Author">
            <w:rPr/>
          </w:rPrChange>
        </w:rPr>
        <w:t xml:space="preserve">ake the code resolve correctly we need to add an additional </w:t>
      </w:r>
      <w:proofErr w:type="spellStart"/>
      <w:ins w:id="3157" w:author="Author">
        <w:r w:rsidR="00B574AF" w:rsidRPr="003D36FB">
          <w:rPr>
            <w:sz w:val="18"/>
            <w:rPrChange w:id="3158" w:author="Author">
              <w:rPr/>
            </w:rPrChange>
          </w:rPr>
          <w:t>NuGet</w:t>
        </w:r>
        <w:proofErr w:type="spellEnd"/>
        <w:r w:rsidR="00B574AF" w:rsidRPr="003D36FB">
          <w:rPr>
            <w:sz w:val="18"/>
            <w:rPrChange w:id="3159" w:author="Author">
              <w:rPr/>
            </w:rPrChange>
          </w:rPr>
          <w:t xml:space="preserve"> </w:t>
        </w:r>
      </w:ins>
      <w:r w:rsidR="001118FF" w:rsidRPr="003D36FB">
        <w:rPr>
          <w:sz w:val="18"/>
          <w:rPrChange w:id="3160" w:author="Author">
            <w:rPr/>
          </w:rPrChange>
        </w:rPr>
        <w:t>assembly reference</w:t>
      </w:r>
      <w:ins w:id="3161" w:author="Author">
        <w:r w:rsidR="00B574AF" w:rsidRPr="003D36FB">
          <w:rPr>
            <w:sz w:val="18"/>
            <w:rPrChange w:id="3162" w:author="Author">
              <w:rPr/>
            </w:rPrChange>
          </w:rPr>
          <w:t xml:space="preserve"> – add the Rx-</w:t>
        </w:r>
        <w:proofErr w:type="spellStart"/>
        <w:r w:rsidR="00B574AF" w:rsidRPr="003D36FB">
          <w:rPr>
            <w:sz w:val="18"/>
            <w:rPrChange w:id="3163" w:author="Author">
              <w:rPr/>
            </w:rPrChange>
          </w:rPr>
          <w:t>WinForms</w:t>
        </w:r>
        <w:proofErr w:type="spellEnd"/>
        <w:r w:rsidR="00B574AF" w:rsidRPr="003D36FB">
          <w:rPr>
            <w:sz w:val="18"/>
            <w:rPrChange w:id="3164" w:author="Author">
              <w:rPr/>
            </w:rPrChange>
          </w:rPr>
          <w:t xml:space="preserve"> assembly (Reactive Extensions – Windows Forms Helpers)</w:t>
        </w:r>
      </w:ins>
      <w:del w:id="3165" w:author="Author">
        <w:r w:rsidR="001118FF" w:rsidRPr="003D36FB" w:rsidDel="00B574AF">
          <w:rPr>
            <w:sz w:val="18"/>
            <w:rPrChange w:id="3166" w:author="Author">
              <w:rPr/>
            </w:rPrChange>
          </w:rPr>
          <w:delText xml:space="preserve"> to the System.Reactive.Windows.Forms assembly</w:delText>
        </w:r>
      </w:del>
      <w:r w:rsidR="001118FF" w:rsidRPr="003D36FB">
        <w:rPr>
          <w:sz w:val="18"/>
          <w:rPrChange w:id="3167" w:author="Author">
            <w:rPr/>
          </w:rPrChange>
        </w:rPr>
        <w:t>.</w:t>
      </w:r>
      <w:r w:rsidR="001118FF" w:rsidRPr="003D36FB">
        <w:rPr>
          <w:sz w:val="18"/>
          <w:rPrChange w:id="3168" w:author="Author">
            <w:rPr/>
          </w:rPrChange>
        </w:rPr>
        <w:br/>
      </w:r>
      <w:del w:id="3169" w:author="Author">
        <w:r w:rsidR="001118FF" w:rsidRPr="003D36FB" w:rsidDel="00B574AF">
          <w:rPr>
            <w:noProof/>
            <w:sz w:val="18"/>
            <w:rPrChange w:id="3170" w:author="Author">
              <w:rPr>
                <w:noProof/>
              </w:rPr>
            </w:rPrChange>
          </w:rPr>
          <w:drawing>
            <wp:inline distT="0" distB="0" distL="0" distR="0" wp14:anchorId="7633CC71" wp14:editId="3C3711B3">
              <wp:extent cx="5943600" cy="341757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3417570"/>
                      </a:xfrm>
                      <a:prstGeom prst="rect">
                        <a:avLst/>
                      </a:prstGeom>
                    </pic:spPr>
                  </pic:pic>
                </a:graphicData>
              </a:graphic>
            </wp:inline>
          </w:drawing>
        </w:r>
        <w:r w:rsidR="001118FF" w:rsidRPr="003D36FB" w:rsidDel="00B574AF">
          <w:rPr>
            <w:sz w:val="18"/>
            <w:rPrChange w:id="3171" w:author="Author">
              <w:rPr/>
            </w:rPrChange>
          </w:rPr>
          <w:br/>
        </w:r>
      </w:del>
      <w:r w:rsidR="00451E1D" w:rsidRPr="003D36FB">
        <w:rPr>
          <w:sz w:val="18"/>
          <w:rPrChange w:id="3172" w:author="Author">
            <w:rPr/>
          </w:rPrChange>
        </w:rPr>
        <w:br/>
      </w:r>
      <w:r w:rsidR="001118FF" w:rsidRPr="003D36FB">
        <w:rPr>
          <w:sz w:val="18"/>
          <w:rPrChange w:id="3173" w:author="Author">
            <w:rPr/>
          </w:rPrChange>
        </w:rPr>
        <w:t xml:space="preserve">WPF users can use the </w:t>
      </w:r>
      <w:proofErr w:type="spellStart"/>
      <w:r w:rsidR="001118FF" w:rsidRPr="003D36FB">
        <w:rPr>
          <w:sz w:val="18"/>
          <w:rPrChange w:id="3174" w:author="Author">
            <w:rPr/>
          </w:rPrChange>
        </w:rPr>
        <w:t>ObserveOnDispatcher</w:t>
      </w:r>
      <w:proofErr w:type="spellEnd"/>
      <w:r w:rsidR="001118FF" w:rsidRPr="003D36FB">
        <w:rPr>
          <w:sz w:val="18"/>
          <w:rPrChange w:id="3175" w:author="Author">
            <w:rPr/>
          </w:rPrChange>
        </w:rPr>
        <w:t xml:space="preserve"> method to use the current dispatcher</w:t>
      </w:r>
      <w:r w:rsidR="00451E1D" w:rsidRPr="003D36FB">
        <w:rPr>
          <w:sz w:val="18"/>
          <w:rPrChange w:id="3176" w:author="Author">
            <w:rPr/>
          </w:rPrChange>
        </w:rPr>
        <w:t xml:space="preserve">, which resides in the </w:t>
      </w:r>
      <w:proofErr w:type="spellStart"/>
      <w:r w:rsidR="00451E1D" w:rsidRPr="003D36FB">
        <w:rPr>
          <w:sz w:val="18"/>
          <w:rPrChange w:id="3177" w:author="Author">
            <w:rPr/>
          </w:rPrChange>
        </w:rPr>
        <w:t>System.Reactive.Windows.Threading</w:t>
      </w:r>
      <w:proofErr w:type="spellEnd"/>
      <w:r w:rsidR="00451E1D" w:rsidRPr="003D36FB">
        <w:rPr>
          <w:sz w:val="18"/>
          <w:rPrChange w:id="3178" w:author="Author">
            <w:rPr/>
          </w:rPrChange>
        </w:rPr>
        <w:t xml:space="preserve"> assembly</w:t>
      </w:r>
      <w:ins w:id="3179" w:author="Author">
        <w:r w:rsidR="00B574AF" w:rsidRPr="003D36FB">
          <w:rPr>
            <w:sz w:val="18"/>
            <w:rPrChange w:id="3180" w:author="Author">
              <w:rPr/>
            </w:rPrChange>
          </w:rPr>
          <w:t xml:space="preserve"> (in </w:t>
        </w:r>
        <w:proofErr w:type="spellStart"/>
        <w:r w:rsidR="00B574AF" w:rsidRPr="003D36FB">
          <w:rPr>
            <w:sz w:val="18"/>
            <w:rPrChange w:id="3181" w:author="Author">
              <w:rPr/>
            </w:rPrChange>
          </w:rPr>
          <w:t>NuGet</w:t>
        </w:r>
        <w:proofErr w:type="spellEnd"/>
        <w:r w:rsidR="00B574AF" w:rsidRPr="003D36FB">
          <w:rPr>
            <w:sz w:val="18"/>
            <w:rPrChange w:id="3182" w:author="Author">
              <w:rPr/>
            </w:rPrChange>
          </w:rPr>
          <w:t xml:space="preserve"> assembly Rx-WPF / Reactive Extensions – WPF Helpers)</w:t>
        </w:r>
      </w:ins>
      <w:r w:rsidR="002925E9" w:rsidRPr="003D36FB">
        <w:rPr>
          <w:sz w:val="18"/>
          <w:rPrChange w:id="3183" w:author="Author">
            <w:rPr/>
          </w:rPrChange>
        </w:rPr>
        <w:t>.</w:t>
      </w:r>
      <w:r w:rsidR="001118FF" w:rsidRPr="003D36FB">
        <w:rPr>
          <w:sz w:val="18"/>
          <w:rPrChange w:id="3184" w:author="Author">
            <w:rPr/>
          </w:rPrChange>
        </w:rPr>
        <w:br/>
      </w:r>
      <w:r w:rsidR="001118FF" w:rsidRPr="003D36FB">
        <w:rPr>
          <w:sz w:val="18"/>
          <w:rPrChange w:id="3185" w:author="Author">
            <w:rPr/>
          </w:rPrChange>
        </w:rPr>
        <w:br/>
      </w:r>
      <w:r w:rsidR="00103B1C" w:rsidRPr="003D36FB">
        <w:rPr>
          <w:sz w:val="18"/>
          <w:rPrChange w:id="3186" w:author="Author">
            <w:rPr/>
          </w:rPrChange>
        </w:rPr>
        <w:br/>
      </w:r>
      <w:r w:rsidR="00103B1C" w:rsidRPr="003D36FB">
        <w:rPr>
          <w:b/>
          <w:sz w:val="18"/>
          <w:rPrChange w:id="3187" w:author="Author">
            <w:rPr>
              <w:b/>
            </w:rPr>
          </w:rPrChange>
        </w:rPr>
        <w:t>Background:</w:t>
      </w:r>
      <w:r w:rsidR="00103B1C" w:rsidRPr="003D36FB">
        <w:rPr>
          <w:sz w:val="18"/>
          <w:rPrChange w:id="3188" w:author="Author">
            <w:rPr/>
          </w:rPrChange>
        </w:rPr>
        <w:t xml:space="preserve">  In past designs of Rx, </w:t>
      </w:r>
      <w:r w:rsidR="001D53C5" w:rsidRPr="003D36FB">
        <w:rPr>
          <w:sz w:val="18"/>
          <w:rPrChange w:id="3189" w:author="Author">
            <w:rPr/>
          </w:rPrChange>
        </w:rPr>
        <w:t xml:space="preserve">the team experimented with other ways to express the thread affinity of messages generated by observable sequences. One was to have a global context property and a related one was to follow the F# model where a </w:t>
      </w:r>
      <w:proofErr w:type="spellStart"/>
      <w:r w:rsidR="001D53C5" w:rsidRPr="003D36FB">
        <w:rPr>
          <w:sz w:val="18"/>
          <w:rPrChange w:id="3190" w:author="Author">
            <w:rPr/>
          </w:rPrChange>
        </w:rPr>
        <w:t>SynchronizationContext</w:t>
      </w:r>
      <w:proofErr w:type="spellEnd"/>
      <w:r w:rsidR="001D53C5" w:rsidRPr="003D36FB">
        <w:rPr>
          <w:sz w:val="18"/>
          <w:rPrChange w:id="3191" w:author="Author">
            <w:rPr/>
          </w:rPrChange>
        </w:rPr>
        <w:t xml:space="preserve"> for the UI thread is used to synchronize every single message on. Those approaches severely hampered performance and scalability of Rx. The use of </w:t>
      </w:r>
      <w:proofErr w:type="spellStart"/>
      <w:r w:rsidR="001D53C5" w:rsidRPr="003D36FB">
        <w:rPr>
          <w:sz w:val="18"/>
          <w:rPrChange w:id="3192" w:author="Author">
            <w:rPr/>
          </w:rPrChange>
        </w:rPr>
        <w:t>IScheduler</w:t>
      </w:r>
      <w:proofErr w:type="spellEnd"/>
      <w:r w:rsidR="001D53C5" w:rsidRPr="003D36FB">
        <w:rPr>
          <w:sz w:val="18"/>
          <w:rPrChange w:id="3193" w:author="Author">
            <w:rPr/>
          </w:rPrChange>
        </w:rPr>
        <w:t xml:space="preserve"> led to much more flexibility on behalf of the user and operators like </w:t>
      </w:r>
      <w:proofErr w:type="spellStart"/>
      <w:r w:rsidR="001D53C5" w:rsidRPr="003D36FB">
        <w:rPr>
          <w:sz w:val="18"/>
          <w:rPrChange w:id="3194" w:author="Author">
            <w:rPr/>
          </w:rPrChange>
        </w:rPr>
        <w:t>ObserveOn</w:t>
      </w:r>
      <w:proofErr w:type="spellEnd"/>
      <w:r w:rsidR="001D53C5" w:rsidRPr="003D36FB">
        <w:rPr>
          <w:sz w:val="18"/>
          <w:rPrChange w:id="3195" w:author="Author">
            <w:rPr/>
          </w:rPrChange>
        </w:rPr>
        <w:t xml:space="preserve"> flow nicely like any other operator. In this world, the philosophy is to defer any synchronization tasks till the last point in time, i.e. right before some UI binding is made. This approach offers the best performance characteristics.</w:t>
      </w:r>
      <w:r w:rsidR="00543555" w:rsidRPr="003D36FB">
        <w:rPr>
          <w:sz w:val="18"/>
          <w:rPrChange w:id="3196" w:author="Author">
            <w:rPr/>
          </w:rPrChange>
        </w:rPr>
        <w:br/>
      </w:r>
    </w:p>
    <w:p w:rsidR="001D53C5" w:rsidDel="003D36FB" w:rsidRDefault="00522467" w:rsidP="003D36FB">
      <w:pPr>
        <w:autoSpaceDE w:val="0"/>
        <w:autoSpaceDN w:val="0"/>
        <w:adjustRightInd w:val="0"/>
        <w:spacing w:after="0" w:line="240" w:lineRule="auto"/>
        <w:rPr>
          <w:del w:id="3197" w:author="Author"/>
          <w:sz w:val="18"/>
        </w:rPr>
        <w:pPrChange w:id="3198" w:author="Donna Malayeri" w:date="2013-04-25T16:07:00Z">
          <w:pPr>
            <w:pStyle w:val="Heading1"/>
          </w:pPr>
        </w:pPrChange>
      </w:pPr>
      <w:r w:rsidRPr="003D36FB">
        <w:rPr>
          <w:noProof/>
          <w:sz w:val="18"/>
          <w:rPrChange w:id="3199" w:author="Author">
            <w:rPr>
              <w:noProof/>
            </w:rPr>
          </w:rPrChange>
        </w:rPr>
        <w:drawing>
          <wp:anchor distT="0" distB="0" distL="114300" distR="114300" simplePos="0" relativeHeight="251695104" behindDoc="0" locked="0" layoutInCell="1" allowOverlap="1" wp14:anchorId="400F7113" wp14:editId="2B71AB4A">
            <wp:simplePos x="0" y="0"/>
            <wp:positionH relativeFrom="column">
              <wp:posOffset>-182880</wp:posOffset>
            </wp:positionH>
            <wp:positionV relativeFrom="paragraph">
              <wp:posOffset>-1337945</wp:posOffset>
            </wp:positionV>
            <wp:extent cx="411621" cy="740664"/>
            <wp:effectExtent l="0" t="0" r="7620" b="2540"/>
            <wp:wrapNone/>
            <wp:docPr id="62" name="Picture 62" descr="C:\Users\bartde\AppData\Local\Microsoft\Windows\Temporary Internet Files\Content.IE5\CFGY0LUV\MC9000298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de\AppData\Local\Microsoft\Windows\Temporary Internet Files\Content.IE5\CFGY0LUV\MC900029888[1].wm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621" cy="740664"/>
                    </a:xfrm>
                    <a:prstGeom prst="rect">
                      <a:avLst/>
                    </a:prstGeom>
                    <a:noFill/>
                    <a:ln>
                      <a:noFill/>
                    </a:ln>
                  </pic:spPr>
                </pic:pic>
              </a:graphicData>
            </a:graphic>
            <wp14:sizeRelH relativeFrom="page">
              <wp14:pctWidth>0</wp14:pctWidth>
            </wp14:sizeRelH>
            <wp14:sizeRelV relativeFrom="page">
              <wp14:pctHeight>0</wp14:pctHeight>
            </wp14:sizeRelV>
          </wp:anchor>
        </w:drawing>
      </w:r>
      <w:r w:rsidR="001D53C5" w:rsidRPr="003D36FB">
        <w:rPr>
          <w:b/>
          <w:sz w:val="18"/>
          <w:rPrChange w:id="3200" w:author="Author">
            <w:rPr/>
          </w:rPrChange>
        </w:rPr>
        <w:t>Conclusion:</w:t>
      </w:r>
      <w:r w:rsidR="001D53C5" w:rsidRPr="003D36FB">
        <w:rPr>
          <w:sz w:val="18"/>
          <w:rPrChange w:id="3201" w:author="Author">
            <w:rPr/>
          </w:rPrChange>
        </w:rPr>
        <w:t xml:space="preserve">  Switching between threads for the messages received by observers is simply a matter of using another operator, called </w:t>
      </w:r>
      <w:proofErr w:type="spellStart"/>
      <w:r w:rsidR="001D53C5" w:rsidRPr="003D36FB">
        <w:rPr>
          <w:sz w:val="18"/>
          <w:rPrChange w:id="3202" w:author="Author">
            <w:rPr/>
          </w:rPrChange>
        </w:rPr>
        <w:t>ObserveOn</w:t>
      </w:r>
      <w:proofErr w:type="spellEnd"/>
      <w:r w:rsidR="001D53C5" w:rsidRPr="003D36FB">
        <w:rPr>
          <w:sz w:val="18"/>
          <w:rPrChange w:id="3203" w:author="Author">
            <w:rPr/>
          </w:rPrChange>
        </w:rPr>
        <w:t xml:space="preserve">. Another sister operator, </w:t>
      </w:r>
      <w:proofErr w:type="spellStart"/>
      <w:r w:rsidR="001D53C5" w:rsidRPr="003D36FB">
        <w:rPr>
          <w:sz w:val="18"/>
          <w:rPrChange w:id="3204" w:author="Author">
            <w:rPr/>
          </w:rPrChange>
        </w:rPr>
        <w:t>SubscribeOn</w:t>
      </w:r>
      <w:proofErr w:type="spellEnd"/>
      <w:r w:rsidR="001D53C5" w:rsidRPr="003D36FB">
        <w:rPr>
          <w:sz w:val="18"/>
          <w:rPrChange w:id="3205" w:author="Author">
            <w:rPr/>
          </w:rPrChange>
        </w:rPr>
        <w:t xml:space="preserve">, exists to synchronize the invocation of subscriptions with a given scheduler. The most generic overloads take an </w:t>
      </w:r>
      <w:proofErr w:type="spellStart"/>
      <w:r w:rsidR="001D53C5" w:rsidRPr="003D36FB">
        <w:rPr>
          <w:sz w:val="18"/>
          <w:rPrChange w:id="3206" w:author="Author">
            <w:rPr/>
          </w:rPrChange>
        </w:rPr>
        <w:t>IScheduler</w:t>
      </w:r>
      <w:proofErr w:type="spellEnd"/>
      <w:r w:rsidR="001D53C5" w:rsidRPr="003D36FB">
        <w:rPr>
          <w:sz w:val="18"/>
          <w:rPrChange w:id="3207" w:author="Author">
            <w:rPr/>
          </w:rPrChange>
        </w:rPr>
        <w:t xml:space="preserve"> but for UI programming convenience overloads exist. No longer has one to deal with low-level techniques like the WPF Dispatcher’s or Windows Form’s Invoke method: determining where messages are sent out is achieved using just another operator.</w:t>
      </w:r>
    </w:p>
    <w:p w:rsidR="003D36FB" w:rsidRPr="003D36FB" w:rsidRDefault="003D36FB" w:rsidP="001D53C5">
      <w:pPr>
        <w:autoSpaceDE w:val="0"/>
        <w:autoSpaceDN w:val="0"/>
        <w:adjustRightInd w:val="0"/>
        <w:spacing w:after="0" w:line="240" w:lineRule="auto"/>
        <w:rPr>
          <w:ins w:id="3208" w:author="Author"/>
          <w:sz w:val="18"/>
          <w:rPrChange w:id="3209" w:author="Author">
            <w:rPr>
              <w:ins w:id="3210" w:author="Author"/>
            </w:rPr>
          </w:rPrChange>
        </w:rPr>
      </w:pPr>
    </w:p>
    <w:p w:rsidR="003D36FB" w:rsidRDefault="003D36FB" w:rsidP="003D36FB">
      <w:pPr>
        <w:autoSpaceDE w:val="0"/>
        <w:autoSpaceDN w:val="0"/>
        <w:adjustRightInd w:val="0"/>
        <w:spacing w:after="0" w:line="240" w:lineRule="auto"/>
        <w:rPr>
          <w:ins w:id="3211" w:author="Author"/>
        </w:rPr>
        <w:pPrChange w:id="3212" w:author="Author">
          <w:pPr>
            <w:pStyle w:val="Heading1"/>
          </w:pPr>
        </w:pPrChange>
      </w:pPr>
    </w:p>
    <w:p w:rsidR="00CF2644" w:rsidRPr="003D36FB" w:rsidDel="003D36FB" w:rsidRDefault="00CF2644">
      <w:pPr>
        <w:rPr>
          <w:del w:id="3213" w:author="Author"/>
          <w:rFonts w:asciiTheme="majorHAnsi" w:eastAsiaTheme="majorEastAsia" w:hAnsiTheme="majorHAnsi" w:cstheme="majorBidi"/>
          <w:b/>
          <w:bCs/>
          <w:szCs w:val="28"/>
          <w:rPrChange w:id="3214" w:author="Author">
            <w:rPr>
              <w:del w:id="3215" w:author="Author"/>
              <w:rFonts w:asciiTheme="majorHAnsi" w:eastAsiaTheme="majorEastAsia" w:hAnsiTheme="majorHAnsi" w:cstheme="majorBidi"/>
              <w:b/>
              <w:bCs/>
              <w:sz w:val="28"/>
              <w:szCs w:val="28"/>
            </w:rPr>
          </w:rPrChange>
        </w:rPr>
      </w:pPr>
      <w:del w:id="3216" w:author="Author">
        <w:r w:rsidRPr="003D36FB" w:rsidDel="003D36FB">
          <w:rPr>
            <w:sz w:val="18"/>
            <w:rPrChange w:id="3217" w:author="Author">
              <w:rPr/>
            </w:rPrChange>
          </w:rPr>
          <w:br w:type="page"/>
        </w:r>
      </w:del>
    </w:p>
    <w:p w:rsidR="002A6B3B" w:rsidRPr="003D36FB" w:rsidRDefault="002A6B3B" w:rsidP="002A6B3B">
      <w:pPr>
        <w:pStyle w:val="Heading1"/>
        <w:rPr>
          <w:sz w:val="22"/>
          <w:rPrChange w:id="3218" w:author="Author">
            <w:rPr/>
          </w:rPrChange>
        </w:rPr>
      </w:pPr>
      <w:r w:rsidRPr="003D36FB">
        <w:rPr>
          <w:sz w:val="22"/>
          <w:rPrChange w:id="3219" w:author="Author">
            <w:rPr/>
          </w:rPrChange>
        </w:rPr>
        <w:t xml:space="preserve">Exercise 7 – Bridging the asynchronous </w:t>
      </w:r>
      <w:r w:rsidR="004069EC" w:rsidRPr="003D36FB">
        <w:rPr>
          <w:sz w:val="22"/>
          <w:rPrChange w:id="3220" w:author="Author">
            <w:rPr/>
          </w:rPrChange>
        </w:rPr>
        <w:t xml:space="preserve">method </w:t>
      </w:r>
      <w:r w:rsidRPr="003D36FB">
        <w:rPr>
          <w:sz w:val="22"/>
          <w:rPrChange w:id="3221" w:author="Author">
            <w:rPr/>
          </w:rPrChange>
        </w:rPr>
        <w:t>pattern with Rx</w:t>
      </w:r>
    </w:p>
    <w:p w:rsidR="00EF2806" w:rsidRPr="003D36FB" w:rsidRDefault="00CB38C2" w:rsidP="00CE24F1">
      <w:pPr>
        <w:rPr>
          <w:ins w:id="3222" w:author="Author"/>
          <w:sz w:val="18"/>
          <w:rPrChange w:id="3223" w:author="Author">
            <w:rPr>
              <w:ins w:id="3224" w:author="Author"/>
            </w:rPr>
          </w:rPrChange>
        </w:rPr>
      </w:pPr>
      <w:r w:rsidRPr="003D36FB">
        <w:rPr>
          <w:b/>
          <w:sz w:val="18"/>
          <w:rPrChange w:id="3225" w:author="Author">
            <w:rPr>
              <w:b/>
            </w:rPr>
          </w:rPrChange>
        </w:rPr>
        <w:t>Objective:</w:t>
      </w:r>
      <w:r w:rsidRPr="003D36FB">
        <w:rPr>
          <w:sz w:val="18"/>
          <w:rPrChange w:id="3226" w:author="Author">
            <w:rPr/>
          </w:rPrChange>
        </w:rPr>
        <w:t xml:space="preserve">  In exercise 3, we learned how to bring classic .NET events to Rx by means of the </w:t>
      </w:r>
      <w:proofErr w:type="spellStart"/>
      <w:r w:rsidRPr="003D36FB">
        <w:rPr>
          <w:sz w:val="18"/>
          <w:rPrChange w:id="3227" w:author="Author">
            <w:rPr/>
          </w:rPrChange>
        </w:rPr>
        <w:t>FromEvent</w:t>
      </w:r>
      <w:r w:rsidR="009673F1" w:rsidRPr="003D36FB">
        <w:rPr>
          <w:sz w:val="18"/>
          <w:rPrChange w:id="3228" w:author="Author">
            <w:rPr/>
          </w:rPrChange>
        </w:rPr>
        <w:t>Pattern</w:t>
      </w:r>
      <w:proofErr w:type="spellEnd"/>
      <w:r w:rsidRPr="003D36FB">
        <w:rPr>
          <w:sz w:val="18"/>
          <w:rPrChange w:id="3229" w:author="Author">
            <w:rPr/>
          </w:rPrChange>
        </w:rPr>
        <w:t xml:space="preserve"> operator. Other asynchronous data sources exist in the .NET Framework</w:t>
      </w:r>
      <w:del w:id="3230" w:author="Author">
        <w:r w:rsidRPr="003D36FB" w:rsidDel="00E41777">
          <w:rPr>
            <w:sz w:val="18"/>
            <w:rPrChange w:id="3231" w:author="Author">
              <w:rPr/>
            </w:rPrChange>
          </w:rPr>
          <w:delText xml:space="preserve">, </w:delText>
        </w:r>
      </w:del>
      <w:ins w:id="3232" w:author="Author">
        <w:r w:rsidR="00E41777" w:rsidRPr="003D36FB">
          <w:rPr>
            <w:sz w:val="18"/>
            <w:rPrChange w:id="3233" w:author="Author">
              <w:rPr/>
            </w:rPrChange>
          </w:rPr>
          <w:t xml:space="preserve">: </w:t>
        </w:r>
        <w:r w:rsidR="00EF2806" w:rsidRPr="003D36FB">
          <w:rPr>
            <w:sz w:val="18"/>
            <w:rPrChange w:id="3234" w:author="Author">
              <w:rPr/>
            </w:rPrChange>
          </w:rPr>
          <w:t>The asynchronous programming model (APM) and the task-based asynchronous programming model (TAP).</w:t>
        </w:r>
      </w:ins>
    </w:p>
    <w:p w:rsidR="00EF2806" w:rsidRPr="003D36FB" w:rsidRDefault="00CB38C2" w:rsidP="00CE24F1">
      <w:pPr>
        <w:rPr>
          <w:ins w:id="3235" w:author="Author"/>
          <w:sz w:val="18"/>
          <w:rPrChange w:id="3236" w:author="Author">
            <w:rPr>
              <w:ins w:id="3237" w:author="Author"/>
            </w:rPr>
          </w:rPrChange>
        </w:rPr>
      </w:pPr>
      <w:del w:id="3238" w:author="Author">
        <w:r w:rsidRPr="003D36FB" w:rsidDel="00EF2806">
          <w:rPr>
            <w:sz w:val="18"/>
            <w:rPrChange w:id="3239" w:author="Author">
              <w:rPr/>
            </w:rPrChange>
          </w:rPr>
          <w:delText>one of the most notable being the plethora of asynchronous method patterns. In this</w:delText>
        </w:r>
      </w:del>
      <w:ins w:id="3240" w:author="Author">
        <w:r w:rsidR="00EF2806" w:rsidRPr="003D36FB">
          <w:rPr>
            <w:sz w:val="18"/>
            <w:rPrChange w:id="3241" w:author="Author">
              <w:rPr/>
            </w:rPrChange>
          </w:rPr>
          <w:t>In the APM</w:t>
        </w:r>
      </w:ins>
      <w:r w:rsidRPr="003D36FB">
        <w:rPr>
          <w:sz w:val="18"/>
          <w:rPrChange w:id="3242" w:author="Author">
            <w:rPr/>
          </w:rPrChange>
        </w:rPr>
        <w:t xml:space="preserve"> design pattern, two methods are provided. One method is used to start the computation and returns an </w:t>
      </w:r>
      <w:proofErr w:type="spellStart"/>
      <w:r w:rsidRPr="003D36FB">
        <w:rPr>
          <w:sz w:val="18"/>
          <w:rPrChange w:id="3243" w:author="Author">
            <w:rPr/>
          </w:rPrChange>
        </w:rPr>
        <w:t>IAsyncResult</w:t>
      </w:r>
      <w:proofErr w:type="spellEnd"/>
      <w:r w:rsidRPr="003D36FB">
        <w:rPr>
          <w:sz w:val="18"/>
          <w:rPrChange w:id="3244" w:author="Author">
            <w:rPr/>
          </w:rPrChange>
        </w:rPr>
        <w:t xml:space="preserve"> “handle” that’s fed into the second method to acquire the result of the computation. All of this is pretty cumbersome to use in a manual fashion and often leads to spaghetti code with the initial call in one place and the receive logic in another spot.</w:t>
      </w:r>
    </w:p>
    <w:p w:rsidR="00EF2806" w:rsidRPr="003D36FB" w:rsidRDefault="00EF2806" w:rsidP="00CE24F1">
      <w:pPr>
        <w:rPr>
          <w:ins w:id="3245" w:author="Author"/>
          <w:sz w:val="18"/>
          <w:rPrChange w:id="3246" w:author="Author">
            <w:rPr>
              <w:ins w:id="3247" w:author="Author"/>
            </w:rPr>
          </w:rPrChange>
        </w:rPr>
      </w:pPr>
      <w:ins w:id="3248" w:author="Author">
        <w:r w:rsidRPr="003D36FB">
          <w:rPr>
            <w:sz w:val="18"/>
            <w:rPrChange w:id="3249" w:author="Author">
              <w:rPr/>
            </w:rPrChange>
          </w:rPr>
          <w:t xml:space="preserve">The more modern approach is to use the TAP model (i.e., methods that end with </w:t>
        </w:r>
        <w:proofErr w:type="spellStart"/>
        <w:r w:rsidRPr="003D36FB">
          <w:rPr>
            <w:sz w:val="18"/>
            <w:rPrChange w:id="3250" w:author="Author">
              <w:rPr/>
            </w:rPrChange>
          </w:rPr>
          <w:t>Async</w:t>
        </w:r>
        <w:proofErr w:type="spellEnd"/>
        <w:r w:rsidRPr="003D36FB">
          <w:rPr>
            <w:sz w:val="18"/>
            <w:rPrChange w:id="3251" w:author="Author">
              <w:rPr/>
            </w:rPrChange>
          </w:rPr>
          <w:t xml:space="preserve"> and return Task/Task&lt;</w:t>
        </w:r>
        <w:proofErr w:type="spellStart"/>
        <w:r w:rsidRPr="003D36FB">
          <w:rPr>
            <w:sz w:val="18"/>
            <w:rPrChange w:id="3252" w:author="Author">
              <w:rPr/>
            </w:rPrChange>
          </w:rPr>
          <w:t>TResult</w:t>
        </w:r>
        <w:proofErr w:type="spellEnd"/>
        <w:r w:rsidRPr="003D36FB">
          <w:rPr>
            <w:sz w:val="18"/>
            <w:rPrChange w:id="3253" w:author="Author">
              <w:rPr/>
            </w:rPrChange>
          </w:rPr>
          <w:t>&gt;).</w:t>
        </w:r>
      </w:ins>
    </w:p>
    <w:p w:rsidR="00CB38C2" w:rsidRPr="003D36FB" w:rsidRDefault="00CB38C2" w:rsidP="00CE24F1">
      <w:pPr>
        <w:rPr>
          <w:sz w:val="18"/>
          <w:rPrChange w:id="3254" w:author="Author">
            <w:rPr/>
          </w:rPrChange>
        </w:rPr>
      </w:pPr>
      <w:del w:id="3255" w:author="Author">
        <w:r w:rsidRPr="003D36FB" w:rsidDel="00E41777">
          <w:rPr>
            <w:sz w:val="18"/>
            <w:rPrChange w:id="3256" w:author="Author">
              <w:rPr/>
            </w:rPrChange>
          </w:rPr>
          <w:delText xml:space="preserve"> </w:delText>
        </w:r>
      </w:del>
      <w:r w:rsidRPr="003D36FB">
        <w:rPr>
          <w:sz w:val="18"/>
          <w:rPrChange w:id="3257" w:author="Author">
            <w:rPr/>
          </w:rPrChange>
        </w:rPr>
        <w:t xml:space="preserve">We’ll now explore how to expose such </w:t>
      </w:r>
      <w:del w:id="3258" w:author="Author">
        <w:r w:rsidRPr="003D36FB" w:rsidDel="00BD686D">
          <w:rPr>
            <w:sz w:val="18"/>
            <w:rPrChange w:id="3259" w:author="Author">
              <w:rPr/>
            </w:rPrChange>
          </w:rPr>
          <w:delText xml:space="preserve">asynchronous </w:delText>
        </w:r>
      </w:del>
      <w:ins w:id="3260" w:author="Author">
        <w:r w:rsidR="00BD686D" w:rsidRPr="003D36FB">
          <w:rPr>
            <w:sz w:val="18"/>
            <w:rPrChange w:id="3261" w:author="Author">
              <w:rPr/>
            </w:rPrChange>
          </w:rPr>
          <w:t xml:space="preserve">APM </w:t>
        </w:r>
      </w:ins>
      <w:r w:rsidRPr="003D36FB">
        <w:rPr>
          <w:sz w:val="18"/>
          <w:rPrChange w:id="3262" w:author="Author">
            <w:rPr/>
          </w:rPrChange>
        </w:rPr>
        <w:t>data sources as observables.</w:t>
      </w:r>
    </w:p>
    <w:p w:rsidR="00CB38C2" w:rsidRPr="003D36FB" w:rsidRDefault="00522467" w:rsidP="00095B63">
      <w:pPr>
        <w:pStyle w:val="ListParagraph"/>
        <w:numPr>
          <w:ilvl w:val="0"/>
          <w:numId w:val="13"/>
        </w:numPr>
        <w:rPr>
          <w:sz w:val="18"/>
          <w:rPrChange w:id="3263" w:author="Author">
            <w:rPr/>
          </w:rPrChange>
        </w:rPr>
      </w:pPr>
      <w:r w:rsidRPr="003D36FB">
        <w:rPr>
          <w:b/>
          <w:noProof/>
          <w:sz w:val="18"/>
          <w:rPrChange w:id="3264" w:author="Author">
            <w:rPr>
              <w:b/>
              <w:noProof/>
            </w:rPr>
          </w:rPrChange>
        </w:rPr>
        <w:drawing>
          <wp:anchor distT="0" distB="0" distL="114300" distR="114300" simplePos="0" relativeHeight="251697152" behindDoc="0" locked="0" layoutInCell="1" allowOverlap="1" wp14:anchorId="58E5EB11" wp14:editId="0777CE4F">
            <wp:simplePos x="0" y="0"/>
            <wp:positionH relativeFrom="column">
              <wp:posOffset>-182880</wp:posOffset>
            </wp:positionH>
            <wp:positionV relativeFrom="paragraph">
              <wp:posOffset>1773555</wp:posOffset>
            </wp:positionV>
            <wp:extent cx="603504" cy="539496"/>
            <wp:effectExtent l="0" t="0" r="6350" b="0"/>
            <wp:wrapNone/>
            <wp:docPr id="63" name="Picture 63"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3504" cy="539496"/>
                    </a:xfrm>
                    <a:prstGeom prst="rect">
                      <a:avLst/>
                    </a:prstGeom>
                    <a:noFill/>
                    <a:ln>
                      <a:noFill/>
                    </a:ln>
                  </pic:spPr>
                </pic:pic>
              </a:graphicData>
            </a:graphic>
            <wp14:sizeRelH relativeFrom="page">
              <wp14:pctWidth>0</wp14:pctWidth>
            </wp14:sizeRelH>
            <wp14:sizeRelV relativeFrom="page">
              <wp14:pctHeight>0</wp14:pctHeight>
            </wp14:sizeRelV>
          </wp:anchor>
        </w:drawing>
      </w:r>
      <w:r w:rsidR="00CB38C2" w:rsidRPr="003D36FB">
        <w:rPr>
          <w:sz w:val="18"/>
          <w:rPrChange w:id="3265" w:author="Author">
            <w:rPr/>
          </w:rPrChange>
        </w:rPr>
        <w:t>In our running sample, we’ve building up a simple dictionary suggest application. Upon the user entering a search term, the application will fire off a call to a web service to get word suggestions back. Since we don’t want to block the UI, we’ll want to keep the communication with the dictionary service asynchronous too.</w:t>
      </w:r>
      <w:r w:rsidR="00CB38C2" w:rsidRPr="003D36FB">
        <w:rPr>
          <w:sz w:val="18"/>
          <w:rPrChange w:id="3266" w:author="Author">
            <w:rPr/>
          </w:rPrChange>
        </w:rPr>
        <w:br/>
      </w:r>
      <w:r w:rsidR="00CB38C2" w:rsidRPr="003D36FB">
        <w:rPr>
          <w:sz w:val="18"/>
          <w:rPrChange w:id="3267" w:author="Author">
            <w:rPr/>
          </w:rPrChange>
        </w:rPr>
        <w:br/>
        <w:t xml:space="preserve">The online dictionary we’ll be using can be found at </w:t>
      </w:r>
      <w:r w:rsidR="00B66BCB" w:rsidRPr="003D36FB">
        <w:rPr>
          <w:sz w:val="18"/>
          <w:rPrChange w:id="3268" w:author="Author">
            <w:rPr/>
          </w:rPrChange>
        </w:rPr>
        <w:fldChar w:fldCharType="begin"/>
      </w:r>
      <w:r w:rsidR="00B66BCB" w:rsidRPr="003D36FB">
        <w:rPr>
          <w:sz w:val="18"/>
          <w:rPrChange w:id="3269" w:author="Author">
            <w:rPr/>
          </w:rPrChange>
        </w:rPr>
        <w:instrText xml:space="preserve"> HYPERLINK "http://www.dict.org" </w:instrText>
      </w:r>
      <w:r w:rsidR="00B66BCB" w:rsidRPr="003D36FB">
        <w:rPr>
          <w:sz w:val="18"/>
          <w:rPrChange w:id="3270" w:author="Author">
            <w:rPr/>
          </w:rPrChange>
        </w:rPr>
        <w:fldChar w:fldCharType="separate"/>
      </w:r>
      <w:r w:rsidR="00095B63" w:rsidRPr="003D36FB">
        <w:rPr>
          <w:rStyle w:val="Hyperlink"/>
          <w:sz w:val="18"/>
          <w:rPrChange w:id="3271" w:author="Author">
            <w:rPr>
              <w:rStyle w:val="Hyperlink"/>
            </w:rPr>
          </w:rPrChange>
        </w:rPr>
        <w:t>http://www.dict.org</w:t>
      </w:r>
      <w:r w:rsidR="00B66BCB" w:rsidRPr="003D36FB">
        <w:rPr>
          <w:rStyle w:val="Hyperlink"/>
          <w:sz w:val="18"/>
          <w:rPrChange w:id="3272" w:author="Author">
            <w:rPr>
              <w:rStyle w:val="Hyperlink"/>
            </w:rPr>
          </w:rPrChange>
        </w:rPr>
        <w:fldChar w:fldCharType="end"/>
      </w:r>
      <w:r w:rsidR="00CB38C2" w:rsidRPr="003D36FB">
        <w:rPr>
          <w:sz w:val="18"/>
          <w:rPrChange w:id="3273" w:author="Author">
            <w:rPr/>
          </w:rPrChange>
        </w:rPr>
        <w:t>.</w:t>
      </w:r>
      <w:r w:rsidR="00095B63" w:rsidRPr="003D36FB">
        <w:rPr>
          <w:sz w:val="18"/>
          <w:rPrChange w:id="3274" w:author="Author">
            <w:rPr/>
          </w:rPrChange>
        </w:rPr>
        <w:t xml:space="preserve"> One of its disadvantages for direct consumption is the (seemingly arcane) Dictionary Server Protocol (RFC 2229) being used. To leverage our existing toolset, we’ll be much better off with a web service wrapper around it which can be found at </w:t>
      </w:r>
      <w:r w:rsidR="00B66BCB" w:rsidRPr="003D36FB">
        <w:rPr>
          <w:sz w:val="18"/>
          <w:rPrChange w:id="3275" w:author="Author">
            <w:rPr/>
          </w:rPrChange>
        </w:rPr>
        <w:fldChar w:fldCharType="begin"/>
      </w:r>
      <w:r w:rsidR="00B66BCB" w:rsidRPr="003D36FB">
        <w:rPr>
          <w:sz w:val="18"/>
          <w:rPrChange w:id="3276" w:author="Author">
            <w:rPr/>
          </w:rPrChange>
        </w:rPr>
        <w:instrText xml:space="preserve"> HYPERLINK "http://services.aonaware.com/DictService" </w:instrText>
      </w:r>
      <w:r w:rsidR="00B66BCB" w:rsidRPr="003D36FB">
        <w:rPr>
          <w:sz w:val="18"/>
          <w:rPrChange w:id="3277" w:author="Author">
            <w:rPr/>
          </w:rPrChange>
        </w:rPr>
        <w:fldChar w:fldCharType="separate"/>
      </w:r>
      <w:r w:rsidR="00095B63" w:rsidRPr="003D36FB">
        <w:rPr>
          <w:rStyle w:val="Hyperlink"/>
          <w:sz w:val="18"/>
          <w:rPrChange w:id="3278" w:author="Author">
            <w:rPr>
              <w:rStyle w:val="Hyperlink"/>
            </w:rPr>
          </w:rPrChange>
        </w:rPr>
        <w:t>http://services.aonaware.com/DictService</w:t>
      </w:r>
      <w:r w:rsidR="00B66BCB" w:rsidRPr="003D36FB">
        <w:rPr>
          <w:rStyle w:val="Hyperlink"/>
          <w:sz w:val="18"/>
          <w:rPrChange w:id="3279" w:author="Author">
            <w:rPr>
              <w:rStyle w:val="Hyperlink"/>
            </w:rPr>
          </w:rPrChange>
        </w:rPr>
        <w:fldChar w:fldCharType="end"/>
      </w:r>
      <w:r w:rsidR="00095B63" w:rsidRPr="003D36FB">
        <w:rPr>
          <w:sz w:val="18"/>
          <w:rPrChange w:id="3280" w:author="Author">
            <w:rPr/>
          </w:rPrChange>
        </w:rPr>
        <w:t>.</w:t>
      </w:r>
      <w:r w:rsidR="00095B63" w:rsidRPr="003D36FB">
        <w:rPr>
          <w:sz w:val="18"/>
          <w:rPrChange w:id="3281" w:author="Author">
            <w:rPr/>
          </w:rPrChange>
        </w:rPr>
        <w:br/>
      </w:r>
      <w:r w:rsidR="00095B63" w:rsidRPr="003D36FB">
        <w:rPr>
          <w:sz w:val="18"/>
          <w:rPrChange w:id="3282" w:author="Author">
            <w:rPr/>
          </w:rPrChange>
        </w:rPr>
        <w:br/>
      </w:r>
      <w:r w:rsidR="00095B63" w:rsidRPr="003D36FB">
        <w:rPr>
          <w:b/>
          <w:sz w:val="18"/>
          <w:rPrChange w:id="3283" w:author="Author">
            <w:rPr>
              <w:b/>
            </w:rPr>
          </w:rPrChange>
        </w:rPr>
        <w:t>Note:</w:t>
      </w:r>
      <w:r w:rsidR="00095B63" w:rsidRPr="003D36FB">
        <w:rPr>
          <w:sz w:val="18"/>
          <w:rPrChange w:id="3284" w:author="Author">
            <w:rPr/>
          </w:rPrChange>
        </w:rPr>
        <w:t xml:space="preserve">  It’d be a good exercise to provide a native wrapper for the underlying Dictionary Server Protocol using Rx. Since TCP primitives in the System.Net namespace expose asynchronous operations as well, wrapping those should be not any harder than using a web service as we’re doing here. </w:t>
      </w:r>
      <w:r w:rsidR="003175E3" w:rsidRPr="003D36FB">
        <w:rPr>
          <w:sz w:val="18"/>
          <w:rPrChange w:id="3285" w:author="Author">
            <w:rPr/>
          </w:rPrChange>
        </w:rPr>
        <w:t xml:space="preserve">Obviously </w:t>
      </w:r>
      <w:r w:rsidR="00095B63" w:rsidRPr="003D36FB">
        <w:rPr>
          <w:sz w:val="18"/>
          <w:rPrChange w:id="3286" w:author="Author">
            <w:rPr/>
          </w:rPrChange>
        </w:rPr>
        <w:t xml:space="preserve">dealing with byte arrays </w:t>
      </w:r>
      <w:r w:rsidR="003175E3" w:rsidRPr="003D36FB">
        <w:rPr>
          <w:sz w:val="18"/>
          <w:rPrChange w:id="3287" w:author="Author">
            <w:rPr/>
          </w:rPrChange>
        </w:rPr>
        <w:t xml:space="preserve">(which the author really likes) </w:t>
      </w:r>
      <w:r w:rsidR="00095B63" w:rsidRPr="003D36FB">
        <w:rPr>
          <w:sz w:val="18"/>
          <w:rPrChange w:id="3288" w:author="Author">
            <w:rPr/>
          </w:rPrChange>
        </w:rPr>
        <w:t>received from a TCP socket obviously leads to more clutter.</w:t>
      </w:r>
      <w:r w:rsidR="003175E3" w:rsidRPr="003D36FB">
        <w:rPr>
          <w:sz w:val="18"/>
          <w:rPrChange w:id="3289" w:author="Author">
            <w:rPr/>
          </w:rPrChange>
        </w:rPr>
        <w:t xml:space="preserve"> </w:t>
      </w:r>
      <w:r w:rsidR="00CB38C2" w:rsidRPr="003D36FB">
        <w:rPr>
          <w:sz w:val="18"/>
          <w:rPrChange w:id="3290" w:author="Author">
            <w:rPr/>
          </w:rPrChange>
        </w:rPr>
        <w:br/>
      </w:r>
      <w:r w:rsidR="00CB38C2" w:rsidRPr="003D36FB">
        <w:rPr>
          <w:sz w:val="18"/>
          <w:rPrChange w:id="3291" w:author="Author">
            <w:rPr/>
          </w:rPrChange>
        </w:rPr>
        <w:br/>
      </w:r>
      <w:r w:rsidR="00095B63" w:rsidRPr="003D36FB">
        <w:rPr>
          <w:noProof/>
          <w:sz w:val="18"/>
          <w:rPrChange w:id="3292" w:author="Author">
            <w:rPr>
              <w:noProof/>
            </w:rPr>
          </w:rPrChange>
        </w:rPr>
        <w:lastRenderedPageBreak/>
        <w:drawing>
          <wp:inline distT="0" distB="0" distL="0" distR="0" wp14:anchorId="7E9A0A39" wp14:editId="76873633">
            <wp:extent cx="6241312" cy="3744787"/>
            <wp:effectExtent l="0" t="0" r="762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41312" cy="3744787"/>
                    </a:xfrm>
                    <a:prstGeom prst="rect">
                      <a:avLst/>
                    </a:prstGeom>
                    <a:noFill/>
                    <a:ln>
                      <a:noFill/>
                    </a:ln>
                  </pic:spPr>
                </pic:pic>
              </a:graphicData>
            </a:graphic>
          </wp:inline>
        </w:drawing>
      </w:r>
      <w:r w:rsidR="009B757C" w:rsidRPr="003D36FB">
        <w:rPr>
          <w:sz w:val="18"/>
          <w:rPrChange w:id="3293" w:author="Author">
            <w:rPr/>
          </w:rPrChange>
        </w:rPr>
        <w:br/>
      </w:r>
      <w:r w:rsidR="009B757C" w:rsidRPr="003D36FB">
        <w:rPr>
          <w:sz w:val="18"/>
          <w:rPrChange w:id="3294" w:author="Author">
            <w:rPr/>
          </w:rPrChange>
        </w:rPr>
        <w:br/>
        <w:t xml:space="preserve">As a little experiment with the service, choose the </w:t>
      </w:r>
      <w:proofErr w:type="spellStart"/>
      <w:r w:rsidR="009B757C" w:rsidRPr="003D36FB">
        <w:rPr>
          <w:sz w:val="18"/>
          <w:rPrChange w:id="3295" w:author="Author">
            <w:rPr/>
          </w:rPrChange>
        </w:rPr>
        <w:t>MatchInDict</w:t>
      </w:r>
      <w:proofErr w:type="spellEnd"/>
      <w:r w:rsidR="009B757C" w:rsidRPr="003D36FB">
        <w:rPr>
          <w:sz w:val="18"/>
          <w:rPrChange w:id="3296" w:author="Author">
            <w:rPr/>
          </w:rPrChange>
        </w:rPr>
        <w:t xml:space="preserve"> web method and enter </w:t>
      </w:r>
      <w:proofErr w:type="spellStart"/>
      <w:r w:rsidR="009B757C" w:rsidRPr="003D36FB">
        <w:rPr>
          <w:sz w:val="18"/>
          <w:rPrChange w:id="3297" w:author="Author">
            <w:rPr/>
          </w:rPrChange>
        </w:rPr>
        <w:t>wn</w:t>
      </w:r>
      <w:proofErr w:type="spellEnd"/>
      <w:r w:rsidR="009B757C" w:rsidRPr="003D36FB">
        <w:rPr>
          <w:sz w:val="18"/>
          <w:rPrChange w:id="3298" w:author="Author">
            <w:rPr/>
          </w:rPrChange>
        </w:rPr>
        <w:t xml:space="preserve"> for the dictionary identifier (for </w:t>
      </w:r>
      <w:proofErr w:type="spellStart"/>
      <w:r w:rsidR="009B757C" w:rsidRPr="003D36FB">
        <w:rPr>
          <w:sz w:val="18"/>
          <w:rPrChange w:id="3299" w:author="Author">
            <w:rPr/>
          </w:rPrChange>
        </w:rPr>
        <w:t>WordNet</w:t>
      </w:r>
      <w:proofErr w:type="spellEnd"/>
      <w:r w:rsidR="009B757C" w:rsidRPr="003D36FB">
        <w:rPr>
          <w:sz w:val="18"/>
          <w:rPrChange w:id="3300" w:author="Author">
            <w:rPr/>
          </w:rPrChange>
        </w:rPr>
        <w:t xml:space="preserve"> ® 2.0, which can be found through the </w:t>
      </w:r>
      <w:proofErr w:type="spellStart"/>
      <w:r w:rsidR="009B757C" w:rsidRPr="003D36FB">
        <w:rPr>
          <w:sz w:val="18"/>
          <w:rPrChange w:id="3301" w:author="Author">
            <w:rPr/>
          </w:rPrChange>
        </w:rPr>
        <w:t>DictionaryList</w:t>
      </w:r>
      <w:proofErr w:type="spellEnd"/>
      <w:r w:rsidR="009B757C" w:rsidRPr="003D36FB">
        <w:rPr>
          <w:sz w:val="18"/>
          <w:rPrChange w:id="3302" w:author="Author">
            <w:rPr/>
          </w:rPrChange>
        </w:rPr>
        <w:t xml:space="preserve"> method), </w:t>
      </w:r>
      <w:proofErr w:type="spellStart"/>
      <w:r w:rsidR="009B757C" w:rsidRPr="003D36FB">
        <w:rPr>
          <w:sz w:val="18"/>
          <w:rPrChange w:id="3303" w:author="Author">
            <w:rPr/>
          </w:rPrChange>
        </w:rPr>
        <w:t>reac</w:t>
      </w:r>
      <w:proofErr w:type="spellEnd"/>
      <w:r w:rsidR="009B757C" w:rsidRPr="003D36FB">
        <w:rPr>
          <w:sz w:val="18"/>
          <w:rPrChange w:id="3304" w:author="Author">
            <w:rPr/>
          </w:rPrChange>
        </w:rPr>
        <w:t xml:space="preserve"> for the word, and prefix for the strategy. Verify that hitting Invoke produces a bunch of words starting with “</w:t>
      </w:r>
      <w:proofErr w:type="spellStart"/>
      <w:r w:rsidR="009B757C" w:rsidRPr="003D36FB">
        <w:rPr>
          <w:sz w:val="18"/>
          <w:rPrChange w:id="3305" w:author="Author">
            <w:rPr/>
          </w:rPrChange>
        </w:rPr>
        <w:t>reac</w:t>
      </w:r>
      <w:proofErr w:type="spellEnd"/>
      <w:r w:rsidR="009B757C" w:rsidRPr="003D36FB">
        <w:rPr>
          <w:sz w:val="18"/>
          <w:rPrChange w:id="3306" w:author="Author">
            <w:rPr/>
          </w:rPrChange>
        </w:rPr>
        <w:t>”:</w:t>
      </w:r>
      <w:r w:rsidR="009B757C" w:rsidRPr="003D36FB">
        <w:rPr>
          <w:sz w:val="18"/>
          <w:rPrChange w:id="3307" w:author="Author">
            <w:rPr/>
          </w:rPrChange>
        </w:rPr>
        <w:br/>
      </w:r>
      <w:r w:rsidR="009B757C" w:rsidRPr="003D36FB">
        <w:rPr>
          <w:sz w:val="18"/>
          <w:rPrChange w:id="3308" w:author="Author">
            <w:rPr/>
          </w:rPrChange>
        </w:rPr>
        <w:br/>
      </w:r>
      <w:r w:rsidR="009B757C" w:rsidRPr="003D36FB">
        <w:rPr>
          <w:noProof/>
          <w:sz w:val="18"/>
          <w:rPrChange w:id="3309" w:author="Author">
            <w:rPr>
              <w:noProof/>
            </w:rPr>
          </w:rPrChange>
        </w:rPr>
        <w:drawing>
          <wp:inline distT="0" distB="0" distL="0" distR="0" wp14:anchorId="3932470E" wp14:editId="58DCC3C5">
            <wp:extent cx="4381500" cy="23145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81500" cy="2314575"/>
                    </a:xfrm>
                    <a:prstGeom prst="rect">
                      <a:avLst/>
                    </a:prstGeom>
                    <a:noFill/>
                    <a:ln>
                      <a:noFill/>
                    </a:ln>
                  </pic:spPr>
                </pic:pic>
              </a:graphicData>
            </a:graphic>
          </wp:inline>
        </w:drawing>
      </w:r>
      <w:r w:rsidR="00095B63" w:rsidRPr="003D36FB">
        <w:rPr>
          <w:sz w:val="18"/>
          <w:rPrChange w:id="3310" w:author="Author">
            <w:rPr/>
          </w:rPrChange>
        </w:rPr>
        <w:br/>
      </w:r>
    </w:p>
    <w:p w:rsidR="007E5BB5" w:rsidRPr="003D36FB" w:rsidRDefault="00522467" w:rsidP="007E5BB5">
      <w:pPr>
        <w:pStyle w:val="ListParagraph"/>
        <w:numPr>
          <w:ilvl w:val="0"/>
          <w:numId w:val="13"/>
        </w:numPr>
        <w:rPr>
          <w:sz w:val="18"/>
          <w:rPrChange w:id="3311" w:author="Author">
            <w:rPr/>
          </w:rPrChange>
        </w:rPr>
      </w:pPr>
      <w:r w:rsidRPr="003D36FB">
        <w:rPr>
          <w:b/>
          <w:noProof/>
          <w:sz w:val="18"/>
          <w:rPrChange w:id="3312" w:author="Author">
            <w:rPr>
              <w:b/>
              <w:noProof/>
            </w:rPr>
          </w:rPrChange>
        </w:rPr>
        <w:drawing>
          <wp:anchor distT="0" distB="0" distL="114300" distR="114300" simplePos="0" relativeHeight="251699200" behindDoc="0" locked="0" layoutInCell="1" allowOverlap="1" wp14:anchorId="6E1756F7" wp14:editId="1070439F">
            <wp:simplePos x="0" y="0"/>
            <wp:positionH relativeFrom="column">
              <wp:posOffset>-182880</wp:posOffset>
            </wp:positionH>
            <wp:positionV relativeFrom="paragraph">
              <wp:posOffset>967740</wp:posOffset>
            </wp:positionV>
            <wp:extent cx="603504" cy="539496"/>
            <wp:effectExtent l="0" t="0" r="6350" b="0"/>
            <wp:wrapNone/>
            <wp:docPr id="64" name="Picture 64"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3504" cy="539496"/>
                    </a:xfrm>
                    <a:prstGeom prst="rect">
                      <a:avLst/>
                    </a:prstGeom>
                    <a:noFill/>
                    <a:ln>
                      <a:noFill/>
                    </a:ln>
                  </pic:spPr>
                </pic:pic>
              </a:graphicData>
            </a:graphic>
            <wp14:sizeRelH relativeFrom="page">
              <wp14:pctWidth>0</wp14:pctWidth>
            </wp14:sizeRelH>
            <wp14:sizeRelV relativeFrom="page">
              <wp14:pctHeight>0</wp14:pctHeight>
            </wp14:sizeRelV>
          </wp:anchor>
        </w:drawing>
      </w:r>
      <w:r w:rsidR="009B757C" w:rsidRPr="003D36FB">
        <w:rPr>
          <w:sz w:val="18"/>
          <w:rPrChange w:id="3313" w:author="Author">
            <w:rPr/>
          </w:rPrChange>
        </w:rPr>
        <w:t xml:space="preserve">Keeping our existing code with the </w:t>
      </w:r>
      <w:proofErr w:type="spellStart"/>
      <w:r w:rsidR="009B757C" w:rsidRPr="003D36FB">
        <w:rPr>
          <w:sz w:val="18"/>
          <w:rPrChange w:id="3314" w:author="Author">
            <w:rPr/>
          </w:rPrChange>
        </w:rPr>
        <w:t>TextBox</w:t>
      </w:r>
      <w:proofErr w:type="spellEnd"/>
      <w:r w:rsidR="009B757C" w:rsidRPr="003D36FB">
        <w:rPr>
          <w:sz w:val="18"/>
          <w:rPrChange w:id="3315" w:author="Author">
            <w:rPr/>
          </w:rPrChange>
        </w:rPr>
        <w:t>, we’ll first focus on bridging with the web service. To perform those experiments, comment out your current code to have a clean Main method playground. The first thing to do is to add a reference to the web service using the Add Service Reference… entry in Solution Explorer when right-clicking the project or References node underneath it. This will create a new WCF service proxy.</w:t>
      </w:r>
      <w:r w:rsidR="009B757C" w:rsidRPr="003D36FB">
        <w:rPr>
          <w:sz w:val="18"/>
          <w:rPrChange w:id="3316" w:author="Author">
            <w:rPr/>
          </w:rPrChange>
        </w:rPr>
        <w:br/>
      </w:r>
      <w:r w:rsidR="009B757C" w:rsidRPr="003D36FB">
        <w:rPr>
          <w:sz w:val="18"/>
          <w:rPrChange w:id="3317" w:author="Author">
            <w:rPr/>
          </w:rPrChange>
        </w:rPr>
        <w:br/>
      </w:r>
      <w:r w:rsidR="009B757C" w:rsidRPr="003D36FB">
        <w:rPr>
          <w:b/>
          <w:sz w:val="18"/>
          <w:rPrChange w:id="3318" w:author="Author">
            <w:rPr>
              <w:b/>
            </w:rPr>
          </w:rPrChange>
        </w:rPr>
        <w:t>Note:</w:t>
      </w:r>
      <w:r w:rsidR="009B757C" w:rsidRPr="003D36FB">
        <w:rPr>
          <w:sz w:val="18"/>
          <w:rPrChange w:id="3319" w:author="Author">
            <w:rPr/>
          </w:rPrChange>
        </w:rPr>
        <w:t xml:space="preserve">  Classic web service client proxies could be used as well but do have a different asynchronous invocation mechanism based on</w:t>
      </w:r>
      <w:del w:id="3320" w:author="Author">
        <w:r w:rsidR="009B757C" w:rsidRPr="003D36FB" w:rsidDel="001F42BE">
          <w:rPr>
            <w:sz w:val="18"/>
            <w:rPrChange w:id="3321" w:author="Author">
              <w:rPr/>
            </w:rPrChange>
          </w:rPr>
          <w:delText>e</w:delText>
        </w:r>
      </w:del>
      <w:r w:rsidR="009B757C" w:rsidRPr="003D36FB">
        <w:rPr>
          <w:sz w:val="18"/>
          <w:rPrChange w:id="3322" w:author="Author">
            <w:rPr/>
          </w:rPrChange>
        </w:rPr>
        <w:t xml:space="preserve"> classic .NET events. The new WCF approach – using the asynchronous method pattern – fits better in our sample to illustrate another Rx bridge operator.</w:t>
      </w:r>
      <w:r w:rsidR="009B757C" w:rsidRPr="003D36FB">
        <w:rPr>
          <w:sz w:val="18"/>
          <w:rPrChange w:id="3323" w:author="Author">
            <w:rPr/>
          </w:rPrChange>
        </w:rPr>
        <w:br/>
      </w:r>
      <w:r w:rsidR="009B757C" w:rsidRPr="003D36FB">
        <w:rPr>
          <w:noProof/>
          <w:sz w:val="18"/>
          <w:rPrChange w:id="3324" w:author="Author">
            <w:rPr>
              <w:noProof/>
            </w:rPr>
          </w:rPrChange>
        </w:rPr>
        <w:lastRenderedPageBreak/>
        <w:drawing>
          <wp:inline distT="0" distB="0" distL="0" distR="0" wp14:anchorId="2C6969DC" wp14:editId="630EECA5">
            <wp:extent cx="4057650" cy="16668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57650" cy="1666875"/>
                    </a:xfrm>
                    <a:prstGeom prst="rect">
                      <a:avLst/>
                    </a:prstGeom>
                    <a:noFill/>
                    <a:ln>
                      <a:noFill/>
                    </a:ln>
                  </pic:spPr>
                </pic:pic>
              </a:graphicData>
            </a:graphic>
          </wp:inline>
        </w:drawing>
      </w:r>
      <w:r w:rsidR="009B757C" w:rsidRPr="003D36FB">
        <w:rPr>
          <w:sz w:val="18"/>
          <w:rPrChange w:id="3325" w:author="Author">
            <w:rPr/>
          </w:rPrChange>
        </w:rPr>
        <w:br/>
      </w:r>
      <w:r w:rsidR="009B757C" w:rsidRPr="003D36FB">
        <w:rPr>
          <w:sz w:val="18"/>
          <w:rPrChange w:id="3326" w:author="Author">
            <w:rPr/>
          </w:rPrChange>
        </w:rPr>
        <w:br/>
        <w:t xml:space="preserve">In the dialog that appears, enter </w:t>
      </w:r>
      <w:r w:rsidR="00B66BCB" w:rsidRPr="003D36FB">
        <w:rPr>
          <w:sz w:val="18"/>
          <w:rPrChange w:id="3327" w:author="Author">
            <w:rPr/>
          </w:rPrChange>
        </w:rPr>
        <w:fldChar w:fldCharType="begin"/>
      </w:r>
      <w:r w:rsidR="00B66BCB" w:rsidRPr="003D36FB">
        <w:rPr>
          <w:sz w:val="18"/>
          <w:rPrChange w:id="3328" w:author="Author">
            <w:rPr/>
          </w:rPrChange>
        </w:rPr>
        <w:instrText xml:space="preserve"> HYPERLINK "http://services.aonaware.com/DictService/DictService</w:instrText>
      </w:r>
      <w:r w:rsidR="00B66BCB" w:rsidRPr="003D36FB">
        <w:rPr>
          <w:sz w:val="18"/>
          <w:rPrChange w:id="3329" w:author="Author">
            <w:rPr/>
          </w:rPrChange>
        </w:rPr>
        <w:instrText xml:space="preserve">.asmx" </w:instrText>
      </w:r>
      <w:r w:rsidR="00B66BCB" w:rsidRPr="003D36FB">
        <w:rPr>
          <w:sz w:val="18"/>
          <w:rPrChange w:id="3330" w:author="Author">
            <w:rPr/>
          </w:rPrChange>
        </w:rPr>
        <w:fldChar w:fldCharType="separate"/>
      </w:r>
      <w:r w:rsidR="009B757C" w:rsidRPr="003D36FB">
        <w:rPr>
          <w:rStyle w:val="Hyperlink"/>
          <w:sz w:val="18"/>
          <w:rPrChange w:id="3331" w:author="Author">
            <w:rPr>
              <w:rStyle w:val="Hyperlink"/>
            </w:rPr>
          </w:rPrChange>
        </w:rPr>
        <w:t>http://services.aonaware.com/DictService/DictService.asmx</w:t>
      </w:r>
      <w:r w:rsidR="00B66BCB" w:rsidRPr="003D36FB">
        <w:rPr>
          <w:rStyle w:val="Hyperlink"/>
          <w:sz w:val="18"/>
          <w:rPrChange w:id="3332" w:author="Author">
            <w:rPr>
              <w:rStyle w:val="Hyperlink"/>
            </w:rPr>
          </w:rPrChange>
        </w:rPr>
        <w:fldChar w:fldCharType="end"/>
      </w:r>
      <w:r w:rsidR="009B757C" w:rsidRPr="003D36FB">
        <w:rPr>
          <w:sz w:val="18"/>
          <w:rPrChange w:id="3333" w:author="Author">
            <w:rPr/>
          </w:rPrChange>
        </w:rPr>
        <w:t xml:space="preserve"> for the service address and click </w:t>
      </w:r>
      <w:proofErr w:type="gramStart"/>
      <w:r w:rsidR="009B757C" w:rsidRPr="003D36FB">
        <w:rPr>
          <w:sz w:val="18"/>
          <w:rPrChange w:id="3334" w:author="Author">
            <w:rPr/>
          </w:rPrChange>
        </w:rPr>
        <w:t>Go</w:t>
      </w:r>
      <w:proofErr w:type="gramEnd"/>
      <w:r w:rsidR="009B757C" w:rsidRPr="003D36FB">
        <w:rPr>
          <w:sz w:val="18"/>
          <w:rPrChange w:id="3335" w:author="Author">
            <w:rPr/>
          </w:rPrChange>
        </w:rPr>
        <w:t xml:space="preserve">. Change the Namespace field to </w:t>
      </w:r>
      <w:proofErr w:type="spellStart"/>
      <w:r w:rsidR="009B757C" w:rsidRPr="003D36FB">
        <w:rPr>
          <w:sz w:val="18"/>
          <w:rPrChange w:id="3336" w:author="Author">
            <w:rPr/>
          </w:rPrChange>
        </w:rPr>
        <w:t>DictionarySuggestService</w:t>
      </w:r>
      <w:proofErr w:type="spellEnd"/>
      <w:r w:rsidR="009B757C" w:rsidRPr="003D36FB">
        <w:rPr>
          <w:sz w:val="18"/>
          <w:rPrChange w:id="3337" w:author="Author">
            <w:rPr/>
          </w:rPrChange>
        </w:rPr>
        <w:t>. Don’t click OK yet.</w:t>
      </w:r>
      <w:r w:rsidR="009B757C" w:rsidRPr="003D36FB">
        <w:rPr>
          <w:sz w:val="18"/>
          <w:rPrChange w:id="3338" w:author="Author">
            <w:rPr/>
          </w:rPrChange>
        </w:rPr>
        <w:br/>
      </w:r>
      <w:r w:rsidR="009B757C" w:rsidRPr="003D36FB">
        <w:rPr>
          <w:sz w:val="18"/>
          <w:rPrChange w:id="3339" w:author="Author">
            <w:rPr/>
          </w:rPrChange>
        </w:rPr>
        <w:br/>
      </w:r>
      <w:r w:rsidR="009B757C" w:rsidRPr="003D36FB">
        <w:rPr>
          <w:noProof/>
          <w:sz w:val="18"/>
          <w:rPrChange w:id="3340" w:author="Author">
            <w:rPr>
              <w:noProof/>
            </w:rPr>
          </w:rPrChange>
        </w:rPr>
        <w:drawing>
          <wp:inline distT="0" distB="0" distL="0" distR="0" wp14:anchorId="1D0D3309" wp14:editId="1E6BA654">
            <wp:extent cx="5943600" cy="48037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3600" cy="4803775"/>
                    </a:xfrm>
                    <a:prstGeom prst="rect">
                      <a:avLst/>
                    </a:prstGeom>
                  </pic:spPr>
                </pic:pic>
              </a:graphicData>
            </a:graphic>
          </wp:inline>
        </w:drawing>
      </w:r>
      <w:r w:rsidR="009B757C" w:rsidRPr="003D36FB">
        <w:rPr>
          <w:sz w:val="18"/>
          <w:rPrChange w:id="3341" w:author="Author">
            <w:rPr/>
          </w:rPrChange>
        </w:rPr>
        <w:br/>
      </w:r>
      <w:r w:rsidR="009B757C" w:rsidRPr="003D36FB">
        <w:rPr>
          <w:sz w:val="18"/>
          <w:rPrChange w:id="3342" w:author="Author">
            <w:rPr/>
          </w:rPrChange>
        </w:rPr>
        <w:br/>
        <w:t>Before clicking OK, go to the Advanced… dialog and tick the “Generate asynchronous operations” option:</w:t>
      </w:r>
      <w:r w:rsidR="009B757C" w:rsidRPr="003D36FB">
        <w:rPr>
          <w:sz w:val="18"/>
          <w:rPrChange w:id="3343" w:author="Author">
            <w:rPr/>
          </w:rPrChange>
        </w:rPr>
        <w:br/>
      </w:r>
      <w:r w:rsidR="009B757C" w:rsidRPr="003D36FB">
        <w:rPr>
          <w:sz w:val="18"/>
          <w:rPrChange w:id="3344" w:author="Author">
            <w:rPr/>
          </w:rPrChange>
        </w:rPr>
        <w:lastRenderedPageBreak/>
        <w:br/>
      </w:r>
      <w:r w:rsidR="009B757C" w:rsidRPr="003D36FB">
        <w:rPr>
          <w:noProof/>
          <w:sz w:val="18"/>
          <w:rPrChange w:id="3345" w:author="Author">
            <w:rPr>
              <w:noProof/>
            </w:rPr>
          </w:rPrChange>
        </w:rPr>
        <w:drawing>
          <wp:inline distT="0" distB="0" distL="0" distR="0" wp14:anchorId="660F089D" wp14:editId="69CA6A24">
            <wp:extent cx="3359785" cy="1180465"/>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359785" cy="1180465"/>
                    </a:xfrm>
                    <a:prstGeom prst="rect">
                      <a:avLst/>
                    </a:prstGeom>
                    <a:noFill/>
                    <a:ln>
                      <a:noFill/>
                    </a:ln>
                  </pic:spPr>
                </pic:pic>
              </a:graphicData>
            </a:graphic>
          </wp:inline>
        </w:drawing>
      </w:r>
    </w:p>
    <w:p w:rsidR="007E5BB5" w:rsidRPr="003D36FB" w:rsidRDefault="009E1B7A" w:rsidP="001B7D1C">
      <w:pPr>
        <w:pStyle w:val="ListParagraph"/>
        <w:numPr>
          <w:ilvl w:val="0"/>
          <w:numId w:val="13"/>
        </w:numPr>
        <w:rPr>
          <w:sz w:val="18"/>
          <w:rPrChange w:id="3346" w:author="Author">
            <w:rPr/>
          </w:rPrChange>
        </w:rPr>
      </w:pPr>
      <w:r w:rsidRPr="003D36FB">
        <w:rPr>
          <w:sz w:val="18"/>
          <w:rPrChange w:id="3347" w:author="Author">
            <w:rPr/>
          </w:rPrChange>
        </w:rPr>
        <w:t xml:space="preserve">With our service client generated, we’re ready to make web service calls. Ignore any Custom tool warnings for the </w:t>
      </w:r>
      <w:proofErr w:type="spellStart"/>
      <w:r w:rsidRPr="003D36FB">
        <w:rPr>
          <w:sz w:val="18"/>
          <w:rPrChange w:id="3348" w:author="Author">
            <w:rPr/>
          </w:rPrChange>
        </w:rPr>
        <w:t>References.svcmap</w:t>
      </w:r>
      <w:proofErr w:type="spellEnd"/>
      <w:r w:rsidRPr="003D36FB">
        <w:rPr>
          <w:sz w:val="18"/>
          <w:rPrChange w:id="3349" w:author="Author">
            <w:rPr/>
          </w:rPrChange>
        </w:rPr>
        <w:t>. Despite those warnings, the generated proxy should work fine for our purposes.</w:t>
      </w:r>
      <w:r w:rsidR="005012CA" w:rsidRPr="003D36FB">
        <w:rPr>
          <w:sz w:val="18"/>
          <w:rPrChange w:id="3350" w:author="Author">
            <w:rPr/>
          </w:rPrChange>
        </w:rPr>
        <w:t xml:space="preserve"> Let’s first have a look at the code involved in manually invoking the service in an asynchronous manner:</w:t>
      </w:r>
      <w:r w:rsidR="005012CA" w:rsidRPr="003D36FB">
        <w:rPr>
          <w:sz w:val="18"/>
          <w:rPrChange w:id="3351" w:author="Author">
            <w:rPr/>
          </w:rPrChange>
        </w:rPr>
        <w:br/>
      </w:r>
      <w:r w:rsidR="005012CA" w:rsidRPr="003D36FB">
        <w:rPr>
          <w:sz w:val="18"/>
          <w:rPrChange w:id="3352" w:author="Author">
            <w:rPr/>
          </w:rPrChange>
        </w:rPr>
        <w:br/>
      </w:r>
      <w:r w:rsidR="005012CA" w:rsidRPr="003D36FB">
        <w:rPr>
          <w:rFonts w:ascii="Consolas" w:hAnsi="Consolas" w:cs="Consolas"/>
          <w:sz w:val="16"/>
          <w:szCs w:val="19"/>
          <w:rPrChange w:id="3353" w:author="Author">
            <w:rPr>
              <w:rFonts w:ascii="Consolas" w:hAnsi="Consolas" w:cs="Consolas"/>
              <w:sz w:val="19"/>
              <w:szCs w:val="19"/>
            </w:rPr>
          </w:rPrChange>
        </w:rPr>
        <w:t xml:space="preserve">    </w:t>
      </w:r>
      <w:proofErr w:type="spellStart"/>
      <w:r w:rsidR="005012CA" w:rsidRPr="003D36FB">
        <w:rPr>
          <w:rFonts w:ascii="Consolas" w:hAnsi="Consolas" w:cs="Consolas"/>
          <w:color w:val="0000FF"/>
          <w:sz w:val="16"/>
          <w:szCs w:val="19"/>
          <w:rPrChange w:id="3354" w:author="Author">
            <w:rPr>
              <w:rFonts w:ascii="Consolas" w:hAnsi="Consolas" w:cs="Consolas"/>
              <w:color w:val="0000FF"/>
              <w:sz w:val="19"/>
              <w:szCs w:val="19"/>
            </w:rPr>
          </w:rPrChange>
        </w:rPr>
        <w:t>var</w:t>
      </w:r>
      <w:proofErr w:type="spellEnd"/>
      <w:r w:rsidR="005012CA" w:rsidRPr="003D36FB">
        <w:rPr>
          <w:rFonts w:ascii="Consolas" w:hAnsi="Consolas" w:cs="Consolas"/>
          <w:sz w:val="16"/>
          <w:szCs w:val="19"/>
          <w:rPrChange w:id="3355" w:author="Author">
            <w:rPr>
              <w:rFonts w:ascii="Consolas" w:hAnsi="Consolas" w:cs="Consolas"/>
              <w:sz w:val="19"/>
              <w:szCs w:val="19"/>
            </w:rPr>
          </w:rPrChange>
        </w:rPr>
        <w:t xml:space="preserve"> svc = </w:t>
      </w:r>
      <w:r w:rsidR="005012CA" w:rsidRPr="003D36FB">
        <w:rPr>
          <w:rFonts w:ascii="Consolas" w:hAnsi="Consolas" w:cs="Consolas"/>
          <w:color w:val="0000FF"/>
          <w:sz w:val="16"/>
          <w:szCs w:val="19"/>
          <w:rPrChange w:id="3356" w:author="Author">
            <w:rPr>
              <w:rFonts w:ascii="Consolas" w:hAnsi="Consolas" w:cs="Consolas"/>
              <w:color w:val="0000FF"/>
              <w:sz w:val="19"/>
              <w:szCs w:val="19"/>
            </w:rPr>
          </w:rPrChange>
        </w:rPr>
        <w:t>new</w:t>
      </w:r>
      <w:r w:rsidR="005012CA" w:rsidRPr="003D36FB">
        <w:rPr>
          <w:rFonts w:ascii="Consolas" w:hAnsi="Consolas" w:cs="Consolas"/>
          <w:sz w:val="16"/>
          <w:szCs w:val="19"/>
          <w:rPrChange w:id="3357" w:author="Author">
            <w:rPr>
              <w:rFonts w:ascii="Consolas" w:hAnsi="Consolas" w:cs="Consolas"/>
              <w:sz w:val="19"/>
              <w:szCs w:val="19"/>
            </w:rPr>
          </w:rPrChange>
        </w:rPr>
        <w:t xml:space="preserve"> </w:t>
      </w:r>
      <w:proofErr w:type="spellStart"/>
      <w:r w:rsidR="005012CA" w:rsidRPr="003D36FB">
        <w:rPr>
          <w:rFonts w:ascii="Consolas" w:hAnsi="Consolas" w:cs="Consolas"/>
          <w:color w:val="2B91AF"/>
          <w:sz w:val="16"/>
          <w:szCs w:val="19"/>
          <w:rPrChange w:id="3358" w:author="Author">
            <w:rPr>
              <w:rFonts w:ascii="Consolas" w:hAnsi="Consolas" w:cs="Consolas"/>
              <w:color w:val="2B91AF"/>
              <w:sz w:val="19"/>
              <w:szCs w:val="19"/>
            </w:rPr>
          </w:rPrChange>
        </w:rPr>
        <w:t>DictServiceSoapClient</w:t>
      </w:r>
      <w:proofErr w:type="spellEnd"/>
      <w:r w:rsidR="005012CA" w:rsidRPr="003D36FB">
        <w:rPr>
          <w:rFonts w:ascii="Consolas" w:hAnsi="Consolas" w:cs="Consolas"/>
          <w:sz w:val="16"/>
          <w:szCs w:val="19"/>
          <w:rPrChange w:id="3359" w:author="Author">
            <w:rPr>
              <w:rFonts w:ascii="Consolas" w:hAnsi="Consolas" w:cs="Consolas"/>
              <w:sz w:val="19"/>
              <w:szCs w:val="19"/>
            </w:rPr>
          </w:rPrChange>
        </w:rPr>
        <w:t>(</w:t>
      </w:r>
      <w:r w:rsidR="005012CA" w:rsidRPr="003D36FB">
        <w:rPr>
          <w:rFonts w:ascii="Consolas" w:hAnsi="Consolas" w:cs="Consolas"/>
          <w:color w:val="A31515"/>
          <w:sz w:val="16"/>
          <w:szCs w:val="19"/>
          <w:rPrChange w:id="3360" w:author="Author">
            <w:rPr>
              <w:rFonts w:ascii="Consolas" w:hAnsi="Consolas" w:cs="Consolas"/>
              <w:color w:val="A31515"/>
              <w:sz w:val="19"/>
              <w:szCs w:val="19"/>
            </w:rPr>
          </w:rPrChange>
        </w:rPr>
        <w:t>"</w:t>
      </w:r>
      <w:proofErr w:type="spellStart"/>
      <w:r w:rsidR="005012CA" w:rsidRPr="003D36FB">
        <w:rPr>
          <w:rFonts w:ascii="Consolas" w:hAnsi="Consolas" w:cs="Consolas"/>
          <w:color w:val="A31515"/>
          <w:sz w:val="16"/>
          <w:szCs w:val="19"/>
          <w:rPrChange w:id="3361" w:author="Author">
            <w:rPr>
              <w:rFonts w:ascii="Consolas" w:hAnsi="Consolas" w:cs="Consolas"/>
              <w:color w:val="A31515"/>
              <w:sz w:val="19"/>
              <w:szCs w:val="19"/>
            </w:rPr>
          </w:rPrChange>
        </w:rPr>
        <w:t>DictServiceSoap</w:t>
      </w:r>
      <w:proofErr w:type="spellEnd"/>
      <w:r w:rsidR="005012CA" w:rsidRPr="003D36FB">
        <w:rPr>
          <w:rFonts w:ascii="Consolas" w:hAnsi="Consolas" w:cs="Consolas"/>
          <w:color w:val="A31515"/>
          <w:sz w:val="16"/>
          <w:szCs w:val="19"/>
          <w:rPrChange w:id="3362" w:author="Author">
            <w:rPr>
              <w:rFonts w:ascii="Consolas" w:hAnsi="Consolas" w:cs="Consolas"/>
              <w:color w:val="A31515"/>
              <w:sz w:val="19"/>
              <w:szCs w:val="19"/>
            </w:rPr>
          </w:rPrChange>
        </w:rPr>
        <w:t>"</w:t>
      </w:r>
      <w:r w:rsidR="005012CA" w:rsidRPr="003D36FB">
        <w:rPr>
          <w:rFonts w:ascii="Consolas" w:hAnsi="Consolas" w:cs="Consolas"/>
          <w:sz w:val="16"/>
          <w:szCs w:val="19"/>
          <w:rPrChange w:id="3363" w:author="Author">
            <w:rPr>
              <w:rFonts w:ascii="Consolas" w:hAnsi="Consolas" w:cs="Consolas"/>
              <w:sz w:val="19"/>
              <w:szCs w:val="19"/>
            </w:rPr>
          </w:rPrChange>
        </w:rPr>
        <w:t>);</w:t>
      </w:r>
      <w:r w:rsidR="005012CA" w:rsidRPr="003D36FB">
        <w:rPr>
          <w:rFonts w:ascii="Consolas" w:hAnsi="Consolas" w:cs="Consolas"/>
          <w:sz w:val="16"/>
          <w:szCs w:val="19"/>
          <w:rPrChange w:id="3364" w:author="Author">
            <w:rPr>
              <w:rFonts w:ascii="Consolas" w:hAnsi="Consolas" w:cs="Consolas"/>
              <w:sz w:val="19"/>
              <w:szCs w:val="19"/>
            </w:rPr>
          </w:rPrChange>
        </w:rPr>
        <w:br/>
        <w:t xml:space="preserve">    </w:t>
      </w:r>
      <w:proofErr w:type="spellStart"/>
      <w:r w:rsidR="005012CA" w:rsidRPr="003D36FB">
        <w:rPr>
          <w:rFonts w:ascii="Consolas" w:hAnsi="Consolas" w:cs="Consolas"/>
          <w:sz w:val="16"/>
          <w:szCs w:val="19"/>
          <w:rPrChange w:id="3365" w:author="Author">
            <w:rPr>
              <w:rFonts w:ascii="Consolas" w:hAnsi="Consolas" w:cs="Consolas"/>
              <w:sz w:val="19"/>
              <w:szCs w:val="19"/>
            </w:rPr>
          </w:rPrChange>
        </w:rPr>
        <w:t>svc.BeginMatchInDict</w:t>
      </w:r>
      <w:proofErr w:type="spellEnd"/>
      <w:r w:rsidR="005012CA" w:rsidRPr="003D36FB">
        <w:rPr>
          <w:rFonts w:ascii="Consolas" w:hAnsi="Consolas" w:cs="Consolas"/>
          <w:sz w:val="16"/>
          <w:szCs w:val="19"/>
          <w:rPrChange w:id="3366" w:author="Author">
            <w:rPr>
              <w:rFonts w:ascii="Consolas" w:hAnsi="Consolas" w:cs="Consolas"/>
              <w:sz w:val="19"/>
              <w:szCs w:val="19"/>
            </w:rPr>
          </w:rPrChange>
        </w:rPr>
        <w:t>(</w:t>
      </w:r>
      <w:r w:rsidR="005012CA" w:rsidRPr="003D36FB">
        <w:rPr>
          <w:rFonts w:ascii="Consolas" w:hAnsi="Consolas" w:cs="Consolas"/>
          <w:color w:val="A31515"/>
          <w:sz w:val="16"/>
          <w:szCs w:val="19"/>
          <w:rPrChange w:id="3367" w:author="Author">
            <w:rPr>
              <w:rFonts w:ascii="Consolas" w:hAnsi="Consolas" w:cs="Consolas"/>
              <w:color w:val="A31515"/>
              <w:sz w:val="19"/>
              <w:szCs w:val="19"/>
            </w:rPr>
          </w:rPrChange>
        </w:rPr>
        <w:t>"</w:t>
      </w:r>
      <w:proofErr w:type="spellStart"/>
      <w:r w:rsidR="005012CA" w:rsidRPr="003D36FB">
        <w:rPr>
          <w:rFonts w:ascii="Consolas" w:hAnsi="Consolas" w:cs="Consolas"/>
          <w:color w:val="A31515"/>
          <w:sz w:val="16"/>
          <w:szCs w:val="19"/>
          <w:rPrChange w:id="3368" w:author="Author">
            <w:rPr>
              <w:rFonts w:ascii="Consolas" w:hAnsi="Consolas" w:cs="Consolas"/>
              <w:color w:val="A31515"/>
              <w:sz w:val="19"/>
              <w:szCs w:val="19"/>
            </w:rPr>
          </w:rPrChange>
        </w:rPr>
        <w:t>wn</w:t>
      </w:r>
      <w:proofErr w:type="spellEnd"/>
      <w:r w:rsidR="005012CA" w:rsidRPr="003D36FB">
        <w:rPr>
          <w:rFonts w:ascii="Consolas" w:hAnsi="Consolas" w:cs="Consolas"/>
          <w:color w:val="A31515"/>
          <w:sz w:val="16"/>
          <w:szCs w:val="19"/>
          <w:rPrChange w:id="3369" w:author="Author">
            <w:rPr>
              <w:rFonts w:ascii="Consolas" w:hAnsi="Consolas" w:cs="Consolas"/>
              <w:color w:val="A31515"/>
              <w:sz w:val="19"/>
              <w:szCs w:val="19"/>
            </w:rPr>
          </w:rPrChange>
        </w:rPr>
        <w:t>"</w:t>
      </w:r>
      <w:r w:rsidR="005012CA" w:rsidRPr="003D36FB">
        <w:rPr>
          <w:rFonts w:ascii="Consolas" w:hAnsi="Consolas" w:cs="Consolas"/>
          <w:sz w:val="16"/>
          <w:szCs w:val="19"/>
          <w:rPrChange w:id="3370" w:author="Author">
            <w:rPr>
              <w:rFonts w:ascii="Consolas" w:hAnsi="Consolas" w:cs="Consolas"/>
              <w:sz w:val="19"/>
              <w:szCs w:val="19"/>
            </w:rPr>
          </w:rPrChange>
        </w:rPr>
        <w:t xml:space="preserve">, </w:t>
      </w:r>
      <w:r w:rsidR="005012CA" w:rsidRPr="003D36FB">
        <w:rPr>
          <w:rFonts w:ascii="Consolas" w:hAnsi="Consolas" w:cs="Consolas"/>
          <w:color w:val="A31515"/>
          <w:sz w:val="16"/>
          <w:szCs w:val="19"/>
          <w:rPrChange w:id="3371" w:author="Author">
            <w:rPr>
              <w:rFonts w:ascii="Consolas" w:hAnsi="Consolas" w:cs="Consolas"/>
              <w:color w:val="A31515"/>
              <w:sz w:val="19"/>
              <w:szCs w:val="19"/>
            </w:rPr>
          </w:rPrChange>
        </w:rPr>
        <w:t>"react"</w:t>
      </w:r>
      <w:r w:rsidR="005012CA" w:rsidRPr="003D36FB">
        <w:rPr>
          <w:rFonts w:ascii="Consolas" w:hAnsi="Consolas" w:cs="Consolas"/>
          <w:sz w:val="16"/>
          <w:szCs w:val="19"/>
          <w:rPrChange w:id="3372" w:author="Author">
            <w:rPr>
              <w:rFonts w:ascii="Consolas" w:hAnsi="Consolas" w:cs="Consolas"/>
              <w:sz w:val="19"/>
              <w:szCs w:val="19"/>
            </w:rPr>
          </w:rPrChange>
        </w:rPr>
        <w:t xml:space="preserve">, </w:t>
      </w:r>
      <w:r w:rsidR="005012CA" w:rsidRPr="003D36FB">
        <w:rPr>
          <w:rFonts w:ascii="Consolas" w:hAnsi="Consolas" w:cs="Consolas"/>
          <w:color w:val="A31515"/>
          <w:sz w:val="16"/>
          <w:szCs w:val="19"/>
          <w:rPrChange w:id="3373" w:author="Author">
            <w:rPr>
              <w:rFonts w:ascii="Consolas" w:hAnsi="Consolas" w:cs="Consolas"/>
              <w:color w:val="A31515"/>
              <w:sz w:val="19"/>
              <w:szCs w:val="19"/>
            </w:rPr>
          </w:rPrChange>
        </w:rPr>
        <w:t>"prefix"</w:t>
      </w:r>
      <w:r w:rsidR="005012CA" w:rsidRPr="003D36FB">
        <w:rPr>
          <w:rFonts w:ascii="Consolas" w:hAnsi="Consolas" w:cs="Consolas"/>
          <w:sz w:val="16"/>
          <w:szCs w:val="19"/>
          <w:rPrChange w:id="3374" w:author="Author">
            <w:rPr>
              <w:rFonts w:ascii="Consolas" w:hAnsi="Consolas" w:cs="Consolas"/>
              <w:sz w:val="19"/>
              <w:szCs w:val="19"/>
            </w:rPr>
          </w:rPrChange>
        </w:rPr>
        <w:t>,</w:t>
      </w:r>
      <w:r w:rsidR="005012CA" w:rsidRPr="003D36FB">
        <w:rPr>
          <w:rFonts w:ascii="Consolas" w:hAnsi="Consolas" w:cs="Consolas"/>
          <w:sz w:val="16"/>
          <w:szCs w:val="19"/>
          <w:rPrChange w:id="3375" w:author="Author">
            <w:rPr>
              <w:rFonts w:ascii="Consolas" w:hAnsi="Consolas" w:cs="Consolas"/>
              <w:sz w:val="19"/>
              <w:szCs w:val="19"/>
            </w:rPr>
          </w:rPrChange>
        </w:rPr>
        <w:br/>
        <w:t xml:space="preserve">        </w:t>
      </w:r>
      <w:proofErr w:type="spellStart"/>
      <w:r w:rsidR="005012CA" w:rsidRPr="003D36FB">
        <w:rPr>
          <w:rFonts w:ascii="Consolas" w:hAnsi="Consolas" w:cs="Consolas"/>
          <w:sz w:val="16"/>
          <w:szCs w:val="19"/>
          <w:rPrChange w:id="3376" w:author="Author">
            <w:rPr>
              <w:rFonts w:ascii="Consolas" w:hAnsi="Consolas" w:cs="Consolas"/>
              <w:sz w:val="19"/>
              <w:szCs w:val="19"/>
            </w:rPr>
          </w:rPrChange>
        </w:rPr>
        <w:t>iar</w:t>
      </w:r>
      <w:proofErr w:type="spellEnd"/>
      <w:r w:rsidR="005012CA" w:rsidRPr="003D36FB">
        <w:rPr>
          <w:rFonts w:ascii="Consolas" w:hAnsi="Consolas" w:cs="Consolas"/>
          <w:sz w:val="16"/>
          <w:szCs w:val="19"/>
          <w:rPrChange w:id="3377" w:author="Author">
            <w:rPr>
              <w:rFonts w:ascii="Consolas" w:hAnsi="Consolas" w:cs="Consolas"/>
              <w:sz w:val="19"/>
              <w:szCs w:val="19"/>
            </w:rPr>
          </w:rPrChange>
        </w:rPr>
        <w:t xml:space="preserve"> =&gt; {</w:t>
      </w:r>
      <w:r w:rsidR="005012CA" w:rsidRPr="003D36FB">
        <w:rPr>
          <w:rFonts w:ascii="Consolas" w:hAnsi="Consolas" w:cs="Consolas"/>
          <w:sz w:val="16"/>
          <w:szCs w:val="19"/>
          <w:rPrChange w:id="3378" w:author="Author">
            <w:rPr>
              <w:rFonts w:ascii="Consolas" w:hAnsi="Consolas" w:cs="Consolas"/>
              <w:sz w:val="19"/>
              <w:szCs w:val="19"/>
            </w:rPr>
          </w:rPrChange>
        </w:rPr>
        <w:br/>
        <w:t xml:space="preserve">            </w:t>
      </w:r>
      <w:proofErr w:type="spellStart"/>
      <w:r w:rsidR="005012CA" w:rsidRPr="003D36FB">
        <w:rPr>
          <w:rFonts w:ascii="Consolas" w:hAnsi="Consolas" w:cs="Consolas"/>
          <w:color w:val="0000FF"/>
          <w:sz w:val="16"/>
          <w:szCs w:val="19"/>
          <w:rPrChange w:id="3379" w:author="Author">
            <w:rPr>
              <w:rFonts w:ascii="Consolas" w:hAnsi="Consolas" w:cs="Consolas"/>
              <w:color w:val="0000FF"/>
              <w:sz w:val="19"/>
              <w:szCs w:val="19"/>
            </w:rPr>
          </w:rPrChange>
        </w:rPr>
        <w:t>var</w:t>
      </w:r>
      <w:proofErr w:type="spellEnd"/>
      <w:r w:rsidR="005012CA" w:rsidRPr="003D36FB">
        <w:rPr>
          <w:rFonts w:ascii="Consolas" w:hAnsi="Consolas" w:cs="Consolas"/>
          <w:sz w:val="16"/>
          <w:szCs w:val="19"/>
          <w:rPrChange w:id="3380" w:author="Author">
            <w:rPr>
              <w:rFonts w:ascii="Consolas" w:hAnsi="Consolas" w:cs="Consolas"/>
              <w:sz w:val="19"/>
              <w:szCs w:val="19"/>
            </w:rPr>
          </w:rPrChange>
        </w:rPr>
        <w:t xml:space="preserve"> words = </w:t>
      </w:r>
      <w:proofErr w:type="spellStart"/>
      <w:r w:rsidR="005012CA" w:rsidRPr="003D36FB">
        <w:rPr>
          <w:rFonts w:ascii="Consolas" w:hAnsi="Consolas" w:cs="Consolas"/>
          <w:sz w:val="16"/>
          <w:szCs w:val="19"/>
          <w:rPrChange w:id="3381" w:author="Author">
            <w:rPr>
              <w:rFonts w:ascii="Consolas" w:hAnsi="Consolas" w:cs="Consolas"/>
              <w:sz w:val="19"/>
              <w:szCs w:val="19"/>
            </w:rPr>
          </w:rPrChange>
        </w:rPr>
        <w:t>svc.EndMatchInDict</w:t>
      </w:r>
      <w:proofErr w:type="spellEnd"/>
      <w:r w:rsidR="005012CA" w:rsidRPr="003D36FB">
        <w:rPr>
          <w:rFonts w:ascii="Consolas" w:hAnsi="Consolas" w:cs="Consolas"/>
          <w:sz w:val="16"/>
          <w:szCs w:val="19"/>
          <w:rPrChange w:id="3382" w:author="Author">
            <w:rPr>
              <w:rFonts w:ascii="Consolas" w:hAnsi="Consolas" w:cs="Consolas"/>
              <w:sz w:val="19"/>
              <w:szCs w:val="19"/>
            </w:rPr>
          </w:rPrChange>
        </w:rPr>
        <w:t>(</w:t>
      </w:r>
      <w:proofErr w:type="spellStart"/>
      <w:r w:rsidR="005012CA" w:rsidRPr="003D36FB">
        <w:rPr>
          <w:rFonts w:ascii="Consolas" w:hAnsi="Consolas" w:cs="Consolas"/>
          <w:sz w:val="16"/>
          <w:szCs w:val="19"/>
          <w:rPrChange w:id="3383" w:author="Author">
            <w:rPr>
              <w:rFonts w:ascii="Consolas" w:hAnsi="Consolas" w:cs="Consolas"/>
              <w:sz w:val="19"/>
              <w:szCs w:val="19"/>
            </w:rPr>
          </w:rPrChange>
        </w:rPr>
        <w:t>iar</w:t>
      </w:r>
      <w:proofErr w:type="spellEnd"/>
      <w:r w:rsidR="005012CA" w:rsidRPr="003D36FB">
        <w:rPr>
          <w:rFonts w:ascii="Consolas" w:hAnsi="Consolas" w:cs="Consolas"/>
          <w:sz w:val="16"/>
          <w:szCs w:val="19"/>
          <w:rPrChange w:id="3384" w:author="Author">
            <w:rPr>
              <w:rFonts w:ascii="Consolas" w:hAnsi="Consolas" w:cs="Consolas"/>
              <w:sz w:val="19"/>
              <w:szCs w:val="19"/>
            </w:rPr>
          </w:rPrChange>
        </w:rPr>
        <w:t>);</w:t>
      </w:r>
      <w:r w:rsidR="005012CA" w:rsidRPr="003D36FB">
        <w:rPr>
          <w:rFonts w:ascii="Consolas" w:hAnsi="Consolas" w:cs="Consolas"/>
          <w:sz w:val="16"/>
          <w:szCs w:val="19"/>
          <w:rPrChange w:id="3385" w:author="Author">
            <w:rPr>
              <w:rFonts w:ascii="Consolas" w:hAnsi="Consolas" w:cs="Consolas"/>
              <w:sz w:val="19"/>
              <w:szCs w:val="19"/>
            </w:rPr>
          </w:rPrChange>
        </w:rPr>
        <w:br/>
        <w:t xml:space="preserve">            </w:t>
      </w:r>
      <w:proofErr w:type="spellStart"/>
      <w:r w:rsidR="005012CA" w:rsidRPr="003D36FB">
        <w:rPr>
          <w:rFonts w:ascii="Consolas" w:hAnsi="Consolas" w:cs="Consolas"/>
          <w:color w:val="0000FF"/>
          <w:sz w:val="16"/>
          <w:szCs w:val="19"/>
          <w:rPrChange w:id="3386" w:author="Author">
            <w:rPr>
              <w:rFonts w:ascii="Consolas" w:hAnsi="Consolas" w:cs="Consolas"/>
              <w:color w:val="0000FF"/>
              <w:sz w:val="19"/>
              <w:szCs w:val="19"/>
            </w:rPr>
          </w:rPrChange>
        </w:rPr>
        <w:t>foreach</w:t>
      </w:r>
      <w:proofErr w:type="spellEnd"/>
      <w:r w:rsidR="005012CA" w:rsidRPr="003D36FB">
        <w:rPr>
          <w:rFonts w:ascii="Consolas" w:hAnsi="Consolas" w:cs="Consolas"/>
          <w:sz w:val="16"/>
          <w:szCs w:val="19"/>
          <w:rPrChange w:id="3387" w:author="Author">
            <w:rPr>
              <w:rFonts w:ascii="Consolas" w:hAnsi="Consolas" w:cs="Consolas"/>
              <w:sz w:val="19"/>
              <w:szCs w:val="19"/>
            </w:rPr>
          </w:rPrChange>
        </w:rPr>
        <w:t xml:space="preserve"> (</w:t>
      </w:r>
      <w:proofErr w:type="spellStart"/>
      <w:r w:rsidR="005012CA" w:rsidRPr="003D36FB">
        <w:rPr>
          <w:rFonts w:ascii="Consolas" w:hAnsi="Consolas" w:cs="Consolas"/>
          <w:color w:val="0000FF"/>
          <w:sz w:val="16"/>
          <w:szCs w:val="19"/>
          <w:rPrChange w:id="3388" w:author="Author">
            <w:rPr>
              <w:rFonts w:ascii="Consolas" w:hAnsi="Consolas" w:cs="Consolas"/>
              <w:color w:val="0000FF"/>
              <w:sz w:val="19"/>
              <w:szCs w:val="19"/>
            </w:rPr>
          </w:rPrChange>
        </w:rPr>
        <w:t>var</w:t>
      </w:r>
      <w:proofErr w:type="spellEnd"/>
      <w:r w:rsidR="005012CA" w:rsidRPr="003D36FB">
        <w:rPr>
          <w:rFonts w:ascii="Consolas" w:hAnsi="Consolas" w:cs="Consolas"/>
          <w:sz w:val="16"/>
          <w:szCs w:val="19"/>
          <w:rPrChange w:id="3389" w:author="Author">
            <w:rPr>
              <w:rFonts w:ascii="Consolas" w:hAnsi="Consolas" w:cs="Consolas"/>
              <w:sz w:val="19"/>
              <w:szCs w:val="19"/>
            </w:rPr>
          </w:rPrChange>
        </w:rPr>
        <w:t xml:space="preserve"> word </w:t>
      </w:r>
      <w:r w:rsidR="005012CA" w:rsidRPr="003D36FB">
        <w:rPr>
          <w:rFonts w:ascii="Consolas" w:hAnsi="Consolas" w:cs="Consolas"/>
          <w:color w:val="0000FF"/>
          <w:sz w:val="16"/>
          <w:szCs w:val="19"/>
          <w:rPrChange w:id="3390" w:author="Author">
            <w:rPr>
              <w:rFonts w:ascii="Consolas" w:hAnsi="Consolas" w:cs="Consolas"/>
              <w:color w:val="0000FF"/>
              <w:sz w:val="19"/>
              <w:szCs w:val="19"/>
            </w:rPr>
          </w:rPrChange>
        </w:rPr>
        <w:t>in</w:t>
      </w:r>
      <w:r w:rsidR="005012CA" w:rsidRPr="003D36FB">
        <w:rPr>
          <w:rFonts w:ascii="Consolas" w:hAnsi="Consolas" w:cs="Consolas"/>
          <w:sz w:val="16"/>
          <w:szCs w:val="19"/>
          <w:rPrChange w:id="3391" w:author="Author">
            <w:rPr>
              <w:rFonts w:ascii="Consolas" w:hAnsi="Consolas" w:cs="Consolas"/>
              <w:sz w:val="19"/>
              <w:szCs w:val="19"/>
            </w:rPr>
          </w:rPrChange>
        </w:rPr>
        <w:t xml:space="preserve"> words)</w:t>
      </w:r>
      <w:r w:rsidR="00044CEE" w:rsidRPr="003D36FB">
        <w:rPr>
          <w:rFonts w:ascii="Consolas" w:hAnsi="Consolas" w:cs="Consolas"/>
          <w:sz w:val="16"/>
          <w:szCs w:val="19"/>
          <w:rPrChange w:id="3392" w:author="Author">
            <w:rPr>
              <w:rFonts w:ascii="Consolas" w:hAnsi="Consolas" w:cs="Consolas"/>
              <w:sz w:val="19"/>
              <w:szCs w:val="19"/>
            </w:rPr>
          </w:rPrChange>
        </w:rPr>
        <w:br/>
      </w:r>
      <w:r w:rsidR="005012CA" w:rsidRPr="003D36FB">
        <w:rPr>
          <w:rFonts w:ascii="Consolas" w:hAnsi="Consolas" w:cs="Consolas"/>
          <w:sz w:val="16"/>
          <w:szCs w:val="19"/>
          <w:rPrChange w:id="3393" w:author="Author">
            <w:rPr>
              <w:rFonts w:ascii="Consolas" w:hAnsi="Consolas" w:cs="Consolas"/>
              <w:sz w:val="19"/>
              <w:szCs w:val="19"/>
            </w:rPr>
          </w:rPrChange>
        </w:rPr>
        <w:t xml:space="preserve">                </w:t>
      </w:r>
      <w:proofErr w:type="spellStart"/>
      <w:r w:rsidR="005012CA" w:rsidRPr="003D36FB">
        <w:rPr>
          <w:rFonts w:ascii="Consolas" w:hAnsi="Consolas" w:cs="Consolas"/>
          <w:color w:val="2B91AF"/>
          <w:sz w:val="16"/>
          <w:szCs w:val="19"/>
          <w:rPrChange w:id="3394" w:author="Author">
            <w:rPr>
              <w:rFonts w:ascii="Consolas" w:hAnsi="Consolas" w:cs="Consolas"/>
              <w:color w:val="2B91AF"/>
              <w:sz w:val="19"/>
              <w:szCs w:val="19"/>
            </w:rPr>
          </w:rPrChange>
        </w:rPr>
        <w:t>Console</w:t>
      </w:r>
      <w:r w:rsidR="005012CA" w:rsidRPr="003D36FB">
        <w:rPr>
          <w:rFonts w:ascii="Consolas" w:hAnsi="Consolas" w:cs="Consolas"/>
          <w:sz w:val="16"/>
          <w:szCs w:val="19"/>
          <w:rPrChange w:id="3395" w:author="Author">
            <w:rPr>
              <w:rFonts w:ascii="Consolas" w:hAnsi="Consolas" w:cs="Consolas"/>
              <w:sz w:val="19"/>
              <w:szCs w:val="19"/>
            </w:rPr>
          </w:rPrChange>
        </w:rPr>
        <w:t>.WriteLine</w:t>
      </w:r>
      <w:proofErr w:type="spellEnd"/>
      <w:r w:rsidR="005012CA" w:rsidRPr="003D36FB">
        <w:rPr>
          <w:rFonts w:ascii="Consolas" w:hAnsi="Consolas" w:cs="Consolas"/>
          <w:sz w:val="16"/>
          <w:szCs w:val="19"/>
          <w:rPrChange w:id="3396" w:author="Author">
            <w:rPr>
              <w:rFonts w:ascii="Consolas" w:hAnsi="Consolas" w:cs="Consolas"/>
              <w:sz w:val="19"/>
              <w:szCs w:val="19"/>
            </w:rPr>
          </w:rPrChange>
        </w:rPr>
        <w:t>(</w:t>
      </w:r>
      <w:proofErr w:type="spellStart"/>
      <w:r w:rsidR="005012CA" w:rsidRPr="003D36FB">
        <w:rPr>
          <w:rFonts w:ascii="Consolas" w:hAnsi="Consolas" w:cs="Consolas"/>
          <w:sz w:val="16"/>
          <w:szCs w:val="19"/>
          <w:rPrChange w:id="3397" w:author="Author">
            <w:rPr>
              <w:rFonts w:ascii="Consolas" w:hAnsi="Consolas" w:cs="Consolas"/>
              <w:sz w:val="19"/>
              <w:szCs w:val="19"/>
            </w:rPr>
          </w:rPrChange>
        </w:rPr>
        <w:t>word.Word</w:t>
      </w:r>
      <w:proofErr w:type="spellEnd"/>
      <w:r w:rsidR="005012CA" w:rsidRPr="003D36FB">
        <w:rPr>
          <w:rFonts w:ascii="Consolas" w:hAnsi="Consolas" w:cs="Consolas"/>
          <w:sz w:val="16"/>
          <w:szCs w:val="19"/>
          <w:rPrChange w:id="3398" w:author="Author">
            <w:rPr>
              <w:rFonts w:ascii="Consolas" w:hAnsi="Consolas" w:cs="Consolas"/>
              <w:sz w:val="19"/>
              <w:szCs w:val="19"/>
            </w:rPr>
          </w:rPrChange>
        </w:rPr>
        <w:t>);</w:t>
      </w:r>
      <w:r w:rsidR="005012CA" w:rsidRPr="003D36FB">
        <w:rPr>
          <w:rFonts w:ascii="Consolas" w:hAnsi="Consolas" w:cs="Consolas"/>
          <w:sz w:val="16"/>
          <w:szCs w:val="19"/>
          <w:rPrChange w:id="3399" w:author="Author">
            <w:rPr>
              <w:rFonts w:ascii="Consolas" w:hAnsi="Consolas" w:cs="Consolas"/>
              <w:sz w:val="19"/>
              <w:szCs w:val="19"/>
            </w:rPr>
          </w:rPrChange>
        </w:rPr>
        <w:br/>
        <w:t xml:space="preserve">        },</w:t>
      </w:r>
      <w:r w:rsidR="005012CA" w:rsidRPr="003D36FB">
        <w:rPr>
          <w:rFonts w:ascii="Consolas" w:hAnsi="Consolas" w:cs="Consolas"/>
          <w:sz w:val="16"/>
          <w:szCs w:val="19"/>
          <w:rPrChange w:id="3400" w:author="Author">
            <w:rPr>
              <w:rFonts w:ascii="Consolas" w:hAnsi="Consolas" w:cs="Consolas"/>
              <w:sz w:val="19"/>
              <w:szCs w:val="19"/>
            </w:rPr>
          </w:rPrChange>
        </w:rPr>
        <w:br/>
        <w:t xml:space="preserve">        </w:t>
      </w:r>
      <w:r w:rsidR="005012CA" w:rsidRPr="003D36FB">
        <w:rPr>
          <w:rFonts w:ascii="Consolas" w:hAnsi="Consolas" w:cs="Consolas"/>
          <w:color w:val="0000FF"/>
          <w:sz w:val="16"/>
          <w:szCs w:val="19"/>
          <w:rPrChange w:id="3401" w:author="Author">
            <w:rPr>
              <w:rFonts w:ascii="Consolas" w:hAnsi="Consolas" w:cs="Consolas"/>
              <w:color w:val="0000FF"/>
              <w:sz w:val="19"/>
              <w:szCs w:val="19"/>
            </w:rPr>
          </w:rPrChange>
        </w:rPr>
        <w:t>null</w:t>
      </w:r>
      <w:r w:rsidR="005012CA" w:rsidRPr="003D36FB">
        <w:rPr>
          <w:rFonts w:ascii="Consolas" w:hAnsi="Consolas" w:cs="Consolas"/>
          <w:color w:val="0000FF"/>
          <w:sz w:val="16"/>
          <w:szCs w:val="19"/>
          <w:rPrChange w:id="3402" w:author="Author">
            <w:rPr>
              <w:rFonts w:ascii="Consolas" w:hAnsi="Consolas" w:cs="Consolas"/>
              <w:color w:val="0000FF"/>
              <w:sz w:val="19"/>
              <w:szCs w:val="19"/>
            </w:rPr>
          </w:rPrChange>
        </w:rPr>
        <w:br/>
        <w:t xml:space="preserve">    </w:t>
      </w:r>
      <w:r w:rsidR="005012CA" w:rsidRPr="003D36FB">
        <w:rPr>
          <w:rFonts w:ascii="Consolas" w:hAnsi="Consolas" w:cs="Consolas"/>
          <w:sz w:val="16"/>
          <w:szCs w:val="19"/>
          <w:rPrChange w:id="3403" w:author="Author">
            <w:rPr>
              <w:rFonts w:ascii="Consolas" w:hAnsi="Consolas" w:cs="Consolas"/>
              <w:sz w:val="19"/>
              <w:szCs w:val="19"/>
            </w:rPr>
          </w:rPrChange>
        </w:rPr>
        <w:t>);</w:t>
      </w:r>
      <w:r w:rsidR="005012CA" w:rsidRPr="003D36FB">
        <w:rPr>
          <w:rFonts w:ascii="Consolas" w:hAnsi="Consolas" w:cs="Consolas"/>
          <w:sz w:val="16"/>
          <w:szCs w:val="19"/>
          <w:rPrChange w:id="3404" w:author="Author">
            <w:rPr>
              <w:rFonts w:ascii="Consolas" w:hAnsi="Consolas" w:cs="Consolas"/>
              <w:sz w:val="19"/>
              <w:szCs w:val="19"/>
            </w:rPr>
          </w:rPrChange>
        </w:rPr>
        <w:br/>
      </w:r>
      <w:ins w:id="3405" w:author="Author">
        <w:r w:rsidR="001B7D1C" w:rsidRPr="003D36FB">
          <w:rPr>
            <w:rFonts w:ascii="Consolas" w:hAnsi="Consolas" w:cs="Consolas"/>
            <w:sz w:val="16"/>
            <w:szCs w:val="19"/>
            <w:rPrChange w:id="3406" w:author="Author">
              <w:rPr>
                <w:rFonts w:ascii="Consolas" w:hAnsi="Consolas" w:cs="Consolas"/>
                <w:sz w:val="19"/>
                <w:szCs w:val="19"/>
              </w:rPr>
            </w:rPrChange>
          </w:rPr>
          <w:br/>
          <w:t xml:space="preserve">    </w:t>
        </w:r>
        <w:proofErr w:type="spellStart"/>
        <w:r w:rsidR="001B7D1C" w:rsidRPr="003D36FB">
          <w:rPr>
            <w:rFonts w:ascii="Consolas" w:hAnsi="Consolas" w:cs="Consolas"/>
            <w:color w:val="2B91AF"/>
            <w:sz w:val="16"/>
            <w:szCs w:val="19"/>
            <w:rPrChange w:id="3407" w:author="Author">
              <w:rPr>
                <w:rFonts w:ascii="Consolas" w:hAnsi="Consolas" w:cs="Consolas"/>
                <w:color w:val="2B91AF"/>
                <w:sz w:val="19"/>
                <w:szCs w:val="19"/>
              </w:rPr>
            </w:rPrChange>
          </w:rPr>
          <w:t>Console</w:t>
        </w:r>
        <w:r w:rsidR="001B7D1C" w:rsidRPr="003D36FB">
          <w:rPr>
            <w:rFonts w:ascii="Consolas" w:hAnsi="Consolas" w:cs="Consolas"/>
            <w:sz w:val="16"/>
            <w:szCs w:val="19"/>
            <w:rPrChange w:id="3408" w:author="Author">
              <w:rPr>
                <w:rFonts w:ascii="Consolas" w:hAnsi="Consolas" w:cs="Consolas"/>
                <w:sz w:val="19"/>
                <w:szCs w:val="19"/>
              </w:rPr>
            </w:rPrChange>
          </w:rPr>
          <w:t>.WriteLine</w:t>
        </w:r>
        <w:proofErr w:type="spellEnd"/>
        <w:r w:rsidR="001B7D1C" w:rsidRPr="003D36FB">
          <w:rPr>
            <w:rFonts w:ascii="Consolas" w:hAnsi="Consolas" w:cs="Consolas"/>
            <w:sz w:val="16"/>
            <w:szCs w:val="19"/>
            <w:rPrChange w:id="3409" w:author="Author">
              <w:rPr>
                <w:rFonts w:ascii="Consolas" w:hAnsi="Consolas" w:cs="Consolas"/>
                <w:sz w:val="19"/>
                <w:szCs w:val="19"/>
              </w:rPr>
            </w:rPrChange>
          </w:rPr>
          <w:t>("Press ENTER to quit ...");</w:t>
        </w:r>
      </w:ins>
      <w:r w:rsidR="005012CA" w:rsidRPr="003D36FB">
        <w:rPr>
          <w:rFonts w:ascii="Consolas" w:hAnsi="Consolas" w:cs="Consolas"/>
          <w:sz w:val="16"/>
          <w:szCs w:val="19"/>
          <w:rPrChange w:id="3410" w:author="Author">
            <w:rPr>
              <w:rFonts w:ascii="Consolas" w:hAnsi="Consolas" w:cs="Consolas"/>
              <w:sz w:val="19"/>
              <w:szCs w:val="19"/>
            </w:rPr>
          </w:rPrChange>
        </w:rPr>
        <w:br/>
        <w:t xml:space="preserve">    </w:t>
      </w:r>
      <w:proofErr w:type="spellStart"/>
      <w:r w:rsidR="005012CA" w:rsidRPr="003D36FB">
        <w:rPr>
          <w:rFonts w:ascii="Consolas" w:hAnsi="Consolas" w:cs="Consolas"/>
          <w:color w:val="2B91AF"/>
          <w:sz w:val="16"/>
          <w:szCs w:val="19"/>
          <w:rPrChange w:id="3411" w:author="Author">
            <w:rPr>
              <w:rFonts w:ascii="Consolas" w:hAnsi="Consolas" w:cs="Consolas"/>
              <w:color w:val="2B91AF"/>
              <w:sz w:val="19"/>
              <w:szCs w:val="19"/>
            </w:rPr>
          </w:rPrChange>
        </w:rPr>
        <w:t>Console</w:t>
      </w:r>
      <w:r w:rsidR="005012CA" w:rsidRPr="003D36FB">
        <w:rPr>
          <w:rFonts w:ascii="Consolas" w:hAnsi="Consolas" w:cs="Consolas"/>
          <w:sz w:val="16"/>
          <w:szCs w:val="19"/>
          <w:rPrChange w:id="3412" w:author="Author">
            <w:rPr>
              <w:rFonts w:ascii="Consolas" w:hAnsi="Consolas" w:cs="Consolas"/>
              <w:sz w:val="19"/>
              <w:szCs w:val="19"/>
            </w:rPr>
          </w:rPrChange>
        </w:rPr>
        <w:t>.ReadLine</w:t>
      </w:r>
      <w:proofErr w:type="spellEnd"/>
      <w:r w:rsidR="005012CA" w:rsidRPr="003D36FB">
        <w:rPr>
          <w:rFonts w:ascii="Consolas" w:hAnsi="Consolas" w:cs="Consolas"/>
          <w:sz w:val="16"/>
          <w:szCs w:val="19"/>
          <w:rPrChange w:id="3413" w:author="Author">
            <w:rPr>
              <w:rFonts w:ascii="Consolas" w:hAnsi="Consolas" w:cs="Consolas"/>
              <w:sz w:val="19"/>
              <w:szCs w:val="19"/>
            </w:rPr>
          </w:rPrChange>
        </w:rPr>
        <w:t>();</w:t>
      </w:r>
      <w:r w:rsidR="005012CA" w:rsidRPr="003D36FB">
        <w:rPr>
          <w:rFonts w:ascii="Consolas" w:hAnsi="Consolas" w:cs="Consolas"/>
          <w:sz w:val="16"/>
          <w:szCs w:val="19"/>
          <w:rPrChange w:id="3414" w:author="Author">
            <w:rPr>
              <w:rFonts w:ascii="Consolas" w:hAnsi="Consolas" w:cs="Consolas"/>
              <w:sz w:val="19"/>
              <w:szCs w:val="19"/>
            </w:rPr>
          </w:rPrChange>
        </w:rPr>
        <w:br/>
      </w:r>
      <w:r w:rsidR="005012CA" w:rsidRPr="003D36FB">
        <w:rPr>
          <w:rFonts w:ascii="Consolas" w:hAnsi="Consolas" w:cs="Consolas"/>
          <w:sz w:val="16"/>
          <w:szCs w:val="19"/>
          <w:rPrChange w:id="3415" w:author="Author">
            <w:rPr>
              <w:rFonts w:ascii="Consolas" w:hAnsi="Consolas" w:cs="Consolas"/>
              <w:sz w:val="19"/>
              <w:szCs w:val="19"/>
            </w:rPr>
          </w:rPrChange>
        </w:rPr>
        <w:br/>
      </w:r>
      <w:r w:rsidR="005012CA" w:rsidRPr="003D36FB">
        <w:rPr>
          <w:sz w:val="18"/>
          <w:rPrChange w:id="3416" w:author="Author">
            <w:rPr/>
          </w:rPrChange>
        </w:rPr>
        <w:t xml:space="preserve">The </w:t>
      </w:r>
      <w:proofErr w:type="spellStart"/>
      <w:r w:rsidR="005012CA" w:rsidRPr="003D36FB">
        <w:rPr>
          <w:sz w:val="18"/>
          <w:rPrChange w:id="3417" w:author="Author">
            <w:rPr/>
          </w:rPrChange>
        </w:rPr>
        <w:t>BeginMatchInDict</w:t>
      </w:r>
      <w:proofErr w:type="spellEnd"/>
      <w:r w:rsidR="005012CA" w:rsidRPr="003D36FB">
        <w:rPr>
          <w:sz w:val="18"/>
          <w:rPrChange w:id="3418" w:author="Author">
            <w:rPr/>
          </w:rPrChange>
        </w:rPr>
        <w:t xml:space="preserve"> method is the method that starts a web service call. Besides taking all of the parameters to be passed to the web method, it also takes an </w:t>
      </w:r>
      <w:proofErr w:type="spellStart"/>
      <w:r w:rsidR="005012CA" w:rsidRPr="003D36FB">
        <w:rPr>
          <w:sz w:val="18"/>
          <w:rPrChange w:id="3419" w:author="Author">
            <w:rPr/>
          </w:rPrChange>
        </w:rPr>
        <w:t>AsynCallback</w:t>
      </w:r>
      <w:proofErr w:type="spellEnd"/>
      <w:r w:rsidR="005012CA" w:rsidRPr="003D36FB">
        <w:rPr>
          <w:sz w:val="18"/>
          <w:rPrChange w:id="3420" w:author="Author">
            <w:rPr/>
          </w:rPrChange>
        </w:rPr>
        <w:t xml:space="preserve"> delegate. This delegate gets invokes when the service’s response has been received. </w:t>
      </w:r>
      <w:r w:rsidR="00044CEE" w:rsidRPr="003D36FB">
        <w:rPr>
          <w:sz w:val="18"/>
          <w:rPrChange w:id="3421" w:author="Author">
            <w:rPr/>
          </w:rPrChange>
        </w:rPr>
        <w:t>T</w:t>
      </w:r>
      <w:r w:rsidR="005012CA" w:rsidRPr="003D36FB">
        <w:rPr>
          <w:sz w:val="18"/>
          <w:rPrChange w:id="3422" w:author="Author">
            <w:rPr/>
          </w:rPrChange>
        </w:rPr>
        <w:t xml:space="preserve">his code is quite clumsy and the data aspect of the asynchronous call not being immediately apparent. Furthermore, composition with other asynchronous data sources (such as our </w:t>
      </w:r>
      <w:proofErr w:type="spellStart"/>
      <w:r w:rsidR="005012CA" w:rsidRPr="003D36FB">
        <w:rPr>
          <w:sz w:val="18"/>
          <w:rPrChange w:id="3423" w:author="Author">
            <w:rPr/>
          </w:rPrChange>
        </w:rPr>
        <w:t>TextBox</w:t>
      </w:r>
      <w:proofErr w:type="spellEnd"/>
      <w:r w:rsidR="005012CA" w:rsidRPr="003D36FB">
        <w:rPr>
          <w:sz w:val="18"/>
          <w:rPrChange w:id="3424" w:author="Author">
            <w:rPr/>
          </w:rPrChange>
        </w:rPr>
        <w:t>) becomes quite hard. It’s also not clear how one can cancel outstanding requests, such that the callback procedure is guaranteed not to be called anymore.</w:t>
      </w:r>
      <w:r w:rsidR="00203ED9" w:rsidRPr="003D36FB">
        <w:rPr>
          <w:sz w:val="18"/>
          <w:rPrChange w:id="3425" w:author="Author">
            <w:rPr/>
          </w:rPrChange>
        </w:rPr>
        <w:t xml:space="preserve"> Dealing with error cases becomes hard too.</w:t>
      </w:r>
      <w:r w:rsidR="005012CA" w:rsidRPr="003D36FB">
        <w:rPr>
          <w:sz w:val="18"/>
          <w:rPrChange w:id="3426" w:author="Author">
            <w:rPr/>
          </w:rPrChange>
        </w:rPr>
        <w:t xml:space="preserve"> Those complexities closely resemble the ones we called out for .NET events…</w:t>
      </w:r>
      <w:r w:rsidR="00044CEE" w:rsidRPr="003D36FB">
        <w:rPr>
          <w:sz w:val="18"/>
          <w:rPrChange w:id="3427" w:author="Author">
            <w:rPr/>
          </w:rPrChange>
        </w:rPr>
        <w:br/>
      </w:r>
      <w:r w:rsidR="00044CEE" w:rsidRPr="003D36FB">
        <w:rPr>
          <w:sz w:val="18"/>
          <w:rPrChange w:id="3428" w:author="Author">
            <w:rPr/>
          </w:rPrChange>
        </w:rPr>
        <w:br/>
      </w:r>
      <w:r w:rsidR="005012CA" w:rsidRPr="003D36FB">
        <w:rPr>
          <w:sz w:val="18"/>
          <w:rPrChange w:id="3429" w:author="Author">
            <w:rPr/>
          </w:rPrChange>
        </w:rPr>
        <w:t>For completeness, here are the results you should expect to get back:</w:t>
      </w:r>
      <w:r w:rsidR="005012CA" w:rsidRPr="003D36FB">
        <w:rPr>
          <w:sz w:val="18"/>
          <w:rPrChange w:id="3430" w:author="Author">
            <w:rPr/>
          </w:rPrChange>
        </w:rPr>
        <w:br/>
      </w:r>
      <w:r w:rsidR="005012CA" w:rsidRPr="003D36FB">
        <w:rPr>
          <w:noProof/>
          <w:sz w:val="18"/>
          <w:rPrChange w:id="3431" w:author="Author">
            <w:rPr>
              <w:noProof/>
            </w:rPr>
          </w:rPrChange>
        </w:rPr>
        <w:drawing>
          <wp:inline distT="0" distB="0" distL="0" distR="0" wp14:anchorId="5FD33FC9" wp14:editId="4642F290">
            <wp:extent cx="2115820" cy="26155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115820" cy="2615565"/>
                    </a:xfrm>
                    <a:prstGeom prst="rect">
                      <a:avLst/>
                    </a:prstGeom>
                    <a:noFill/>
                    <a:ln>
                      <a:noFill/>
                    </a:ln>
                  </pic:spPr>
                </pic:pic>
              </a:graphicData>
            </a:graphic>
          </wp:inline>
        </w:drawing>
      </w:r>
      <w:r w:rsidR="005012CA" w:rsidRPr="003D36FB">
        <w:rPr>
          <w:sz w:val="18"/>
          <w:rPrChange w:id="3432" w:author="Author">
            <w:rPr/>
          </w:rPrChange>
        </w:rPr>
        <w:br/>
      </w:r>
    </w:p>
    <w:p w:rsidR="009E1B7A" w:rsidRPr="003D36FB" w:rsidRDefault="005012CA" w:rsidP="008E0300">
      <w:pPr>
        <w:pStyle w:val="ListParagraph"/>
        <w:numPr>
          <w:ilvl w:val="0"/>
          <w:numId w:val="13"/>
        </w:numPr>
        <w:rPr>
          <w:sz w:val="18"/>
          <w:rPrChange w:id="3433" w:author="Author">
            <w:rPr/>
          </w:rPrChange>
        </w:rPr>
      </w:pPr>
      <w:r w:rsidRPr="003D36FB">
        <w:rPr>
          <w:sz w:val="18"/>
          <w:rPrChange w:id="3434" w:author="Author">
            <w:rPr/>
          </w:rPrChange>
        </w:rPr>
        <w:t xml:space="preserve">Converting the above fragment to Rx isn’t very hard using the </w:t>
      </w:r>
      <w:proofErr w:type="spellStart"/>
      <w:r w:rsidRPr="003D36FB">
        <w:rPr>
          <w:sz w:val="18"/>
          <w:rPrChange w:id="3435" w:author="Author">
            <w:rPr/>
          </w:rPrChange>
        </w:rPr>
        <w:t>FromAsyncPattern</w:t>
      </w:r>
      <w:proofErr w:type="spellEnd"/>
      <w:r w:rsidRPr="003D36FB">
        <w:rPr>
          <w:sz w:val="18"/>
          <w:rPrChange w:id="3436" w:author="Author">
            <w:rPr/>
          </w:rPrChange>
        </w:rPr>
        <w:t xml:space="preserve"> method which takes a whole bunch of generic overloads for various Begin* method</w:t>
      </w:r>
      <w:r w:rsidR="009B62E4" w:rsidRPr="003D36FB">
        <w:rPr>
          <w:sz w:val="18"/>
          <w:rPrChange w:id="3437" w:author="Author">
            <w:rPr/>
          </w:rPrChange>
        </w:rPr>
        <w:t xml:space="preserve"> parameter counts</w:t>
      </w:r>
      <w:r w:rsidRPr="003D36FB">
        <w:rPr>
          <w:sz w:val="18"/>
          <w:rPrChange w:id="3438" w:author="Author">
            <w:rPr/>
          </w:rPrChange>
        </w:rPr>
        <w:t>.</w:t>
      </w:r>
      <w:r w:rsidR="009B62E4" w:rsidRPr="003D36FB">
        <w:rPr>
          <w:sz w:val="18"/>
          <w:rPrChange w:id="3439" w:author="Author">
            <w:rPr/>
          </w:rPrChange>
        </w:rPr>
        <w:t xml:space="preserve"> The generic parameters passed to this bridge method are the types of the Begin* method parameters, as well as the return type of the corresponding End* method. For the parameters to </w:t>
      </w:r>
      <w:proofErr w:type="spellStart"/>
      <w:r w:rsidR="009B62E4" w:rsidRPr="003D36FB">
        <w:rPr>
          <w:sz w:val="18"/>
          <w:rPrChange w:id="3440" w:author="Author">
            <w:rPr/>
          </w:rPrChange>
        </w:rPr>
        <w:t>FromAsyncPattern</w:t>
      </w:r>
      <w:proofErr w:type="spellEnd"/>
      <w:r w:rsidR="009B62E4" w:rsidRPr="003D36FB">
        <w:rPr>
          <w:sz w:val="18"/>
          <w:rPrChange w:id="3441" w:author="Author">
            <w:rPr/>
          </w:rPrChange>
        </w:rPr>
        <w:t>, delegates to those Begin* and End* methods are passed:</w:t>
      </w:r>
      <w:r w:rsidR="009B62E4" w:rsidRPr="003D36FB">
        <w:rPr>
          <w:sz w:val="18"/>
          <w:rPrChange w:id="3442" w:author="Author">
            <w:rPr/>
          </w:rPrChange>
        </w:rPr>
        <w:br/>
      </w:r>
      <w:r w:rsidR="009B62E4" w:rsidRPr="003D36FB">
        <w:rPr>
          <w:sz w:val="18"/>
          <w:rPrChange w:id="3443" w:author="Author">
            <w:rPr/>
          </w:rPrChange>
        </w:rPr>
        <w:br/>
      </w:r>
      <w:r w:rsidR="00070868" w:rsidRPr="003D36FB">
        <w:rPr>
          <w:rFonts w:ascii="Consolas" w:hAnsi="Consolas" w:cs="Consolas"/>
          <w:sz w:val="16"/>
          <w:szCs w:val="19"/>
          <w:rPrChange w:id="3444" w:author="Author">
            <w:rPr>
              <w:rFonts w:ascii="Consolas" w:hAnsi="Consolas" w:cs="Consolas"/>
              <w:sz w:val="19"/>
              <w:szCs w:val="19"/>
            </w:rPr>
          </w:rPrChange>
        </w:rPr>
        <w:t xml:space="preserve">    </w:t>
      </w:r>
      <w:proofErr w:type="spellStart"/>
      <w:r w:rsidR="00070868" w:rsidRPr="003D36FB">
        <w:rPr>
          <w:rFonts w:ascii="Consolas" w:hAnsi="Consolas" w:cs="Consolas"/>
          <w:color w:val="0000FF"/>
          <w:sz w:val="16"/>
          <w:szCs w:val="19"/>
          <w:rPrChange w:id="3445" w:author="Author">
            <w:rPr>
              <w:rFonts w:ascii="Consolas" w:hAnsi="Consolas" w:cs="Consolas"/>
              <w:color w:val="0000FF"/>
              <w:sz w:val="19"/>
              <w:szCs w:val="19"/>
            </w:rPr>
          </w:rPrChange>
        </w:rPr>
        <w:t>var</w:t>
      </w:r>
      <w:proofErr w:type="spellEnd"/>
      <w:r w:rsidR="00070868" w:rsidRPr="003D36FB">
        <w:rPr>
          <w:rFonts w:ascii="Consolas" w:hAnsi="Consolas" w:cs="Consolas"/>
          <w:sz w:val="16"/>
          <w:szCs w:val="19"/>
          <w:rPrChange w:id="3446" w:author="Author">
            <w:rPr>
              <w:rFonts w:ascii="Consolas" w:hAnsi="Consolas" w:cs="Consolas"/>
              <w:sz w:val="19"/>
              <w:szCs w:val="19"/>
            </w:rPr>
          </w:rPrChange>
        </w:rPr>
        <w:t xml:space="preserve"> svc = </w:t>
      </w:r>
      <w:r w:rsidR="00070868" w:rsidRPr="003D36FB">
        <w:rPr>
          <w:rFonts w:ascii="Consolas" w:hAnsi="Consolas" w:cs="Consolas"/>
          <w:color w:val="0000FF"/>
          <w:sz w:val="16"/>
          <w:szCs w:val="19"/>
          <w:rPrChange w:id="3447" w:author="Author">
            <w:rPr>
              <w:rFonts w:ascii="Consolas" w:hAnsi="Consolas" w:cs="Consolas"/>
              <w:color w:val="0000FF"/>
              <w:sz w:val="19"/>
              <w:szCs w:val="19"/>
            </w:rPr>
          </w:rPrChange>
        </w:rPr>
        <w:t>new</w:t>
      </w:r>
      <w:r w:rsidR="00070868" w:rsidRPr="003D36FB">
        <w:rPr>
          <w:rFonts w:ascii="Consolas" w:hAnsi="Consolas" w:cs="Consolas"/>
          <w:sz w:val="16"/>
          <w:szCs w:val="19"/>
          <w:rPrChange w:id="3448" w:author="Author">
            <w:rPr>
              <w:rFonts w:ascii="Consolas" w:hAnsi="Consolas" w:cs="Consolas"/>
              <w:sz w:val="19"/>
              <w:szCs w:val="19"/>
            </w:rPr>
          </w:rPrChange>
        </w:rPr>
        <w:t xml:space="preserve"> </w:t>
      </w:r>
      <w:proofErr w:type="spellStart"/>
      <w:r w:rsidR="00070868" w:rsidRPr="003D36FB">
        <w:rPr>
          <w:rFonts w:ascii="Consolas" w:hAnsi="Consolas" w:cs="Consolas"/>
          <w:color w:val="2B91AF"/>
          <w:sz w:val="16"/>
          <w:szCs w:val="19"/>
          <w:rPrChange w:id="3449" w:author="Author">
            <w:rPr>
              <w:rFonts w:ascii="Consolas" w:hAnsi="Consolas" w:cs="Consolas"/>
              <w:color w:val="2B91AF"/>
              <w:sz w:val="19"/>
              <w:szCs w:val="19"/>
            </w:rPr>
          </w:rPrChange>
        </w:rPr>
        <w:t>DictServiceSoapClient</w:t>
      </w:r>
      <w:proofErr w:type="spellEnd"/>
      <w:r w:rsidR="00070868" w:rsidRPr="003D36FB">
        <w:rPr>
          <w:rFonts w:ascii="Consolas" w:hAnsi="Consolas" w:cs="Consolas"/>
          <w:sz w:val="16"/>
          <w:szCs w:val="19"/>
          <w:rPrChange w:id="3450" w:author="Author">
            <w:rPr>
              <w:rFonts w:ascii="Consolas" w:hAnsi="Consolas" w:cs="Consolas"/>
              <w:sz w:val="19"/>
              <w:szCs w:val="19"/>
            </w:rPr>
          </w:rPrChange>
        </w:rPr>
        <w:t>(</w:t>
      </w:r>
      <w:r w:rsidR="00070868" w:rsidRPr="003D36FB">
        <w:rPr>
          <w:rFonts w:ascii="Consolas" w:hAnsi="Consolas" w:cs="Consolas"/>
          <w:color w:val="A31515"/>
          <w:sz w:val="16"/>
          <w:szCs w:val="19"/>
          <w:rPrChange w:id="3451" w:author="Author">
            <w:rPr>
              <w:rFonts w:ascii="Consolas" w:hAnsi="Consolas" w:cs="Consolas"/>
              <w:color w:val="A31515"/>
              <w:sz w:val="19"/>
              <w:szCs w:val="19"/>
            </w:rPr>
          </w:rPrChange>
        </w:rPr>
        <w:t>"</w:t>
      </w:r>
      <w:proofErr w:type="spellStart"/>
      <w:r w:rsidR="00070868" w:rsidRPr="003D36FB">
        <w:rPr>
          <w:rFonts w:ascii="Consolas" w:hAnsi="Consolas" w:cs="Consolas"/>
          <w:color w:val="A31515"/>
          <w:sz w:val="16"/>
          <w:szCs w:val="19"/>
          <w:rPrChange w:id="3452" w:author="Author">
            <w:rPr>
              <w:rFonts w:ascii="Consolas" w:hAnsi="Consolas" w:cs="Consolas"/>
              <w:color w:val="A31515"/>
              <w:sz w:val="19"/>
              <w:szCs w:val="19"/>
            </w:rPr>
          </w:rPrChange>
        </w:rPr>
        <w:t>DictServiceSoap</w:t>
      </w:r>
      <w:proofErr w:type="spellEnd"/>
      <w:r w:rsidR="00070868" w:rsidRPr="003D36FB">
        <w:rPr>
          <w:rFonts w:ascii="Consolas" w:hAnsi="Consolas" w:cs="Consolas"/>
          <w:color w:val="A31515"/>
          <w:sz w:val="16"/>
          <w:szCs w:val="19"/>
          <w:rPrChange w:id="3453" w:author="Author">
            <w:rPr>
              <w:rFonts w:ascii="Consolas" w:hAnsi="Consolas" w:cs="Consolas"/>
              <w:color w:val="A31515"/>
              <w:sz w:val="19"/>
              <w:szCs w:val="19"/>
            </w:rPr>
          </w:rPrChange>
        </w:rPr>
        <w:t>"</w:t>
      </w:r>
      <w:r w:rsidR="00070868" w:rsidRPr="003D36FB">
        <w:rPr>
          <w:rFonts w:ascii="Consolas" w:hAnsi="Consolas" w:cs="Consolas"/>
          <w:sz w:val="16"/>
          <w:szCs w:val="19"/>
          <w:rPrChange w:id="3454" w:author="Author">
            <w:rPr>
              <w:rFonts w:ascii="Consolas" w:hAnsi="Consolas" w:cs="Consolas"/>
              <w:sz w:val="19"/>
              <w:szCs w:val="19"/>
            </w:rPr>
          </w:rPrChange>
        </w:rPr>
        <w:t>);</w:t>
      </w:r>
      <w:r w:rsidR="00070868" w:rsidRPr="003D36FB">
        <w:rPr>
          <w:rFonts w:ascii="Consolas" w:hAnsi="Consolas" w:cs="Consolas"/>
          <w:sz w:val="16"/>
          <w:szCs w:val="19"/>
          <w:rPrChange w:id="3455" w:author="Author">
            <w:rPr>
              <w:rFonts w:ascii="Consolas" w:hAnsi="Consolas" w:cs="Consolas"/>
              <w:sz w:val="19"/>
              <w:szCs w:val="19"/>
            </w:rPr>
          </w:rPrChange>
        </w:rPr>
        <w:br/>
      </w:r>
      <w:r w:rsidR="00070868" w:rsidRPr="003D36FB">
        <w:rPr>
          <w:rFonts w:ascii="Consolas" w:hAnsi="Consolas" w:cs="Consolas"/>
          <w:sz w:val="16"/>
          <w:szCs w:val="19"/>
          <w:rPrChange w:id="3456" w:author="Author">
            <w:rPr>
              <w:rFonts w:ascii="Consolas" w:hAnsi="Consolas" w:cs="Consolas"/>
              <w:sz w:val="19"/>
              <w:szCs w:val="19"/>
            </w:rPr>
          </w:rPrChange>
        </w:rPr>
        <w:lastRenderedPageBreak/>
        <w:t xml:space="preserve">    </w:t>
      </w:r>
      <w:proofErr w:type="spellStart"/>
      <w:r w:rsidR="00070868" w:rsidRPr="003D36FB">
        <w:rPr>
          <w:rFonts w:ascii="Consolas" w:hAnsi="Consolas" w:cs="Consolas"/>
          <w:color w:val="0000FF"/>
          <w:sz w:val="16"/>
          <w:szCs w:val="19"/>
          <w:rPrChange w:id="3457" w:author="Author">
            <w:rPr>
              <w:rFonts w:ascii="Consolas" w:hAnsi="Consolas" w:cs="Consolas"/>
              <w:color w:val="0000FF"/>
              <w:sz w:val="19"/>
              <w:szCs w:val="19"/>
            </w:rPr>
          </w:rPrChange>
        </w:rPr>
        <w:t>var</w:t>
      </w:r>
      <w:proofErr w:type="spellEnd"/>
      <w:r w:rsidR="00070868" w:rsidRPr="003D36FB">
        <w:rPr>
          <w:rFonts w:ascii="Consolas" w:hAnsi="Consolas" w:cs="Consolas"/>
          <w:sz w:val="16"/>
          <w:szCs w:val="19"/>
          <w:rPrChange w:id="3458" w:author="Author">
            <w:rPr>
              <w:rFonts w:ascii="Consolas" w:hAnsi="Consolas" w:cs="Consolas"/>
              <w:sz w:val="19"/>
              <w:szCs w:val="19"/>
            </w:rPr>
          </w:rPrChange>
        </w:rPr>
        <w:t xml:space="preserve"> </w:t>
      </w:r>
      <w:proofErr w:type="spellStart"/>
      <w:r w:rsidR="00070868" w:rsidRPr="003D36FB">
        <w:rPr>
          <w:rFonts w:ascii="Consolas" w:hAnsi="Consolas" w:cs="Consolas"/>
          <w:sz w:val="16"/>
          <w:szCs w:val="19"/>
          <w:rPrChange w:id="3459" w:author="Author">
            <w:rPr>
              <w:rFonts w:ascii="Consolas" w:hAnsi="Consolas" w:cs="Consolas"/>
              <w:sz w:val="19"/>
              <w:szCs w:val="19"/>
            </w:rPr>
          </w:rPrChange>
        </w:rPr>
        <w:t>matchInDict</w:t>
      </w:r>
      <w:proofErr w:type="spellEnd"/>
      <w:r w:rsidR="00070868" w:rsidRPr="003D36FB">
        <w:rPr>
          <w:rFonts w:ascii="Consolas" w:hAnsi="Consolas" w:cs="Consolas"/>
          <w:sz w:val="16"/>
          <w:szCs w:val="19"/>
          <w:rPrChange w:id="3460" w:author="Author">
            <w:rPr>
              <w:rFonts w:ascii="Consolas" w:hAnsi="Consolas" w:cs="Consolas"/>
              <w:sz w:val="19"/>
              <w:szCs w:val="19"/>
            </w:rPr>
          </w:rPrChange>
        </w:rPr>
        <w:t xml:space="preserve"> = </w:t>
      </w:r>
      <w:proofErr w:type="spellStart"/>
      <w:r w:rsidR="00070868" w:rsidRPr="003D36FB">
        <w:rPr>
          <w:rFonts w:ascii="Consolas" w:hAnsi="Consolas" w:cs="Consolas"/>
          <w:color w:val="2B91AF"/>
          <w:sz w:val="16"/>
          <w:szCs w:val="19"/>
          <w:rPrChange w:id="3461" w:author="Author">
            <w:rPr>
              <w:rFonts w:ascii="Consolas" w:hAnsi="Consolas" w:cs="Consolas"/>
              <w:color w:val="2B91AF"/>
              <w:sz w:val="19"/>
              <w:szCs w:val="19"/>
            </w:rPr>
          </w:rPrChange>
        </w:rPr>
        <w:t>Observable</w:t>
      </w:r>
      <w:r w:rsidR="00070868" w:rsidRPr="003D36FB">
        <w:rPr>
          <w:rFonts w:ascii="Consolas" w:hAnsi="Consolas" w:cs="Consolas"/>
          <w:sz w:val="16"/>
          <w:szCs w:val="19"/>
          <w:rPrChange w:id="3462" w:author="Author">
            <w:rPr>
              <w:rFonts w:ascii="Consolas" w:hAnsi="Consolas" w:cs="Consolas"/>
              <w:sz w:val="19"/>
              <w:szCs w:val="19"/>
            </w:rPr>
          </w:rPrChange>
        </w:rPr>
        <w:t>.</w:t>
      </w:r>
      <w:r w:rsidR="00070868" w:rsidRPr="003D36FB">
        <w:rPr>
          <w:rFonts w:ascii="Consolas" w:hAnsi="Consolas" w:cs="Consolas"/>
          <w:sz w:val="16"/>
          <w:szCs w:val="19"/>
          <w:highlight w:val="yellow"/>
          <w:rPrChange w:id="3463" w:author="Author">
            <w:rPr>
              <w:rFonts w:ascii="Consolas" w:hAnsi="Consolas" w:cs="Consolas"/>
              <w:sz w:val="19"/>
              <w:szCs w:val="19"/>
              <w:highlight w:val="yellow"/>
            </w:rPr>
          </w:rPrChange>
        </w:rPr>
        <w:t>FromAsyncPattern</w:t>
      </w:r>
      <w:proofErr w:type="spellEnd"/>
      <w:r w:rsidR="00070868" w:rsidRPr="003D36FB">
        <w:rPr>
          <w:rFonts w:ascii="Consolas" w:hAnsi="Consolas" w:cs="Consolas"/>
          <w:sz w:val="16"/>
          <w:szCs w:val="19"/>
          <w:rPrChange w:id="3464" w:author="Author">
            <w:rPr>
              <w:rFonts w:ascii="Consolas" w:hAnsi="Consolas" w:cs="Consolas"/>
              <w:sz w:val="19"/>
              <w:szCs w:val="19"/>
            </w:rPr>
          </w:rPrChange>
        </w:rPr>
        <w:t>&lt;</w:t>
      </w:r>
      <w:r w:rsidR="00070868" w:rsidRPr="003D36FB">
        <w:rPr>
          <w:rFonts w:ascii="Consolas" w:hAnsi="Consolas" w:cs="Consolas"/>
          <w:color w:val="0000FF"/>
          <w:sz w:val="16"/>
          <w:szCs w:val="19"/>
          <w:rPrChange w:id="3465" w:author="Author">
            <w:rPr>
              <w:rFonts w:ascii="Consolas" w:hAnsi="Consolas" w:cs="Consolas"/>
              <w:color w:val="0000FF"/>
              <w:sz w:val="19"/>
              <w:szCs w:val="19"/>
            </w:rPr>
          </w:rPrChange>
        </w:rPr>
        <w:t>string</w:t>
      </w:r>
      <w:r w:rsidR="00070868" w:rsidRPr="003D36FB">
        <w:rPr>
          <w:rFonts w:ascii="Consolas" w:hAnsi="Consolas" w:cs="Consolas"/>
          <w:sz w:val="16"/>
          <w:szCs w:val="19"/>
          <w:rPrChange w:id="3466" w:author="Author">
            <w:rPr>
              <w:rFonts w:ascii="Consolas" w:hAnsi="Consolas" w:cs="Consolas"/>
              <w:sz w:val="19"/>
              <w:szCs w:val="19"/>
            </w:rPr>
          </w:rPrChange>
        </w:rPr>
        <w:t xml:space="preserve">, </w:t>
      </w:r>
      <w:r w:rsidR="00070868" w:rsidRPr="003D36FB">
        <w:rPr>
          <w:rFonts w:ascii="Consolas" w:hAnsi="Consolas" w:cs="Consolas"/>
          <w:color w:val="0000FF"/>
          <w:sz w:val="16"/>
          <w:szCs w:val="19"/>
          <w:rPrChange w:id="3467" w:author="Author">
            <w:rPr>
              <w:rFonts w:ascii="Consolas" w:hAnsi="Consolas" w:cs="Consolas"/>
              <w:color w:val="0000FF"/>
              <w:sz w:val="19"/>
              <w:szCs w:val="19"/>
            </w:rPr>
          </w:rPrChange>
        </w:rPr>
        <w:t>string</w:t>
      </w:r>
      <w:r w:rsidR="00070868" w:rsidRPr="003D36FB">
        <w:rPr>
          <w:rFonts w:ascii="Consolas" w:hAnsi="Consolas" w:cs="Consolas"/>
          <w:sz w:val="16"/>
          <w:szCs w:val="19"/>
          <w:rPrChange w:id="3468" w:author="Author">
            <w:rPr>
              <w:rFonts w:ascii="Consolas" w:hAnsi="Consolas" w:cs="Consolas"/>
              <w:sz w:val="19"/>
              <w:szCs w:val="19"/>
            </w:rPr>
          </w:rPrChange>
        </w:rPr>
        <w:t xml:space="preserve">, </w:t>
      </w:r>
      <w:r w:rsidR="00070868" w:rsidRPr="003D36FB">
        <w:rPr>
          <w:rFonts w:ascii="Consolas" w:hAnsi="Consolas" w:cs="Consolas"/>
          <w:color w:val="0000FF"/>
          <w:sz w:val="16"/>
          <w:szCs w:val="19"/>
          <w:rPrChange w:id="3469" w:author="Author">
            <w:rPr>
              <w:rFonts w:ascii="Consolas" w:hAnsi="Consolas" w:cs="Consolas"/>
              <w:color w:val="0000FF"/>
              <w:sz w:val="19"/>
              <w:szCs w:val="19"/>
            </w:rPr>
          </w:rPrChange>
        </w:rPr>
        <w:t>string</w:t>
      </w:r>
      <w:r w:rsidR="00070868" w:rsidRPr="003D36FB">
        <w:rPr>
          <w:rFonts w:ascii="Consolas" w:hAnsi="Consolas" w:cs="Consolas"/>
          <w:sz w:val="16"/>
          <w:szCs w:val="19"/>
          <w:rPrChange w:id="3470" w:author="Author">
            <w:rPr>
              <w:rFonts w:ascii="Consolas" w:hAnsi="Consolas" w:cs="Consolas"/>
              <w:sz w:val="19"/>
              <w:szCs w:val="19"/>
            </w:rPr>
          </w:rPrChange>
        </w:rPr>
        <w:t xml:space="preserve">, </w:t>
      </w:r>
      <w:proofErr w:type="spellStart"/>
      <w:r w:rsidR="00070868" w:rsidRPr="003D36FB">
        <w:rPr>
          <w:rFonts w:ascii="Consolas" w:hAnsi="Consolas" w:cs="Consolas"/>
          <w:color w:val="2B91AF"/>
          <w:sz w:val="16"/>
          <w:szCs w:val="19"/>
          <w:rPrChange w:id="3471" w:author="Author">
            <w:rPr>
              <w:rFonts w:ascii="Consolas" w:hAnsi="Consolas" w:cs="Consolas"/>
              <w:color w:val="2B91AF"/>
              <w:sz w:val="19"/>
              <w:szCs w:val="19"/>
            </w:rPr>
          </w:rPrChange>
        </w:rPr>
        <w:t>DictionaryWord</w:t>
      </w:r>
      <w:proofErr w:type="spellEnd"/>
      <w:r w:rsidR="00070868" w:rsidRPr="003D36FB">
        <w:rPr>
          <w:rFonts w:ascii="Consolas" w:hAnsi="Consolas" w:cs="Consolas"/>
          <w:sz w:val="16"/>
          <w:szCs w:val="19"/>
          <w:rPrChange w:id="3472" w:author="Author">
            <w:rPr>
              <w:rFonts w:ascii="Consolas" w:hAnsi="Consolas" w:cs="Consolas"/>
              <w:sz w:val="19"/>
              <w:szCs w:val="19"/>
            </w:rPr>
          </w:rPrChange>
        </w:rPr>
        <w:t>[]&gt;</w:t>
      </w:r>
      <w:r w:rsidR="00070868" w:rsidRPr="003D36FB">
        <w:rPr>
          <w:rFonts w:ascii="Consolas" w:hAnsi="Consolas" w:cs="Consolas"/>
          <w:sz w:val="16"/>
          <w:szCs w:val="19"/>
          <w:rPrChange w:id="3473" w:author="Author">
            <w:rPr>
              <w:rFonts w:ascii="Consolas" w:hAnsi="Consolas" w:cs="Consolas"/>
              <w:sz w:val="19"/>
              <w:szCs w:val="19"/>
            </w:rPr>
          </w:rPrChange>
        </w:rPr>
        <w:br/>
        <w:t xml:space="preserve">        (</w:t>
      </w:r>
      <w:proofErr w:type="spellStart"/>
      <w:r w:rsidR="00070868" w:rsidRPr="003D36FB">
        <w:rPr>
          <w:rFonts w:ascii="Consolas" w:hAnsi="Consolas" w:cs="Consolas"/>
          <w:sz w:val="16"/>
          <w:szCs w:val="19"/>
          <w:rPrChange w:id="3474" w:author="Author">
            <w:rPr>
              <w:rFonts w:ascii="Consolas" w:hAnsi="Consolas" w:cs="Consolas"/>
              <w:sz w:val="19"/>
              <w:szCs w:val="19"/>
            </w:rPr>
          </w:rPrChange>
        </w:rPr>
        <w:t>svc.BeginMatchInDict</w:t>
      </w:r>
      <w:proofErr w:type="spellEnd"/>
      <w:r w:rsidR="00070868" w:rsidRPr="003D36FB">
        <w:rPr>
          <w:rFonts w:ascii="Consolas" w:hAnsi="Consolas" w:cs="Consolas"/>
          <w:sz w:val="16"/>
          <w:szCs w:val="19"/>
          <w:rPrChange w:id="3475" w:author="Author">
            <w:rPr>
              <w:rFonts w:ascii="Consolas" w:hAnsi="Consolas" w:cs="Consolas"/>
              <w:sz w:val="19"/>
              <w:szCs w:val="19"/>
            </w:rPr>
          </w:rPrChange>
        </w:rPr>
        <w:t xml:space="preserve">, </w:t>
      </w:r>
      <w:proofErr w:type="spellStart"/>
      <w:r w:rsidR="00070868" w:rsidRPr="003D36FB">
        <w:rPr>
          <w:rFonts w:ascii="Consolas" w:hAnsi="Consolas" w:cs="Consolas"/>
          <w:sz w:val="16"/>
          <w:szCs w:val="19"/>
          <w:rPrChange w:id="3476" w:author="Author">
            <w:rPr>
              <w:rFonts w:ascii="Consolas" w:hAnsi="Consolas" w:cs="Consolas"/>
              <w:sz w:val="19"/>
              <w:szCs w:val="19"/>
            </w:rPr>
          </w:rPrChange>
        </w:rPr>
        <w:t>svc.EndMatchInDict</w:t>
      </w:r>
      <w:proofErr w:type="spellEnd"/>
      <w:r w:rsidR="00070868" w:rsidRPr="003D36FB">
        <w:rPr>
          <w:rFonts w:ascii="Consolas" w:hAnsi="Consolas" w:cs="Consolas"/>
          <w:sz w:val="16"/>
          <w:szCs w:val="19"/>
          <w:rPrChange w:id="3477" w:author="Author">
            <w:rPr>
              <w:rFonts w:ascii="Consolas" w:hAnsi="Consolas" w:cs="Consolas"/>
              <w:sz w:val="19"/>
              <w:szCs w:val="19"/>
            </w:rPr>
          </w:rPrChange>
        </w:rPr>
        <w:t>);</w:t>
      </w:r>
      <w:r w:rsidR="00070868" w:rsidRPr="003D36FB">
        <w:rPr>
          <w:rFonts w:ascii="Consolas" w:hAnsi="Consolas" w:cs="Consolas"/>
          <w:sz w:val="16"/>
          <w:szCs w:val="19"/>
          <w:rPrChange w:id="3478" w:author="Author">
            <w:rPr>
              <w:rFonts w:ascii="Consolas" w:hAnsi="Consolas" w:cs="Consolas"/>
              <w:sz w:val="19"/>
              <w:szCs w:val="19"/>
            </w:rPr>
          </w:rPrChange>
        </w:rPr>
        <w:br/>
      </w:r>
      <w:r w:rsidR="00070868" w:rsidRPr="003D36FB">
        <w:rPr>
          <w:rFonts w:ascii="Consolas" w:hAnsi="Consolas" w:cs="Consolas"/>
          <w:sz w:val="16"/>
          <w:szCs w:val="19"/>
          <w:rPrChange w:id="3479" w:author="Author">
            <w:rPr>
              <w:rFonts w:ascii="Consolas" w:hAnsi="Consolas" w:cs="Consolas"/>
              <w:sz w:val="19"/>
              <w:szCs w:val="19"/>
            </w:rPr>
          </w:rPrChange>
        </w:rPr>
        <w:br/>
      </w:r>
      <w:r w:rsidR="00070868" w:rsidRPr="003D36FB">
        <w:rPr>
          <w:sz w:val="18"/>
          <w:rPrChange w:id="3480" w:author="Author">
            <w:rPr/>
          </w:rPrChange>
        </w:rPr>
        <w:t xml:space="preserve">The result of this bridging is a </w:t>
      </w:r>
      <w:proofErr w:type="spellStart"/>
      <w:r w:rsidR="00070868" w:rsidRPr="003D36FB">
        <w:rPr>
          <w:sz w:val="18"/>
          <w:rPrChange w:id="3481" w:author="Author">
            <w:rPr/>
          </w:rPrChange>
        </w:rPr>
        <w:t>Func</w:t>
      </w:r>
      <w:proofErr w:type="spellEnd"/>
      <w:r w:rsidR="00070868" w:rsidRPr="003D36FB">
        <w:rPr>
          <w:sz w:val="18"/>
          <w:rPrChange w:id="3482" w:author="Author">
            <w:rPr/>
          </w:rPrChange>
        </w:rPr>
        <w:t xml:space="preserve"> delegate that takes the web service parameters and produces an observable sequence that will receive the results:</w:t>
      </w:r>
      <w:r w:rsidR="00070868" w:rsidRPr="003D36FB">
        <w:rPr>
          <w:sz w:val="18"/>
          <w:rPrChange w:id="3483" w:author="Author">
            <w:rPr/>
          </w:rPrChange>
        </w:rPr>
        <w:br/>
      </w:r>
      <w:r w:rsidR="00070868" w:rsidRPr="003D36FB">
        <w:rPr>
          <w:sz w:val="18"/>
          <w:rPrChange w:id="3484" w:author="Author">
            <w:rPr/>
          </w:rPrChange>
        </w:rPr>
        <w:br/>
      </w:r>
      <w:r w:rsidR="00070868" w:rsidRPr="003D36FB">
        <w:rPr>
          <w:rFonts w:ascii="Consolas" w:hAnsi="Consolas" w:cs="Consolas"/>
          <w:sz w:val="16"/>
          <w:szCs w:val="19"/>
          <w:rPrChange w:id="3485" w:author="Author">
            <w:rPr>
              <w:rFonts w:ascii="Consolas" w:hAnsi="Consolas" w:cs="Consolas"/>
              <w:sz w:val="19"/>
              <w:szCs w:val="19"/>
            </w:rPr>
          </w:rPrChange>
        </w:rPr>
        <w:t xml:space="preserve">    </w:t>
      </w:r>
      <w:proofErr w:type="spellStart"/>
      <w:r w:rsidR="00070868" w:rsidRPr="003D36FB">
        <w:rPr>
          <w:rFonts w:ascii="Consolas" w:hAnsi="Consolas" w:cs="Consolas"/>
          <w:color w:val="0000FF"/>
          <w:sz w:val="16"/>
          <w:szCs w:val="19"/>
          <w:rPrChange w:id="3486" w:author="Author">
            <w:rPr>
              <w:rFonts w:ascii="Consolas" w:hAnsi="Consolas" w:cs="Consolas"/>
              <w:color w:val="0000FF"/>
              <w:sz w:val="19"/>
              <w:szCs w:val="19"/>
            </w:rPr>
          </w:rPrChange>
        </w:rPr>
        <w:t>var</w:t>
      </w:r>
      <w:proofErr w:type="spellEnd"/>
      <w:r w:rsidR="00070868" w:rsidRPr="003D36FB">
        <w:rPr>
          <w:rFonts w:ascii="Consolas" w:hAnsi="Consolas" w:cs="Consolas"/>
          <w:sz w:val="16"/>
          <w:szCs w:val="19"/>
          <w:rPrChange w:id="3487" w:author="Author">
            <w:rPr>
              <w:rFonts w:ascii="Consolas" w:hAnsi="Consolas" w:cs="Consolas"/>
              <w:sz w:val="19"/>
              <w:szCs w:val="19"/>
            </w:rPr>
          </w:rPrChange>
        </w:rPr>
        <w:t xml:space="preserve"> res = </w:t>
      </w:r>
      <w:proofErr w:type="spellStart"/>
      <w:r w:rsidR="00070868" w:rsidRPr="003D36FB">
        <w:rPr>
          <w:rFonts w:ascii="Consolas" w:hAnsi="Consolas" w:cs="Consolas"/>
          <w:sz w:val="16"/>
          <w:szCs w:val="19"/>
          <w:rPrChange w:id="3488" w:author="Author">
            <w:rPr>
              <w:rFonts w:ascii="Consolas" w:hAnsi="Consolas" w:cs="Consolas"/>
              <w:sz w:val="19"/>
              <w:szCs w:val="19"/>
            </w:rPr>
          </w:rPrChange>
        </w:rPr>
        <w:t>matchInDict</w:t>
      </w:r>
      <w:proofErr w:type="spellEnd"/>
      <w:r w:rsidR="00070868" w:rsidRPr="003D36FB">
        <w:rPr>
          <w:rFonts w:ascii="Consolas" w:hAnsi="Consolas" w:cs="Consolas"/>
          <w:sz w:val="16"/>
          <w:szCs w:val="19"/>
          <w:rPrChange w:id="3489" w:author="Author">
            <w:rPr>
              <w:rFonts w:ascii="Consolas" w:hAnsi="Consolas" w:cs="Consolas"/>
              <w:sz w:val="19"/>
              <w:szCs w:val="19"/>
            </w:rPr>
          </w:rPrChange>
        </w:rPr>
        <w:t>(</w:t>
      </w:r>
      <w:r w:rsidR="00070868" w:rsidRPr="003D36FB">
        <w:rPr>
          <w:rFonts w:ascii="Consolas" w:hAnsi="Consolas" w:cs="Consolas"/>
          <w:color w:val="A31515"/>
          <w:sz w:val="16"/>
          <w:szCs w:val="19"/>
          <w:rPrChange w:id="3490" w:author="Author">
            <w:rPr>
              <w:rFonts w:ascii="Consolas" w:hAnsi="Consolas" w:cs="Consolas"/>
              <w:color w:val="A31515"/>
              <w:sz w:val="19"/>
              <w:szCs w:val="19"/>
            </w:rPr>
          </w:rPrChange>
        </w:rPr>
        <w:t>"</w:t>
      </w:r>
      <w:proofErr w:type="spellStart"/>
      <w:r w:rsidR="00070868" w:rsidRPr="003D36FB">
        <w:rPr>
          <w:rFonts w:ascii="Consolas" w:hAnsi="Consolas" w:cs="Consolas"/>
          <w:color w:val="A31515"/>
          <w:sz w:val="16"/>
          <w:szCs w:val="19"/>
          <w:rPrChange w:id="3491" w:author="Author">
            <w:rPr>
              <w:rFonts w:ascii="Consolas" w:hAnsi="Consolas" w:cs="Consolas"/>
              <w:color w:val="A31515"/>
              <w:sz w:val="19"/>
              <w:szCs w:val="19"/>
            </w:rPr>
          </w:rPrChange>
        </w:rPr>
        <w:t>wn</w:t>
      </w:r>
      <w:proofErr w:type="spellEnd"/>
      <w:r w:rsidR="00070868" w:rsidRPr="003D36FB">
        <w:rPr>
          <w:rFonts w:ascii="Consolas" w:hAnsi="Consolas" w:cs="Consolas"/>
          <w:color w:val="A31515"/>
          <w:sz w:val="16"/>
          <w:szCs w:val="19"/>
          <w:rPrChange w:id="3492" w:author="Author">
            <w:rPr>
              <w:rFonts w:ascii="Consolas" w:hAnsi="Consolas" w:cs="Consolas"/>
              <w:color w:val="A31515"/>
              <w:sz w:val="19"/>
              <w:szCs w:val="19"/>
            </w:rPr>
          </w:rPrChange>
        </w:rPr>
        <w:t>"</w:t>
      </w:r>
      <w:r w:rsidR="00070868" w:rsidRPr="003D36FB">
        <w:rPr>
          <w:rFonts w:ascii="Consolas" w:hAnsi="Consolas" w:cs="Consolas"/>
          <w:sz w:val="16"/>
          <w:szCs w:val="19"/>
          <w:rPrChange w:id="3493" w:author="Author">
            <w:rPr>
              <w:rFonts w:ascii="Consolas" w:hAnsi="Consolas" w:cs="Consolas"/>
              <w:sz w:val="19"/>
              <w:szCs w:val="19"/>
            </w:rPr>
          </w:rPrChange>
        </w:rPr>
        <w:t xml:space="preserve">, </w:t>
      </w:r>
      <w:r w:rsidR="00070868" w:rsidRPr="003D36FB">
        <w:rPr>
          <w:rFonts w:ascii="Consolas" w:hAnsi="Consolas" w:cs="Consolas"/>
          <w:color w:val="A31515"/>
          <w:sz w:val="16"/>
          <w:szCs w:val="19"/>
          <w:rPrChange w:id="3494" w:author="Author">
            <w:rPr>
              <w:rFonts w:ascii="Consolas" w:hAnsi="Consolas" w:cs="Consolas"/>
              <w:color w:val="A31515"/>
              <w:sz w:val="19"/>
              <w:szCs w:val="19"/>
            </w:rPr>
          </w:rPrChange>
        </w:rPr>
        <w:t>"react"</w:t>
      </w:r>
      <w:r w:rsidR="00070868" w:rsidRPr="003D36FB">
        <w:rPr>
          <w:rFonts w:ascii="Consolas" w:hAnsi="Consolas" w:cs="Consolas"/>
          <w:sz w:val="16"/>
          <w:szCs w:val="19"/>
          <w:rPrChange w:id="3495" w:author="Author">
            <w:rPr>
              <w:rFonts w:ascii="Consolas" w:hAnsi="Consolas" w:cs="Consolas"/>
              <w:sz w:val="19"/>
              <w:szCs w:val="19"/>
            </w:rPr>
          </w:rPrChange>
        </w:rPr>
        <w:t xml:space="preserve">, </w:t>
      </w:r>
      <w:r w:rsidR="00070868" w:rsidRPr="003D36FB">
        <w:rPr>
          <w:rFonts w:ascii="Consolas" w:hAnsi="Consolas" w:cs="Consolas"/>
          <w:color w:val="A31515"/>
          <w:sz w:val="16"/>
          <w:szCs w:val="19"/>
          <w:rPrChange w:id="3496" w:author="Author">
            <w:rPr>
              <w:rFonts w:ascii="Consolas" w:hAnsi="Consolas" w:cs="Consolas"/>
              <w:color w:val="A31515"/>
              <w:sz w:val="19"/>
              <w:szCs w:val="19"/>
            </w:rPr>
          </w:rPrChange>
        </w:rPr>
        <w:t>"prefix"</w:t>
      </w:r>
      <w:r w:rsidR="00070868" w:rsidRPr="003D36FB">
        <w:rPr>
          <w:rFonts w:ascii="Consolas" w:hAnsi="Consolas" w:cs="Consolas"/>
          <w:sz w:val="16"/>
          <w:szCs w:val="19"/>
          <w:rPrChange w:id="3497" w:author="Author">
            <w:rPr>
              <w:rFonts w:ascii="Consolas" w:hAnsi="Consolas" w:cs="Consolas"/>
              <w:sz w:val="19"/>
              <w:szCs w:val="19"/>
            </w:rPr>
          </w:rPrChange>
        </w:rPr>
        <w:t>);</w:t>
      </w:r>
      <w:r w:rsidR="00070868" w:rsidRPr="003D36FB">
        <w:rPr>
          <w:rFonts w:ascii="Consolas" w:hAnsi="Consolas" w:cs="Consolas"/>
          <w:sz w:val="16"/>
          <w:szCs w:val="19"/>
          <w:rPrChange w:id="3498" w:author="Author">
            <w:rPr>
              <w:rFonts w:ascii="Consolas" w:hAnsi="Consolas" w:cs="Consolas"/>
              <w:sz w:val="19"/>
              <w:szCs w:val="19"/>
            </w:rPr>
          </w:rPrChange>
        </w:rPr>
        <w:br/>
        <w:t xml:space="preserve">    </w:t>
      </w:r>
      <w:proofErr w:type="spellStart"/>
      <w:r w:rsidR="00070868" w:rsidRPr="003D36FB">
        <w:rPr>
          <w:rFonts w:ascii="Consolas" w:hAnsi="Consolas" w:cs="Consolas"/>
          <w:color w:val="0000FF"/>
          <w:sz w:val="16"/>
          <w:szCs w:val="19"/>
          <w:rPrChange w:id="3499" w:author="Author">
            <w:rPr>
              <w:rFonts w:ascii="Consolas" w:hAnsi="Consolas" w:cs="Consolas"/>
              <w:color w:val="0000FF"/>
              <w:sz w:val="19"/>
              <w:szCs w:val="19"/>
            </w:rPr>
          </w:rPrChange>
        </w:rPr>
        <w:t>var</w:t>
      </w:r>
      <w:proofErr w:type="spellEnd"/>
      <w:r w:rsidR="00070868" w:rsidRPr="003D36FB">
        <w:rPr>
          <w:rFonts w:ascii="Consolas" w:hAnsi="Consolas" w:cs="Consolas"/>
          <w:sz w:val="16"/>
          <w:szCs w:val="19"/>
          <w:rPrChange w:id="3500" w:author="Author">
            <w:rPr>
              <w:rFonts w:ascii="Consolas" w:hAnsi="Consolas" w:cs="Consolas"/>
              <w:sz w:val="19"/>
              <w:szCs w:val="19"/>
            </w:rPr>
          </w:rPrChange>
        </w:rPr>
        <w:t xml:space="preserve"> subscription = </w:t>
      </w:r>
      <w:proofErr w:type="spellStart"/>
      <w:r w:rsidR="00070868" w:rsidRPr="003D36FB">
        <w:rPr>
          <w:rFonts w:ascii="Consolas" w:hAnsi="Consolas" w:cs="Consolas"/>
          <w:sz w:val="16"/>
          <w:szCs w:val="19"/>
          <w:rPrChange w:id="3501" w:author="Author">
            <w:rPr>
              <w:rFonts w:ascii="Consolas" w:hAnsi="Consolas" w:cs="Consolas"/>
              <w:sz w:val="19"/>
              <w:szCs w:val="19"/>
            </w:rPr>
          </w:rPrChange>
        </w:rPr>
        <w:t>res.Subscribe</w:t>
      </w:r>
      <w:proofErr w:type="spellEnd"/>
      <w:r w:rsidR="00070868" w:rsidRPr="003D36FB">
        <w:rPr>
          <w:rFonts w:ascii="Consolas" w:hAnsi="Consolas" w:cs="Consolas"/>
          <w:sz w:val="16"/>
          <w:szCs w:val="19"/>
          <w:rPrChange w:id="3502" w:author="Author">
            <w:rPr>
              <w:rFonts w:ascii="Consolas" w:hAnsi="Consolas" w:cs="Consolas"/>
              <w:sz w:val="19"/>
              <w:szCs w:val="19"/>
            </w:rPr>
          </w:rPrChange>
        </w:rPr>
        <w:t>(words =&gt;</w:t>
      </w:r>
      <w:r w:rsidR="00044CEE" w:rsidRPr="003D36FB">
        <w:rPr>
          <w:rFonts w:ascii="Consolas" w:hAnsi="Consolas" w:cs="Consolas"/>
          <w:sz w:val="16"/>
          <w:szCs w:val="19"/>
          <w:rPrChange w:id="3503" w:author="Author">
            <w:rPr>
              <w:rFonts w:ascii="Consolas" w:hAnsi="Consolas" w:cs="Consolas"/>
              <w:sz w:val="19"/>
              <w:szCs w:val="19"/>
            </w:rPr>
          </w:rPrChange>
        </w:rPr>
        <w:t xml:space="preserve"> </w:t>
      </w:r>
      <w:r w:rsidR="00070868" w:rsidRPr="003D36FB">
        <w:rPr>
          <w:rFonts w:ascii="Consolas" w:hAnsi="Consolas" w:cs="Consolas"/>
          <w:sz w:val="16"/>
          <w:szCs w:val="19"/>
          <w:rPrChange w:id="3504" w:author="Author">
            <w:rPr>
              <w:rFonts w:ascii="Consolas" w:hAnsi="Consolas" w:cs="Consolas"/>
              <w:sz w:val="19"/>
              <w:szCs w:val="19"/>
            </w:rPr>
          </w:rPrChange>
        </w:rPr>
        <w:t>{</w:t>
      </w:r>
      <w:r w:rsidR="00070868" w:rsidRPr="003D36FB">
        <w:rPr>
          <w:rFonts w:ascii="Consolas" w:hAnsi="Consolas" w:cs="Consolas"/>
          <w:sz w:val="16"/>
          <w:szCs w:val="19"/>
          <w:rPrChange w:id="3505" w:author="Author">
            <w:rPr>
              <w:rFonts w:ascii="Consolas" w:hAnsi="Consolas" w:cs="Consolas"/>
              <w:sz w:val="19"/>
              <w:szCs w:val="19"/>
            </w:rPr>
          </w:rPrChange>
        </w:rPr>
        <w:br/>
        <w:t xml:space="preserve">            </w:t>
      </w:r>
      <w:proofErr w:type="spellStart"/>
      <w:r w:rsidR="00070868" w:rsidRPr="003D36FB">
        <w:rPr>
          <w:rFonts w:ascii="Consolas" w:hAnsi="Consolas" w:cs="Consolas"/>
          <w:color w:val="0000FF"/>
          <w:sz w:val="16"/>
          <w:szCs w:val="19"/>
          <w:rPrChange w:id="3506" w:author="Author">
            <w:rPr>
              <w:rFonts w:ascii="Consolas" w:hAnsi="Consolas" w:cs="Consolas"/>
              <w:color w:val="0000FF"/>
              <w:sz w:val="19"/>
              <w:szCs w:val="19"/>
            </w:rPr>
          </w:rPrChange>
        </w:rPr>
        <w:t>foreach</w:t>
      </w:r>
      <w:proofErr w:type="spellEnd"/>
      <w:r w:rsidR="00070868" w:rsidRPr="003D36FB">
        <w:rPr>
          <w:rFonts w:ascii="Consolas" w:hAnsi="Consolas" w:cs="Consolas"/>
          <w:sz w:val="16"/>
          <w:szCs w:val="19"/>
          <w:rPrChange w:id="3507" w:author="Author">
            <w:rPr>
              <w:rFonts w:ascii="Consolas" w:hAnsi="Consolas" w:cs="Consolas"/>
              <w:sz w:val="19"/>
              <w:szCs w:val="19"/>
            </w:rPr>
          </w:rPrChange>
        </w:rPr>
        <w:t xml:space="preserve"> (</w:t>
      </w:r>
      <w:proofErr w:type="spellStart"/>
      <w:r w:rsidR="00070868" w:rsidRPr="003D36FB">
        <w:rPr>
          <w:rFonts w:ascii="Consolas" w:hAnsi="Consolas" w:cs="Consolas"/>
          <w:color w:val="0000FF"/>
          <w:sz w:val="16"/>
          <w:szCs w:val="19"/>
          <w:rPrChange w:id="3508" w:author="Author">
            <w:rPr>
              <w:rFonts w:ascii="Consolas" w:hAnsi="Consolas" w:cs="Consolas"/>
              <w:color w:val="0000FF"/>
              <w:sz w:val="19"/>
              <w:szCs w:val="19"/>
            </w:rPr>
          </w:rPrChange>
        </w:rPr>
        <w:t>var</w:t>
      </w:r>
      <w:proofErr w:type="spellEnd"/>
      <w:r w:rsidR="00070868" w:rsidRPr="003D36FB">
        <w:rPr>
          <w:rFonts w:ascii="Consolas" w:hAnsi="Consolas" w:cs="Consolas"/>
          <w:sz w:val="16"/>
          <w:szCs w:val="19"/>
          <w:rPrChange w:id="3509" w:author="Author">
            <w:rPr>
              <w:rFonts w:ascii="Consolas" w:hAnsi="Consolas" w:cs="Consolas"/>
              <w:sz w:val="19"/>
              <w:szCs w:val="19"/>
            </w:rPr>
          </w:rPrChange>
        </w:rPr>
        <w:t xml:space="preserve"> word </w:t>
      </w:r>
      <w:r w:rsidR="00070868" w:rsidRPr="003D36FB">
        <w:rPr>
          <w:rFonts w:ascii="Consolas" w:hAnsi="Consolas" w:cs="Consolas"/>
          <w:color w:val="0000FF"/>
          <w:sz w:val="16"/>
          <w:szCs w:val="19"/>
          <w:rPrChange w:id="3510" w:author="Author">
            <w:rPr>
              <w:rFonts w:ascii="Consolas" w:hAnsi="Consolas" w:cs="Consolas"/>
              <w:color w:val="0000FF"/>
              <w:sz w:val="19"/>
              <w:szCs w:val="19"/>
            </w:rPr>
          </w:rPrChange>
        </w:rPr>
        <w:t>in</w:t>
      </w:r>
      <w:r w:rsidR="00070868" w:rsidRPr="003D36FB">
        <w:rPr>
          <w:rFonts w:ascii="Consolas" w:hAnsi="Consolas" w:cs="Consolas"/>
          <w:sz w:val="16"/>
          <w:szCs w:val="19"/>
          <w:rPrChange w:id="3511" w:author="Author">
            <w:rPr>
              <w:rFonts w:ascii="Consolas" w:hAnsi="Consolas" w:cs="Consolas"/>
              <w:sz w:val="19"/>
              <w:szCs w:val="19"/>
            </w:rPr>
          </w:rPrChange>
        </w:rPr>
        <w:t xml:space="preserve"> words)</w:t>
      </w:r>
      <w:r w:rsidR="00070868" w:rsidRPr="003D36FB">
        <w:rPr>
          <w:rFonts w:ascii="Consolas" w:hAnsi="Consolas" w:cs="Consolas"/>
          <w:sz w:val="16"/>
          <w:szCs w:val="19"/>
          <w:rPrChange w:id="3512" w:author="Author">
            <w:rPr>
              <w:rFonts w:ascii="Consolas" w:hAnsi="Consolas" w:cs="Consolas"/>
              <w:sz w:val="19"/>
              <w:szCs w:val="19"/>
            </w:rPr>
          </w:rPrChange>
        </w:rPr>
        <w:br/>
        <w:t xml:space="preserve">                </w:t>
      </w:r>
      <w:proofErr w:type="spellStart"/>
      <w:r w:rsidR="00070868" w:rsidRPr="003D36FB">
        <w:rPr>
          <w:rFonts w:ascii="Consolas" w:hAnsi="Consolas" w:cs="Consolas"/>
          <w:color w:val="2B91AF"/>
          <w:sz w:val="16"/>
          <w:szCs w:val="19"/>
          <w:rPrChange w:id="3513" w:author="Author">
            <w:rPr>
              <w:rFonts w:ascii="Consolas" w:hAnsi="Consolas" w:cs="Consolas"/>
              <w:color w:val="2B91AF"/>
              <w:sz w:val="19"/>
              <w:szCs w:val="19"/>
            </w:rPr>
          </w:rPrChange>
        </w:rPr>
        <w:t>Console</w:t>
      </w:r>
      <w:r w:rsidR="00070868" w:rsidRPr="003D36FB">
        <w:rPr>
          <w:rFonts w:ascii="Consolas" w:hAnsi="Consolas" w:cs="Consolas"/>
          <w:sz w:val="16"/>
          <w:szCs w:val="19"/>
          <w:rPrChange w:id="3514" w:author="Author">
            <w:rPr>
              <w:rFonts w:ascii="Consolas" w:hAnsi="Consolas" w:cs="Consolas"/>
              <w:sz w:val="19"/>
              <w:szCs w:val="19"/>
            </w:rPr>
          </w:rPrChange>
        </w:rPr>
        <w:t>.WriteLine</w:t>
      </w:r>
      <w:proofErr w:type="spellEnd"/>
      <w:r w:rsidR="00070868" w:rsidRPr="003D36FB">
        <w:rPr>
          <w:rFonts w:ascii="Consolas" w:hAnsi="Consolas" w:cs="Consolas"/>
          <w:sz w:val="16"/>
          <w:szCs w:val="19"/>
          <w:rPrChange w:id="3515" w:author="Author">
            <w:rPr>
              <w:rFonts w:ascii="Consolas" w:hAnsi="Consolas" w:cs="Consolas"/>
              <w:sz w:val="19"/>
              <w:szCs w:val="19"/>
            </w:rPr>
          </w:rPrChange>
        </w:rPr>
        <w:t>(</w:t>
      </w:r>
      <w:proofErr w:type="spellStart"/>
      <w:r w:rsidR="00070868" w:rsidRPr="003D36FB">
        <w:rPr>
          <w:rFonts w:ascii="Consolas" w:hAnsi="Consolas" w:cs="Consolas"/>
          <w:sz w:val="16"/>
          <w:szCs w:val="19"/>
          <w:rPrChange w:id="3516" w:author="Author">
            <w:rPr>
              <w:rFonts w:ascii="Consolas" w:hAnsi="Consolas" w:cs="Consolas"/>
              <w:sz w:val="19"/>
              <w:szCs w:val="19"/>
            </w:rPr>
          </w:rPrChange>
        </w:rPr>
        <w:t>word.Word</w:t>
      </w:r>
      <w:proofErr w:type="spellEnd"/>
      <w:r w:rsidR="00070868" w:rsidRPr="003D36FB">
        <w:rPr>
          <w:rFonts w:ascii="Consolas" w:hAnsi="Consolas" w:cs="Consolas"/>
          <w:sz w:val="16"/>
          <w:szCs w:val="19"/>
          <w:rPrChange w:id="3517" w:author="Author">
            <w:rPr>
              <w:rFonts w:ascii="Consolas" w:hAnsi="Consolas" w:cs="Consolas"/>
              <w:sz w:val="19"/>
              <w:szCs w:val="19"/>
            </w:rPr>
          </w:rPrChange>
        </w:rPr>
        <w:t>);</w:t>
      </w:r>
      <w:r w:rsidR="00070868" w:rsidRPr="003D36FB">
        <w:rPr>
          <w:rFonts w:ascii="Consolas" w:hAnsi="Consolas" w:cs="Consolas"/>
          <w:sz w:val="16"/>
          <w:szCs w:val="19"/>
          <w:rPrChange w:id="3518" w:author="Author">
            <w:rPr>
              <w:rFonts w:ascii="Consolas" w:hAnsi="Consolas" w:cs="Consolas"/>
              <w:sz w:val="19"/>
              <w:szCs w:val="19"/>
            </w:rPr>
          </w:rPrChange>
        </w:rPr>
        <w:br/>
        <w:t xml:space="preserve">        });</w:t>
      </w:r>
      <w:r w:rsidR="00044CEE" w:rsidRPr="003D36FB">
        <w:rPr>
          <w:rFonts w:ascii="Consolas" w:hAnsi="Consolas" w:cs="Consolas"/>
          <w:sz w:val="16"/>
          <w:szCs w:val="19"/>
          <w:rPrChange w:id="3519" w:author="Author">
            <w:rPr>
              <w:rFonts w:ascii="Consolas" w:hAnsi="Consolas" w:cs="Consolas"/>
              <w:sz w:val="19"/>
              <w:szCs w:val="19"/>
            </w:rPr>
          </w:rPrChange>
        </w:rPr>
        <w:br/>
      </w:r>
      <w:ins w:id="3520" w:author="Author">
        <w:r w:rsidR="008E0300" w:rsidRPr="003D36FB">
          <w:rPr>
            <w:rFonts w:ascii="Consolas" w:hAnsi="Consolas" w:cs="Consolas"/>
            <w:sz w:val="16"/>
            <w:szCs w:val="19"/>
            <w:rPrChange w:id="3521" w:author="Author">
              <w:rPr>
                <w:rFonts w:ascii="Consolas" w:hAnsi="Consolas" w:cs="Consolas"/>
                <w:sz w:val="19"/>
                <w:szCs w:val="19"/>
              </w:rPr>
            </w:rPrChange>
          </w:rPr>
          <w:br/>
          <w:t xml:space="preserve">    </w:t>
        </w:r>
        <w:proofErr w:type="spellStart"/>
        <w:r w:rsidR="008E0300" w:rsidRPr="003D36FB">
          <w:rPr>
            <w:rFonts w:ascii="Consolas" w:hAnsi="Consolas" w:cs="Consolas"/>
            <w:color w:val="2B91AF"/>
            <w:sz w:val="16"/>
            <w:szCs w:val="19"/>
            <w:rPrChange w:id="3522" w:author="Author">
              <w:rPr>
                <w:rFonts w:ascii="Consolas" w:hAnsi="Consolas" w:cs="Consolas"/>
                <w:color w:val="2B91AF"/>
                <w:sz w:val="19"/>
                <w:szCs w:val="19"/>
              </w:rPr>
            </w:rPrChange>
          </w:rPr>
          <w:t>Console</w:t>
        </w:r>
        <w:r w:rsidR="008E0300" w:rsidRPr="003D36FB">
          <w:rPr>
            <w:rFonts w:ascii="Consolas" w:hAnsi="Consolas" w:cs="Consolas"/>
            <w:sz w:val="16"/>
            <w:szCs w:val="19"/>
            <w:rPrChange w:id="3523" w:author="Author">
              <w:rPr>
                <w:rFonts w:ascii="Consolas" w:hAnsi="Consolas" w:cs="Consolas"/>
                <w:sz w:val="19"/>
                <w:szCs w:val="19"/>
              </w:rPr>
            </w:rPrChange>
          </w:rPr>
          <w:t>.WriteLine</w:t>
        </w:r>
        <w:proofErr w:type="spellEnd"/>
        <w:r w:rsidR="008E0300" w:rsidRPr="003D36FB">
          <w:rPr>
            <w:rFonts w:ascii="Consolas" w:hAnsi="Consolas" w:cs="Consolas"/>
            <w:sz w:val="16"/>
            <w:szCs w:val="19"/>
            <w:rPrChange w:id="3524" w:author="Author">
              <w:rPr>
                <w:rFonts w:ascii="Consolas" w:hAnsi="Consolas" w:cs="Consolas"/>
                <w:sz w:val="19"/>
                <w:szCs w:val="19"/>
              </w:rPr>
            </w:rPrChange>
          </w:rPr>
          <w:t>("Press ENTER to quit ...");</w:t>
        </w:r>
      </w:ins>
      <w:r w:rsidR="007E5BB5" w:rsidRPr="003D36FB">
        <w:rPr>
          <w:rFonts w:ascii="Consolas" w:hAnsi="Consolas" w:cs="Consolas"/>
          <w:sz w:val="16"/>
          <w:szCs w:val="19"/>
          <w:rPrChange w:id="3525" w:author="Author">
            <w:rPr>
              <w:rFonts w:ascii="Consolas" w:hAnsi="Consolas" w:cs="Consolas"/>
              <w:sz w:val="19"/>
              <w:szCs w:val="19"/>
            </w:rPr>
          </w:rPrChange>
        </w:rPr>
        <w:br/>
        <w:t xml:space="preserve">    </w:t>
      </w:r>
      <w:proofErr w:type="spellStart"/>
      <w:r w:rsidR="007E5BB5" w:rsidRPr="003D36FB">
        <w:rPr>
          <w:rFonts w:ascii="Consolas" w:hAnsi="Consolas" w:cs="Consolas"/>
          <w:color w:val="2B91AF"/>
          <w:sz w:val="16"/>
          <w:szCs w:val="19"/>
          <w:rPrChange w:id="3526" w:author="Author">
            <w:rPr>
              <w:rFonts w:ascii="Consolas" w:hAnsi="Consolas" w:cs="Consolas"/>
              <w:color w:val="2B91AF"/>
              <w:sz w:val="19"/>
              <w:szCs w:val="19"/>
            </w:rPr>
          </w:rPrChange>
        </w:rPr>
        <w:t>Console</w:t>
      </w:r>
      <w:r w:rsidR="007E5BB5" w:rsidRPr="003D36FB">
        <w:rPr>
          <w:rFonts w:ascii="Consolas" w:hAnsi="Consolas" w:cs="Consolas"/>
          <w:sz w:val="16"/>
          <w:szCs w:val="19"/>
          <w:rPrChange w:id="3527" w:author="Author">
            <w:rPr>
              <w:rFonts w:ascii="Consolas" w:hAnsi="Consolas" w:cs="Consolas"/>
              <w:sz w:val="19"/>
              <w:szCs w:val="19"/>
            </w:rPr>
          </w:rPrChange>
        </w:rPr>
        <w:t>.ReadLine</w:t>
      </w:r>
      <w:proofErr w:type="spellEnd"/>
      <w:r w:rsidR="007E5BB5" w:rsidRPr="003D36FB">
        <w:rPr>
          <w:rFonts w:ascii="Consolas" w:hAnsi="Consolas" w:cs="Consolas"/>
          <w:sz w:val="16"/>
          <w:szCs w:val="19"/>
          <w:rPrChange w:id="3528" w:author="Author">
            <w:rPr>
              <w:rFonts w:ascii="Consolas" w:hAnsi="Consolas" w:cs="Consolas"/>
              <w:sz w:val="19"/>
              <w:szCs w:val="19"/>
            </w:rPr>
          </w:rPrChange>
        </w:rPr>
        <w:t>();</w:t>
      </w:r>
      <w:r w:rsidR="00070868" w:rsidRPr="003D36FB">
        <w:rPr>
          <w:rFonts w:ascii="Consolas" w:hAnsi="Consolas" w:cs="Consolas"/>
          <w:sz w:val="16"/>
          <w:szCs w:val="19"/>
          <w:rPrChange w:id="3529" w:author="Author">
            <w:rPr>
              <w:rFonts w:ascii="Consolas" w:hAnsi="Consolas" w:cs="Consolas"/>
              <w:sz w:val="19"/>
              <w:szCs w:val="19"/>
            </w:rPr>
          </w:rPrChange>
        </w:rPr>
        <w:br/>
      </w:r>
      <w:r w:rsidR="00070868" w:rsidRPr="003D36FB">
        <w:rPr>
          <w:sz w:val="18"/>
          <w:rPrChange w:id="3530" w:author="Author">
            <w:rPr/>
          </w:rPrChange>
        </w:rPr>
        <w:br/>
        <w:t>To make this more clear, let’s get explicit about the types inferred for all of the calls shown above:</w:t>
      </w:r>
      <w:r w:rsidR="00070868" w:rsidRPr="003D36FB">
        <w:rPr>
          <w:sz w:val="18"/>
          <w:rPrChange w:id="3531" w:author="Author">
            <w:rPr/>
          </w:rPrChange>
        </w:rPr>
        <w:br/>
      </w:r>
      <w:r w:rsidR="00070868" w:rsidRPr="003D36FB">
        <w:rPr>
          <w:sz w:val="18"/>
          <w:rPrChange w:id="3532" w:author="Author">
            <w:rPr/>
          </w:rPrChange>
        </w:rPr>
        <w:br/>
      </w:r>
      <w:r w:rsidR="00044CEE" w:rsidRPr="003D36FB">
        <w:rPr>
          <w:rFonts w:ascii="Consolas" w:hAnsi="Consolas" w:cs="Consolas"/>
          <w:noProof/>
          <w:sz w:val="16"/>
          <w:szCs w:val="19"/>
          <w:rPrChange w:id="3533" w:author="Author">
            <w:rPr>
              <w:rFonts w:ascii="Consolas" w:hAnsi="Consolas" w:cs="Consolas"/>
              <w:noProof/>
              <w:sz w:val="19"/>
              <w:szCs w:val="19"/>
            </w:rPr>
          </w:rPrChange>
        </w:rPr>
        <w:drawing>
          <wp:inline distT="0" distB="0" distL="0" distR="0" wp14:anchorId="54E757E3" wp14:editId="4A237F4C">
            <wp:extent cx="5149901" cy="1177597"/>
            <wp:effectExtent l="0" t="0" r="0" b="381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50372" cy="1177705"/>
                    </a:xfrm>
                    <a:prstGeom prst="rect">
                      <a:avLst/>
                    </a:prstGeom>
                    <a:noFill/>
                    <a:ln>
                      <a:noFill/>
                    </a:ln>
                  </pic:spPr>
                </pic:pic>
              </a:graphicData>
            </a:graphic>
          </wp:inline>
        </w:drawing>
      </w:r>
      <w:r w:rsidR="00070868" w:rsidRPr="003D36FB">
        <w:rPr>
          <w:rFonts w:ascii="Consolas" w:hAnsi="Consolas" w:cs="Consolas"/>
          <w:sz w:val="16"/>
          <w:szCs w:val="19"/>
          <w:rPrChange w:id="3534" w:author="Author">
            <w:rPr>
              <w:rFonts w:ascii="Consolas" w:hAnsi="Consolas" w:cs="Consolas"/>
              <w:sz w:val="19"/>
              <w:szCs w:val="19"/>
            </w:rPr>
          </w:rPrChange>
        </w:rPr>
        <w:br/>
      </w:r>
      <w:r w:rsidR="00070868" w:rsidRPr="003D36FB">
        <w:rPr>
          <w:sz w:val="18"/>
          <w:rPrChange w:id="3535" w:author="Author">
            <w:rPr/>
          </w:rPrChange>
        </w:rPr>
        <w:br/>
        <w:t>Contrast to .NET events (which are not parameterized), asynchronous method calls need input to operate on. To make a bridge to such a Begin-End method pair reusable, the return type is a function that accepts parameters to the underlying Begin* method.</w:t>
      </w:r>
      <w:r w:rsidR="00A040C1" w:rsidRPr="003D36FB">
        <w:rPr>
          <w:sz w:val="18"/>
          <w:rPrChange w:id="3536" w:author="Author">
            <w:rPr/>
          </w:rPrChange>
        </w:rPr>
        <w:br/>
      </w:r>
      <w:r w:rsidR="00A040C1" w:rsidRPr="003D36FB">
        <w:rPr>
          <w:sz w:val="18"/>
          <w:rPrChange w:id="3537" w:author="Author">
            <w:rPr/>
          </w:rPrChange>
        </w:rPr>
        <w:br/>
        <w:t xml:space="preserve">Notice the bridge exhibits beneficial properties such as the explicit data-intensive nature reflected in the return type of the function (here an </w:t>
      </w:r>
      <w:proofErr w:type="spellStart"/>
      <w:r w:rsidR="00A040C1" w:rsidRPr="003D36FB">
        <w:rPr>
          <w:sz w:val="18"/>
          <w:rPrChange w:id="3538" w:author="Author">
            <w:rPr/>
          </w:rPrChange>
        </w:rPr>
        <w:t>IObservable</w:t>
      </w:r>
      <w:proofErr w:type="spellEnd"/>
      <w:r w:rsidR="00A040C1" w:rsidRPr="003D36FB">
        <w:rPr>
          <w:sz w:val="18"/>
          <w:rPrChange w:id="3539" w:author="Author">
            <w:rPr/>
          </w:rPrChange>
        </w:rPr>
        <w:t xml:space="preserve"> </w:t>
      </w:r>
      <w:r w:rsidR="00A040C1" w:rsidRPr="003D36FB">
        <w:rPr>
          <w:i/>
          <w:sz w:val="18"/>
          <w:rPrChange w:id="3540" w:author="Author">
            <w:rPr>
              <w:i/>
            </w:rPr>
          </w:rPrChange>
        </w:rPr>
        <w:t>of</w:t>
      </w:r>
      <w:r w:rsidR="00A040C1" w:rsidRPr="003D36FB">
        <w:rPr>
          <w:sz w:val="18"/>
          <w:rPrChange w:id="3541" w:author="Author">
            <w:rPr/>
          </w:rPrChange>
        </w:rPr>
        <w:t xml:space="preserve"> a </w:t>
      </w:r>
      <w:proofErr w:type="spellStart"/>
      <w:r w:rsidR="00A040C1" w:rsidRPr="003D36FB">
        <w:rPr>
          <w:sz w:val="18"/>
          <w:rPrChange w:id="3542" w:author="Author">
            <w:rPr/>
          </w:rPrChange>
        </w:rPr>
        <w:t>DictionaryWord</w:t>
      </w:r>
      <w:proofErr w:type="spellEnd"/>
      <w:r w:rsidR="00A040C1" w:rsidRPr="003D36FB">
        <w:rPr>
          <w:sz w:val="18"/>
          <w:rPrChange w:id="3543" w:author="Author">
            <w:rPr/>
          </w:rPrChange>
        </w:rPr>
        <w:t>-array).</w:t>
      </w:r>
      <w:r w:rsidR="00CC4A7E" w:rsidRPr="003D36FB">
        <w:rPr>
          <w:sz w:val="18"/>
          <w:rPrChange w:id="3544" w:author="Author">
            <w:rPr/>
          </w:rPrChange>
        </w:rPr>
        <w:t xml:space="preserve"> Other advantages include reusability and the option to unsubscribe from the asynchronous call. </w:t>
      </w:r>
      <w:r w:rsidR="00476CD0" w:rsidRPr="003D36FB">
        <w:rPr>
          <w:sz w:val="18"/>
          <w:rPrChange w:id="3545" w:author="Author">
            <w:rPr/>
          </w:rPrChange>
        </w:rPr>
        <w:t>Since t</w:t>
      </w:r>
      <w:r w:rsidR="00E42228" w:rsidRPr="003D36FB">
        <w:rPr>
          <w:sz w:val="18"/>
          <w:rPrChange w:id="3546" w:author="Author">
            <w:rPr/>
          </w:rPrChange>
        </w:rPr>
        <w:t xml:space="preserve">he result of calling the delegate returned from the </w:t>
      </w:r>
      <w:proofErr w:type="spellStart"/>
      <w:r w:rsidR="00E42228" w:rsidRPr="003D36FB">
        <w:rPr>
          <w:sz w:val="18"/>
          <w:rPrChange w:id="3547" w:author="Author">
            <w:rPr/>
          </w:rPrChange>
        </w:rPr>
        <w:t>FromAsyncPattern</w:t>
      </w:r>
      <w:proofErr w:type="spellEnd"/>
      <w:r w:rsidR="00E42228" w:rsidRPr="003D36FB">
        <w:rPr>
          <w:sz w:val="18"/>
          <w:rPrChange w:id="3548" w:author="Author">
            <w:rPr/>
          </w:rPrChange>
        </w:rPr>
        <w:t xml:space="preserve"> method returns an observable sequence, it can be used for further composition</w:t>
      </w:r>
      <w:r w:rsidR="00476CD0" w:rsidRPr="003D36FB">
        <w:rPr>
          <w:sz w:val="18"/>
          <w:rPrChange w:id="3549" w:author="Author">
            <w:rPr/>
          </w:rPrChange>
        </w:rPr>
        <w:t xml:space="preserve"> (as we shall see in a moment)</w:t>
      </w:r>
      <w:r w:rsidR="00E42228" w:rsidRPr="003D36FB">
        <w:rPr>
          <w:sz w:val="18"/>
          <w:rPrChange w:id="3550" w:author="Author">
            <w:rPr/>
          </w:rPrChange>
        </w:rPr>
        <w:t>.</w:t>
      </w:r>
      <w:r w:rsidR="007E5BB5" w:rsidRPr="003D36FB">
        <w:rPr>
          <w:sz w:val="18"/>
          <w:rPrChange w:id="3551" w:author="Author">
            <w:rPr/>
          </w:rPrChange>
        </w:rPr>
        <w:br/>
      </w:r>
    </w:p>
    <w:p w:rsidR="007E5BB5" w:rsidRPr="003D36FB" w:rsidRDefault="007E5BB5" w:rsidP="00AD579E">
      <w:pPr>
        <w:pStyle w:val="ListParagraph"/>
        <w:numPr>
          <w:ilvl w:val="0"/>
          <w:numId w:val="13"/>
        </w:numPr>
        <w:autoSpaceDE w:val="0"/>
        <w:autoSpaceDN w:val="0"/>
        <w:adjustRightInd w:val="0"/>
        <w:spacing w:after="0" w:line="240" w:lineRule="auto"/>
        <w:rPr>
          <w:sz w:val="18"/>
          <w:rPrChange w:id="3552" w:author="Author">
            <w:rPr/>
          </w:rPrChange>
        </w:rPr>
      </w:pPr>
      <w:r w:rsidRPr="003D36FB">
        <w:rPr>
          <w:sz w:val="18"/>
          <w:rPrChange w:id="3553" w:author="Author">
            <w:rPr/>
          </w:rPrChange>
        </w:rPr>
        <w:t xml:space="preserve">Since we’ll always use our service with the same dictionary and strategy, let’s simplify the function that acts as our entry-point to the web service. This is a trivial bit of functional programming where we simply wrap the function returned from </w:t>
      </w:r>
      <w:proofErr w:type="spellStart"/>
      <w:r w:rsidRPr="003D36FB">
        <w:rPr>
          <w:sz w:val="18"/>
          <w:rPrChange w:id="3554" w:author="Author">
            <w:rPr/>
          </w:rPrChange>
        </w:rPr>
        <w:t>FromAsyncPattern</w:t>
      </w:r>
      <w:proofErr w:type="spellEnd"/>
      <w:r w:rsidRPr="003D36FB">
        <w:rPr>
          <w:sz w:val="18"/>
          <w:rPrChange w:id="3555" w:author="Author">
            <w:rPr/>
          </w:rPrChange>
        </w:rPr>
        <w:t xml:space="preserve"> (which takes 3 parameters) in a function (with only one parameter, i.e. the term searched by the user) that supplies the two fixed parameter values:</w:t>
      </w:r>
      <w:r w:rsidRPr="003D36FB">
        <w:rPr>
          <w:sz w:val="18"/>
          <w:rPrChange w:id="3556" w:author="Author">
            <w:rPr/>
          </w:rPrChange>
        </w:rPr>
        <w:br/>
      </w:r>
      <w:r w:rsidRPr="003D36FB">
        <w:rPr>
          <w:sz w:val="18"/>
          <w:rPrChange w:id="3557" w:author="Author">
            <w:rPr/>
          </w:rPrChange>
        </w:rPr>
        <w:br/>
      </w:r>
      <w:r w:rsidRPr="003D36FB">
        <w:rPr>
          <w:rFonts w:ascii="Consolas" w:hAnsi="Consolas" w:cs="Consolas"/>
          <w:sz w:val="16"/>
          <w:szCs w:val="19"/>
          <w:rPrChange w:id="3558" w:author="Author">
            <w:rPr>
              <w:rFonts w:ascii="Consolas" w:hAnsi="Consolas" w:cs="Consolas"/>
              <w:sz w:val="19"/>
              <w:szCs w:val="19"/>
            </w:rPr>
          </w:rPrChange>
        </w:rPr>
        <w:t xml:space="preserve">    </w:t>
      </w:r>
      <w:proofErr w:type="spellStart"/>
      <w:r w:rsidRPr="003D36FB">
        <w:rPr>
          <w:rFonts w:ascii="Consolas" w:hAnsi="Consolas" w:cs="Consolas"/>
          <w:color w:val="0000FF"/>
          <w:sz w:val="16"/>
          <w:szCs w:val="19"/>
          <w:rPrChange w:id="3559" w:author="Author">
            <w:rPr>
              <w:rFonts w:ascii="Consolas" w:hAnsi="Consolas" w:cs="Consolas"/>
              <w:color w:val="0000FF"/>
              <w:sz w:val="19"/>
              <w:szCs w:val="19"/>
            </w:rPr>
          </w:rPrChange>
        </w:rPr>
        <w:t>var</w:t>
      </w:r>
      <w:proofErr w:type="spellEnd"/>
      <w:r w:rsidRPr="003D36FB">
        <w:rPr>
          <w:rFonts w:ascii="Consolas" w:hAnsi="Consolas" w:cs="Consolas"/>
          <w:sz w:val="16"/>
          <w:szCs w:val="19"/>
          <w:rPrChange w:id="3560" w:author="Author">
            <w:rPr>
              <w:rFonts w:ascii="Consolas" w:hAnsi="Consolas" w:cs="Consolas"/>
              <w:sz w:val="19"/>
              <w:szCs w:val="19"/>
            </w:rPr>
          </w:rPrChange>
        </w:rPr>
        <w:t xml:space="preserve"> svc = </w:t>
      </w:r>
      <w:r w:rsidRPr="003D36FB">
        <w:rPr>
          <w:rFonts w:ascii="Consolas" w:hAnsi="Consolas" w:cs="Consolas"/>
          <w:color w:val="0000FF"/>
          <w:sz w:val="16"/>
          <w:szCs w:val="19"/>
          <w:rPrChange w:id="3561" w:author="Author">
            <w:rPr>
              <w:rFonts w:ascii="Consolas" w:hAnsi="Consolas" w:cs="Consolas"/>
              <w:color w:val="0000FF"/>
              <w:sz w:val="19"/>
              <w:szCs w:val="19"/>
            </w:rPr>
          </w:rPrChange>
        </w:rPr>
        <w:t>new</w:t>
      </w:r>
      <w:r w:rsidRPr="003D36FB">
        <w:rPr>
          <w:rFonts w:ascii="Consolas" w:hAnsi="Consolas" w:cs="Consolas"/>
          <w:sz w:val="16"/>
          <w:szCs w:val="19"/>
          <w:rPrChange w:id="3562" w:author="Author">
            <w:rPr>
              <w:rFonts w:ascii="Consolas" w:hAnsi="Consolas" w:cs="Consolas"/>
              <w:sz w:val="19"/>
              <w:szCs w:val="19"/>
            </w:rPr>
          </w:rPrChange>
        </w:rPr>
        <w:t xml:space="preserve"> </w:t>
      </w:r>
      <w:proofErr w:type="spellStart"/>
      <w:r w:rsidRPr="003D36FB">
        <w:rPr>
          <w:rFonts w:ascii="Consolas" w:hAnsi="Consolas" w:cs="Consolas"/>
          <w:color w:val="2B91AF"/>
          <w:sz w:val="16"/>
          <w:szCs w:val="19"/>
          <w:rPrChange w:id="3563" w:author="Author">
            <w:rPr>
              <w:rFonts w:ascii="Consolas" w:hAnsi="Consolas" w:cs="Consolas"/>
              <w:color w:val="2B91AF"/>
              <w:sz w:val="19"/>
              <w:szCs w:val="19"/>
            </w:rPr>
          </w:rPrChange>
        </w:rPr>
        <w:t>DictServiceSoapClient</w:t>
      </w:r>
      <w:proofErr w:type="spellEnd"/>
      <w:r w:rsidRPr="003D36FB">
        <w:rPr>
          <w:rFonts w:ascii="Consolas" w:hAnsi="Consolas" w:cs="Consolas"/>
          <w:sz w:val="16"/>
          <w:szCs w:val="19"/>
          <w:rPrChange w:id="3564" w:author="Author">
            <w:rPr>
              <w:rFonts w:ascii="Consolas" w:hAnsi="Consolas" w:cs="Consolas"/>
              <w:sz w:val="19"/>
              <w:szCs w:val="19"/>
            </w:rPr>
          </w:rPrChange>
        </w:rPr>
        <w:t>(</w:t>
      </w:r>
      <w:r w:rsidRPr="003D36FB">
        <w:rPr>
          <w:rFonts w:ascii="Consolas" w:hAnsi="Consolas" w:cs="Consolas"/>
          <w:color w:val="A31515"/>
          <w:sz w:val="16"/>
          <w:szCs w:val="19"/>
          <w:rPrChange w:id="3565" w:author="Author">
            <w:rPr>
              <w:rFonts w:ascii="Consolas" w:hAnsi="Consolas" w:cs="Consolas"/>
              <w:color w:val="A31515"/>
              <w:sz w:val="19"/>
              <w:szCs w:val="19"/>
            </w:rPr>
          </w:rPrChange>
        </w:rPr>
        <w:t>"</w:t>
      </w:r>
      <w:proofErr w:type="spellStart"/>
      <w:r w:rsidRPr="003D36FB">
        <w:rPr>
          <w:rFonts w:ascii="Consolas" w:hAnsi="Consolas" w:cs="Consolas"/>
          <w:color w:val="A31515"/>
          <w:sz w:val="16"/>
          <w:szCs w:val="19"/>
          <w:rPrChange w:id="3566" w:author="Author">
            <w:rPr>
              <w:rFonts w:ascii="Consolas" w:hAnsi="Consolas" w:cs="Consolas"/>
              <w:color w:val="A31515"/>
              <w:sz w:val="19"/>
              <w:szCs w:val="19"/>
            </w:rPr>
          </w:rPrChange>
        </w:rPr>
        <w:t>DictServiceSoap</w:t>
      </w:r>
      <w:proofErr w:type="spellEnd"/>
      <w:r w:rsidRPr="003D36FB">
        <w:rPr>
          <w:rFonts w:ascii="Consolas" w:hAnsi="Consolas" w:cs="Consolas"/>
          <w:color w:val="A31515"/>
          <w:sz w:val="16"/>
          <w:szCs w:val="19"/>
          <w:rPrChange w:id="3567" w:author="Author">
            <w:rPr>
              <w:rFonts w:ascii="Consolas" w:hAnsi="Consolas" w:cs="Consolas"/>
              <w:color w:val="A31515"/>
              <w:sz w:val="19"/>
              <w:szCs w:val="19"/>
            </w:rPr>
          </w:rPrChange>
        </w:rPr>
        <w:t>"</w:t>
      </w:r>
      <w:r w:rsidRPr="003D36FB">
        <w:rPr>
          <w:rFonts w:ascii="Consolas" w:hAnsi="Consolas" w:cs="Consolas"/>
          <w:sz w:val="16"/>
          <w:szCs w:val="19"/>
          <w:rPrChange w:id="3568" w:author="Author">
            <w:rPr>
              <w:rFonts w:ascii="Consolas" w:hAnsi="Consolas" w:cs="Consolas"/>
              <w:sz w:val="19"/>
              <w:szCs w:val="19"/>
            </w:rPr>
          </w:rPrChange>
        </w:rPr>
        <w:t>);</w:t>
      </w:r>
      <w:r w:rsidRPr="003D36FB">
        <w:rPr>
          <w:rFonts w:ascii="Consolas" w:hAnsi="Consolas" w:cs="Consolas"/>
          <w:sz w:val="16"/>
          <w:szCs w:val="19"/>
          <w:rPrChange w:id="3569" w:author="Author">
            <w:rPr>
              <w:rFonts w:ascii="Consolas" w:hAnsi="Consolas" w:cs="Consolas"/>
              <w:sz w:val="19"/>
              <w:szCs w:val="19"/>
            </w:rPr>
          </w:rPrChange>
        </w:rPr>
        <w:br/>
        <w:t xml:space="preserve">    </w:t>
      </w:r>
      <w:proofErr w:type="spellStart"/>
      <w:r w:rsidRPr="003D36FB">
        <w:rPr>
          <w:rFonts w:ascii="Consolas" w:hAnsi="Consolas" w:cs="Consolas"/>
          <w:color w:val="0000FF"/>
          <w:sz w:val="16"/>
          <w:szCs w:val="19"/>
          <w:rPrChange w:id="3570" w:author="Author">
            <w:rPr>
              <w:rFonts w:ascii="Consolas" w:hAnsi="Consolas" w:cs="Consolas"/>
              <w:color w:val="0000FF"/>
              <w:sz w:val="19"/>
              <w:szCs w:val="19"/>
            </w:rPr>
          </w:rPrChange>
        </w:rPr>
        <w:t>var</w:t>
      </w:r>
      <w:proofErr w:type="spellEnd"/>
      <w:r w:rsidRPr="003D36FB">
        <w:rPr>
          <w:rFonts w:ascii="Consolas" w:hAnsi="Consolas" w:cs="Consolas"/>
          <w:sz w:val="16"/>
          <w:szCs w:val="19"/>
          <w:rPrChange w:id="3571" w:author="Author">
            <w:rPr>
              <w:rFonts w:ascii="Consolas" w:hAnsi="Consolas" w:cs="Consolas"/>
              <w:sz w:val="19"/>
              <w:szCs w:val="19"/>
            </w:rPr>
          </w:rPrChange>
        </w:rPr>
        <w:t xml:space="preserve"> </w:t>
      </w:r>
      <w:proofErr w:type="spellStart"/>
      <w:r w:rsidRPr="003D36FB">
        <w:rPr>
          <w:rFonts w:ascii="Consolas" w:hAnsi="Consolas" w:cs="Consolas"/>
          <w:sz w:val="16"/>
          <w:szCs w:val="19"/>
          <w:rPrChange w:id="3572" w:author="Author">
            <w:rPr>
              <w:rFonts w:ascii="Consolas" w:hAnsi="Consolas" w:cs="Consolas"/>
              <w:sz w:val="19"/>
              <w:szCs w:val="19"/>
            </w:rPr>
          </w:rPrChange>
        </w:rPr>
        <w:t>matchInDict</w:t>
      </w:r>
      <w:proofErr w:type="spellEnd"/>
      <w:r w:rsidRPr="003D36FB">
        <w:rPr>
          <w:rFonts w:ascii="Consolas" w:hAnsi="Consolas" w:cs="Consolas"/>
          <w:sz w:val="16"/>
          <w:szCs w:val="19"/>
          <w:rPrChange w:id="3573" w:author="Author">
            <w:rPr>
              <w:rFonts w:ascii="Consolas" w:hAnsi="Consolas" w:cs="Consolas"/>
              <w:sz w:val="19"/>
              <w:szCs w:val="19"/>
            </w:rPr>
          </w:rPrChange>
        </w:rPr>
        <w:t xml:space="preserve"> = </w:t>
      </w:r>
      <w:proofErr w:type="spellStart"/>
      <w:r w:rsidRPr="003D36FB">
        <w:rPr>
          <w:rFonts w:ascii="Consolas" w:hAnsi="Consolas" w:cs="Consolas"/>
          <w:color w:val="2B91AF"/>
          <w:sz w:val="16"/>
          <w:szCs w:val="19"/>
          <w:rPrChange w:id="3574" w:author="Author">
            <w:rPr>
              <w:rFonts w:ascii="Consolas" w:hAnsi="Consolas" w:cs="Consolas"/>
              <w:color w:val="2B91AF"/>
              <w:sz w:val="19"/>
              <w:szCs w:val="19"/>
            </w:rPr>
          </w:rPrChange>
        </w:rPr>
        <w:t>Observable</w:t>
      </w:r>
      <w:r w:rsidRPr="003D36FB">
        <w:rPr>
          <w:rFonts w:ascii="Consolas" w:hAnsi="Consolas" w:cs="Consolas"/>
          <w:sz w:val="16"/>
          <w:szCs w:val="19"/>
          <w:rPrChange w:id="3575" w:author="Author">
            <w:rPr>
              <w:rFonts w:ascii="Consolas" w:hAnsi="Consolas" w:cs="Consolas"/>
              <w:sz w:val="19"/>
              <w:szCs w:val="19"/>
            </w:rPr>
          </w:rPrChange>
        </w:rPr>
        <w:t>.FromAsyncPattern</w:t>
      </w:r>
      <w:proofErr w:type="spellEnd"/>
      <w:r w:rsidRPr="003D36FB">
        <w:rPr>
          <w:rFonts w:ascii="Consolas" w:hAnsi="Consolas" w:cs="Consolas"/>
          <w:sz w:val="16"/>
          <w:szCs w:val="19"/>
          <w:rPrChange w:id="3576" w:author="Author">
            <w:rPr>
              <w:rFonts w:ascii="Consolas" w:hAnsi="Consolas" w:cs="Consolas"/>
              <w:sz w:val="19"/>
              <w:szCs w:val="19"/>
            </w:rPr>
          </w:rPrChange>
        </w:rPr>
        <w:t>&lt;</w:t>
      </w:r>
      <w:r w:rsidRPr="003D36FB">
        <w:rPr>
          <w:rFonts w:ascii="Consolas" w:hAnsi="Consolas" w:cs="Consolas"/>
          <w:color w:val="0000FF"/>
          <w:sz w:val="16"/>
          <w:szCs w:val="19"/>
          <w:rPrChange w:id="3577" w:author="Author">
            <w:rPr>
              <w:rFonts w:ascii="Consolas" w:hAnsi="Consolas" w:cs="Consolas"/>
              <w:color w:val="0000FF"/>
              <w:sz w:val="19"/>
              <w:szCs w:val="19"/>
            </w:rPr>
          </w:rPrChange>
        </w:rPr>
        <w:t>string</w:t>
      </w:r>
      <w:r w:rsidRPr="003D36FB">
        <w:rPr>
          <w:rFonts w:ascii="Consolas" w:hAnsi="Consolas" w:cs="Consolas"/>
          <w:sz w:val="16"/>
          <w:szCs w:val="19"/>
          <w:rPrChange w:id="3578" w:author="Author">
            <w:rPr>
              <w:rFonts w:ascii="Consolas" w:hAnsi="Consolas" w:cs="Consolas"/>
              <w:sz w:val="19"/>
              <w:szCs w:val="19"/>
            </w:rPr>
          </w:rPrChange>
        </w:rPr>
        <w:t xml:space="preserve">, </w:t>
      </w:r>
      <w:r w:rsidRPr="003D36FB">
        <w:rPr>
          <w:rFonts w:ascii="Consolas" w:hAnsi="Consolas" w:cs="Consolas"/>
          <w:color w:val="0000FF"/>
          <w:sz w:val="16"/>
          <w:szCs w:val="19"/>
          <w:rPrChange w:id="3579" w:author="Author">
            <w:rPr>
              <w:rFonts w:ascii="Consolas" w:hAnsi="Consolas" w:cs="Consolas"/>
              <w:color w:val="0000FF"/>
              <w:sz w:val="19"/>
              <w:szCs w:val="19"/>
            </w:rPr>
          </w:rPrChange>
        </w:rPr>
        <w:t>string</w:t>
      </w:r>
      <w:r w:rsidRPr="003D36FB">
        <w:rPr>
          <w:rFonts w:ascii="Consolas" w:hAnsi="Consolas" w:cs="Consolas"/>
          <w:sz w:val="16"/>
          <w:szCs w:val="19"/>
          <w:rPrChange w:id="3580" w:author="Author">
            <w:rPr>
              <w:rFonts w:ascii="Consolas" w:hAnsi="Consolas" w:cs="Consolas"/>
              <w:sz w:val="19"/>
              <w:szCs w:val="19"/>
            </w:rPr>
          </w:rPrChange>
        </w:rPr>
        <w:t xml:space="preserve">, </w:t>
      </w:r>
      <w:r w:rsidRPr="003D36FB">
        <w:rPr>
          <w:rFonts w:ascii="Consolas" w:hAnsi="Consolas" w:cs="Consolas"/>
          <w:color w:val="0000FF"/>
          <w:sz w:val="16"/>
          <w:szCs w:val="19"/>
          <w:rPrChange w:id="3581" w:author="Author">
            <w:rPr>
              <w:rFonts w:ascii="Consolas" w:hAnsi="Consolas" w:cs="Consolas"/>
              <w:color w:val="0000FF"/>
              <w:sz w:val="19"/>
              <w:szCs w:val="19"/>
            </w:rPr>
          </w:rPrChange>
        </w:rPr>
        <w:t>string</w:t>
      </w:r>
      <w:r w:rsidRPr="003D36FB">
        <w:rPr>
          <w:rFonts w:ascii="Consolas" w:hAnsi="Consolas" w:cs="Consolas"/>
          <w:sz w:val="16"/>
          <w:szCs w:val="19"/>
          <w:rPrChange w:id="3582" w:author="Author">
            <w:rPr>
              <w:rFonts w:ascii="Consolas" w:hAnsi="Consolas" w:cs="Consolas"/>
              <w:sz w:val="19"/>
              <w:szCs w:val="19"/>
            </w:rPr>
          </w:rPrChange>
        </w:rPr>
        <w:t xml:space="preserve">, </w:t>
      </w:r>
      <w:proofErr w:type="spellStart"/>
      <w:r w:rsidRPr="003D36FB">
        <w:rPr>
          <w:rFonts w:ascii="Consolas" w:hAnsi="Consolas" w:cs="Consolas"/>
          <w:color w:val="2B91AF"/>
          <w:sz w:val="16"/>
          <w:szCs w:val="19"/>
          <w:rPrChange w:id="3583" w:author="Author">
            <w:rPr>
              <w:rFonts w:ascii="Consolas" w:hAnsi="Consolas" w:cs="Consolas"/>
              <w:color w:val="2B91AF"/>
              <w:sz w:val="19"/>
              <w:szCs w:val="19"/>
            </w:rPr>
          </w:rPrChange>
        </w:rPr>
        <w:t>DictionaryWord</w:t>
      </w:r>
      <w:proofErr w:type="spellEnd"/>
      <w:r w:rsidRPr="003D36FB">
        <w:rPr>
          <w:rFonts w:ascii="Consolas" w:hAnsi="Consolas" w:cs="Consolas"/>
          <w:sz w:val="16"/>
          <w:szCs w:val="19"/>
          <w:rPrChange w:id="3584" w:author="Author">
            <w:rPr>
              <w:rFonts w:ascii="Consolas" w:hAnsi="Consolas" w:cs="Consolas"/>
              <w:sz w:val="19"/>
              <w:szCs w:val="19"/>
            </w:rPr>
          </w:rPrChange>
        </w:rPr>
        <w:t>[]&gt;</w:t>
      </w:r>
      <w:r w:rsidRPr="003D36FB">
        <w:rPr>
          <w:rFonts w:ascii="Consolas" w:hAnsi="Consolas" w:cs="Consolas"/>
          <w:sz w:val="16"/>
          <w:szCs w:val="19"/>
          <w:rPrChange w:id="3585" w:author="Author">
            <w:rPr>
              <w:rFonts w:ascii="Consolas" w:hAnsi="Consolas" w:cs="Consolas"/>
              <w:sz w:val="19"/>
              <w:szCs w:val="19"/>
            </w:rPr>
          </w:rPrChange>
        </w:rPr>
        <w:br/>
        <w:t xml:space="preserve">        (</w:t>
      </w:r>
      <w:proofErr w:type="spellStart"/>
      <w:r w:rsidRPr="003D36FB">
        <w:rPr>
          <w:rFonts w:ascii="Consolas" w:hAnsi="Consolas" w:cs="Consolas"/>
          <w:sz w:val="16"/>
          <w:szCs w:val="19"/>
          <w:rPrChange w:id="3586" w:author="Author">
            <w:rPr>
              <w:rFonts w:ascii="Consolas" w:hAnsi="Consolas" w:cs="Consolas"/>
              <w:sz w:val="19"/>
              <w:szCs w:val="19"/>
            </w:rPr>
          </w:rPrChange>
        </w:rPr>
        <w:t>svc.BeginMatchInDict</w:t>
      </w:r>
      <w:proofErr w:type="spellEnd"/>
      <w:r w:rsidRPr="003D36FB">
        <w:rPr>
          <w:rFonts w:ascii="Consolas" w:hAnsi="Consolas" w:cs="Consolas"/>
          <w:sz w:val="16"/>
          <w:szCs w:val="19"/>
          <w:rPrChange w:id="3587" w:author="Author">
            <w:rPr>
              <w:rFonts w:ascii="Consolas" w:hAnsi="Consolas" w:cs="Consolas"/>
              <w:sz w:val="19"/>
              <w:szCs w:val="19"/>
            </w:rPr>
          </w:rPrChange>
        </w:rPr>
        <w:t xml:space="preserve">, </w:t>
      </w:r>
      <w:proofErr w:type="spellStart"/>
      <w:r w:rsidRPr="003D36FB">
        <w:rPr>
          <w:rFonts w:ascii="Consolas" w:hAnsi="Consolas" w:cs="Consolas"/>
          <w:sz w:val="16"/>
          <w:szCs w:val="19"/>
          <w:rPrChange w:id="3588" w:author="Author">
            <w:rPr>
              <w:rFonts w:ascii="Consolas" w:hAnsi="Consolas" w:cs="Consolas"/>
              <w:sz w:val="19"/>
              <w:szCs w:val="19"/>
            </w:rPr>
          </w:rPrChange>
        </w:rPr>
        <w:t>svc.EndMatchInDict</w:t>
      </w:r>
      <w:proofErr w:type="spellEnd"/>
      <w:r w:rsidRPr="003D36FB">
        <w:rPr>
          <w:rFonts w:ascii="Consolas" w:hAnsi="Consolas" w:cs="Consolas"/>
          <w:sz w:val="16"/>
          <w:szCs w:val="19"/>
          <w:rPrChange w:id="3589" w:author="Author">
            <w:rPr>
              <w:rFonts w:ascii="Consolas" w:hAnsi="Consolas" w:cs="Consolas"/>
              <w:sz w:val="19"/>
              <w:szCs w:val="19"/>
            </w:rPr>
          </w:rPrChange>
        </w:rPr>
        <w:t>);</w:t>
      </w:r>
      <w:r w:rsidRPr="003D36FB">
        <w:rPr>
          <w:rFonts w:ascii="Consolas" w:hAnsi="Consolas" w:cs="Consolas"/>
          <w:sz w:val="16"/>
          <w:szCs w:val="19"/>
          <w:rPrChange w:id="3590" w:author="Author">
            <w:rPr>
              <w:rFonts w:ascii="Consolas" w:hAnsi="Consolas" w:cs="Consolas"/>
              <w:sz w:val="19"/>
              <w:szCs w:val="19"/>
            </w:rPr>
          </w:rPrChange>
        </w:rPr>
        <w:br/>
      </w:r>
      <w:r w:rsidRPr="003D36FB">
        <w:rPr>
          <w:rFonts w:ascii="Consolas" w:hAnsi="Consolas" w:cs="Consolas"/>
          <w:sz w:val="16"/>
          <w:szCs w:val="19"/>
          <w:rPrChange w:id="3591" w:author="Author">
            <w:rPr>
              <w:rFonts w:ascii="Consolas" w:hAnsi="Consolas" w:cs="Consolas"/>
              <w:sz w:val="19"/>
              <w:szCs w:val="19"/>
            </w:rPr>
          </w:rPrChange>
        </w:rPr>
        <w:br/>
        <w:t xml:space="preserve">    </w:t>
      </w:r>
      <w:proofErr w:type="spellStart"/>
      <w:r w:rsidRPr="003D36FB">
        <w:rPr>
          <w:rFonts w:ascii="Consolas" w:hAnsi="Consolas" w:cs="Consolas"/>
          <w:color w:val="2B91AF"/>
          <w:sz w:val="16"/>
          <w:szCs w:val="19"/>
          <w:rPrChange w:id="3592" w:author="Author">
            <w:rPr>
              <w:rFonts w:ascii="Consolas" w:hAnsi="Consolas" w:cs="Consolas"/>
              <w:color w:val="2B91AF"/>
              <w:sz w:val="19"/>
              <w:szCs w:val="19"/>
            </w:rPr>
          </w:rPrChange>
        </w:rPr>
        <w:t>Func</w:t>
      </w:r>
      <w:proofErr w:type="spellEnd"/>
      <w:r w:rsidRPr="003D36FB">
        <w:rPr>
          <w:rFonts w:ascii="Consolas" w:hAnsi="Consolas" w:cs="Consolas"/>
          <w:sz w:val="16"/>
          <w:szCs w:val="19"/>
          <w:rPrChange w:id="3593" w:author="Author">
            <w:rPr>
              <w:rFonts w:ascii="Consolas" w:hAnsi="Consolas" w:cs="Consolas"/>
              <w:sz w:val="19"/>
              <w:szCs w:val="19"/>
            </w:rPr>
          </w:rPrChange>
        </w:rPr>
        <w:t>&lt;</w:t>
      </w:r>
      <w:r w:rsidRPr="003D36FB">
        <w:rPr>
          <w:rFonts w:ascii="Consolas" w:hAnsi="Consolas" w:cs="Consolas"/>
          <w:color w:val="0000FF"/>
          <w:sz w:val="16"/>
          <w:szCs w:val="19"/>
          <w:rPrChange w:id="3594" w:author="Author">
            <w:rPr>
              <w:rFonts w:ascii="Consolas" w:hAnsi="Consolas" w:cs="Consolas"/>
              <w:color w:val="0000FF"/>
              <w:sz w:val="19"/>
              <w:szCs w:val="19"/>
            </w:rPr>
          </w:rPrChange>
        </w:rPr>
        <w:t>string</w:t>
      </w:r>
      <w:r w:rsidRPr="003D36FB">
        <w:rPr>
          <w:rFonts w:ascii="Consolas" w:hAnsi="Consolas" w:cs="Consolas"/>
          <w:sz w:val="16"/>
          <w:szCs w:val="19"/>
          <w:rPrChange w:id="3595" w:author="Author">
            <w:rPr>
              <w:rFonts w:ascii="Consolas" w:hAnsi="Consolas" w:cs="Consolas"/>
              <w:sz w:val="19"/>
              <w:szCs w:val="19"/>
            </w:rPr>
          </w:rPrChange>
        </w:rPr>
        <w:t xml:space="preserve">, </w:t>
      </w:r>
      <w:proofErr w:type="spellStart"/>
      <w:r w:rsidRPr="003D36FB">
        <w:rPr>
          <w:rFonts w:ascii="Consolas" w:hAnsi="Consolas" w:cs="Consolas"/>
          <w:color w:val="2B91AF"/>
          <w:sz w:val="16"/>
          <w:szCs w:val="19"/>
          <w:rPrChange w:id="3596" w:author="Author">
            <w:rPr>
              <w:rFonts w:ascii="Consolas" w:hAnsi="Consolas" w:cs="Consolas"/>
              <w:color w:val="2B91AF"/>
              <w:sz w:val="19"/>
              <w:szCs w:val="19"/>
            </w:rPr>
          </w:rPrChange>
        </w:rPr>
        <w:t>IObservable</w:t>
      </w:r>
      <w:proofErr w:type="spellEnd"/>
      <w:r w:rsidRPr="003D36FB">
        <w:rPr>
          <w:rFonts w:ascii="Consolas" w:hAnsi="Consolas" w:cs="Consolas"/>
          <w:sz w:val="16"/>
          <w:szCs w:val="19"/>
          <w:rPrChange w:id="3597" w:author="Author">
            <w:rPr>
              <w:rFonts w:ascii="Consolas" w:hAnsi="Consolas" w:cs="Consolas"/>
              <w:sz w:val="19"/>
              <w:szCs w:val="19"/>
            </w:rPr>
          </w:rPrChange>
        </w:rPr>
        <w:t>&lt;</w:t>
      </w:r>
      <w:proofErr w:type="spellStart"/>
      <w:r w:rsidRPr="003D36FB">
        <w:rPr>
          <w:rFonts w:ascii="Consolas" w:hAnsi="Consolas" w:cs="Consolas"/>
          <w:color w:val="2B91AF"/>
          <w:sz w:val="16"/>
          <w:szCs w:val="19"/>
          <w:rPrChange w:id="3598" w:author="Author">
            <w:rPr>
              <w:rFonts w:ascii="Consolas" w:hAnsi="Consolas" w:cs="Consolas"/>
              <w:color w:val="2B91AF"/>
              <w:sz w:val="19"/>
              <w:szCs w:val="19"/>
            </w:rPr>
          </w:rPrChange>
        </w:rPr>
        <w:t>DictionaryWord</w:t>
      </w:r>
      <w:proofErr w:type="spellEnd"/>
      <w:r w:rsidRPr="003D36FB">
        <w:rPr>
          <w:rFonts w:ascii="Consolas" w:hAnsi="Consolas" w:cs="Consolas"/>
          <w:sz w:val="16"/>
          <w:szCs w:val="19"/>
          <w:rPrChange w:id="3599" w:author="Author">
            <w:rPr>
              <w:rFonts w:ascii="Consolas" w:hAnsi="Consolas" w:cs="Consolas"/>
              <w:sz w:val="19"/>
              <w:szCs w:val="19"/>
            </w:rPr>
          </w:rPrChange>
        </w:rPr>
        <w:t xml:space="preserve">[]&gt;&gt; </w:t>
      </w:r>
      <w:proofErr w:type="spellStart"/>
      <w:r w:rsidRPr="003D36FB">
        <w:rPr>
          <w:rFonts w:ascii="Consolas" w:hAnsi="Consolas" w:cs="Consolas"/>
          <w:sz w:val="16"/>
          <w:szCs w:val="19"/>
          <w:rPrChange w:id="3600" w:author="Author">
            <w:rPr>
              <w:rFonts w:ascii="Consolas" w:hAnsi="Consolas" w:cs="Consolas"/>
              <w:sz w:val="19"/>
              <w:szCs w:val="19"/>
            </w:rPr>
          </w:rPrChange>
        </w:rPr>
        <w:t>matchInWordNetByPrefix</w:t>
      </w:r>
      <w:proofErr w:type="spellEnd"/>
      <w:r w:rsidRPr="003D36FB">
        <w:rPr>
          <w:rFonts w:ascii="Consolas" w:hAnsi="Consolas" w:cs="Consolas"/>
          <w:sz w:val="16"/>
          <w:szCs w:val="19"/>
          <w:rPrChange w:id="3601" w:author="Author">
            <w:rPr>
              <w:rFonts w:ascii="Consolas" w:hAnsi="Consolas" w:cs="Consolas"/>
              <w:sz w:val="19"/>
              <w:szCs w:val="19"/>
            </w:rPr>
          </w:rPrChange>
        </w:rPr>
        <w:t xml:space="preserve"> = </w:t>
      </w:r>
      <w:r w:rsidRPr="003D36FB">
        <w:rPr>
          <w:rFonts w:ascii="Consolas" w:hAnsi="Consolas" w:cs="Consolas"/>
          <w:sz w:val="16"/>
          <w:szCs w:val="19"/>
          <w:rPrChange w:id="3602" w:author="Author">
            <w:rPr>
              <w:rFonts w:ascii="Consolas" w:hAnsi="Consolas" w:cs="Consolas"/>
              <w:sz w:val="19"/>
              <w:szCs w:val="19"/>
            </w:rPr>
          </w:rPrChange>
        </w:rPr>
        <w:br/>
        <w:t xml:space="preserve">        </w:t>
      </w:r>
      <w:r w:rsidRPr="003D36FB">
        <w:rPr>
          <w:rFonts w:ascii="Consolas" w:hAnsi="Consolas" w:cs="Consolas"/>
          <w:sz w:val="16"/>
          <w:szCs w:val="19"/>
          <w:highlight w:val="yellow"/>
          <w:rPrChange w:id="3603" w:author="Author">
            <w:rPr>
              <w:rFonts w:ascii="Consolas" w:hAnsi="Consolas" w:cs="Consolas"/>
              <w:sz w:val="19"/>
              <w:szCs w:val="19"/>
              <w:highlight w:val="yellow"/>
            </w:rPr>
          </w:rPrChange>
        </w:rPr>
        <w:t>term</w:t>
      </w:r>
      <w:r w:rsidRPr="003D36FB">
        <w:rPr>
          <w:rFonts w:ascii="Consolas" w:hAnsi="Consolas" w:cs="Consolas"/>
          <w:sz w:val="16"/>
          <w:szCs w:val="19"/>
          <w:rPrChange w:id="3604" w:author="Author">
            <w:rPr>
              <w:rFonts w:ascii="Consolas" w:hAnsi="Consolas" w:cs="Consolas"/>
              <w:sz w:val="19"/>
              <w:szCs w:val="19"/>
            </w:rPr>
          </w:rPrChange>
        </w:rPr>
        <w:t xml:space="preserve"> =&gt; </w:t>
      </w:r>
      <w:proofErr w:type="spellStart"/>
      <w:r w:rsidRPr="003D36FB">
        <w:rPr>
          <w:rFonts w:ascii="Consolas" w:hAnsi="Consolas" w:cs="Consolas"/>
          <w:sz w:val="16"/>
          <w:szCs w:val="19"/>
          <w:rPrChange w:id="3605" w:author="Author">
            <w:rPr>
              <w:rFonts w:ascii="Consolas" w:hAnsi="Consolas" w:cs="Consolas"/>
              <w:sz w:val="19"/>
              <w:szCs w:val="19"/>
            </w:rPr>
          </w:rPrChange>
        </w:rPr>
        <w:t>matchInDict</w:t>
      </w:r>
      <w:proofErr w:type="spellEnd"/>
      <w:r w:rsidRPr="003D36FB">
        <w:rPr>
          <w:rFonts w:ascii="Consolas" w:hAnsi="Consolas" w:cs="Consolas"/>
          <w:sz w:val="16"/>
          <w:szCs w:val="19"/>
          <w:rPrChange w:id="3606" w:author="Author">
            <w:rPr>
              <w:rFonts w:ascii="Consolas" w:hAnsi="Consolas" w:cs="Consolas"/>
              <w:sz w:val="19"/>
              <w:szCs w:val="19"/>
            </w:rPr>
          </w:rPrChange>
        </w:rPr>
        <w:t>(</w:t>
      </w:r>
      <w:r w:rsidRPr="003D36FB">
        <w:rPr>
          <w:rFonts w:ascii="Consolas" w:hAnsi="Consolas" w:cs="Consolas"/>
          <w:color w:val="A31515"/>
          <w:sz w:val="16"/>
          <w:szCs w:val="19"/>
          <w:rPrChange w:id="3607" w:author="Author">
            <w:rPr>
              <w:rFonts w:ascii="Consolas" w:hAnsi="Consolas" w:cs="Consolas"/>
              <w:color w:val="A31515"/>
              <w:sz w:val="19"/>
              <w:szCs w:val="19"/>
            </w:rPr>
          </w:rPrChange>
        </w:rPr>
        <w:t>"</w:t>
      </w:r>
      <w:proofErr w:type="spellStart"/>
      <w:r w:rsidRPr="003D36FB">
        <w:rPr>
          <w:rFonts w:ascii="Consolas" w:hAnsi="Consolas" w:cs="Consolas"/>
          <w:color w:val="A31515"/>
          <w:sz w:val="16"/>
          <w:szCs w:val="19"/>
          <w:rPrChange w:id="3608" w:author="Author">
            <w:rPr>
              <w:rFonts w:ascii="Consolas" w:hAnsi="Consolas" w:cs="Consolas"/>
              <w:color w:val="A31515"/>
              <w:sz w:val="19"/>
              <w:szCs w:val="19"/>
            </w:rPr>
          </w:rPrChange>
        </w:rPr>
        <w:t>wn</w:t>
      </w:r>
      <w:proofErr w:type="spellEnd"/>
      <w:r w:rsidRPr="003D36FB">
        <w:rPr>
          <w:rFonts w:ascii="Consolas" w:hAnsi="Consolas" w:cs="Consolas"/>
          <w:color w:val="A31515"/>
          <w:sz w:val="16"/>
          <w:szCs w:val="19"/>
          <w:rPrChange w:id="3609" w:author="Author">
            <w:rPr>
              <w:rFonts w:ascii="Consolas" w:hAnsi="Consolas" w:cs="Consolas"/>
              <w:color w:val="A31515"/>
              <w:sz w:val="19"/>
              <w:szCs w:val="19"/>
            </w:rPr>
          </w:rPrChange>
        </w:rPr>
        <w:t>"</w:t>
      </w:r>
      <w:r w:rsidRPr="003D36FB">
        <w:rPr>
          <w:rFonts w:ascii="Consolas" w:hAnsi="Consolas" w:cs="Consolas"/>
          <w:sz w:val="16"/>
          <w:szCs w:val="19"/>
          <w:rPrChange w:id="3610" w:author="Author">
            <w:rPr>
              <w:rFonts w:ascii="Consolas" w:hAnsi="Consolas" w:cs="Consolas"/>
              <w:sz w:val="19"/>
              <w:szCs w:val="19"/>
            </w:rPr>
          </w:rPrChange>
        </w:rPr>
        <w:t xml:space="preserve">, </w:t>
      </w:r>
      <w:r w:rsidRPr="003D36FB">
        <w:rPr>
          <w:rFonts w:ascii="Consolas" w:hAnsi="Consolas" w:cs="Consolas"/>
          <w:sz w:val="16"/>
          <w:szCs w:val="19"/>
          <w:highlight w:val="yellow"/>
          <w:rPrChange w:id="3611" w:author="Author">
            <w:rPr>
              <w:rFonts w:ascii="Consolas" w:hAnsi="Consolas" w:cs="Consolas"/>
              <w:sz w:val="19"/>
              <w:szCs w:val="19"/>
              <w:highlight w:val="yellow"/>
            </w:rPr>
          </w:rPrChange>
        </w:rPr>
        <w:t>term</w:t>
      </w:r>
      <w:r w:rsidRPr="003D36FB">
        <w:rPr>
          <w:rFonts w:ascii="Consolas" w:hAnsi="Consolas" w:cs="Consolas"/>
          <w:sz w:val="16"/>
          <w:szCs w:val="19"/>
          <w:rPrChange w:id="3612" w:author="Author">
            <w:rPr>
              <w:rFonts w:ascii="Consolas" w:hAnsi="Consolas" w:cs="Consolas"/>
              <w:sz w:val="19"/>
              <w:szCs w:val="19"/>
            </w:rPr>
          </w:rPrChange>
        </w:rPr>
        <w:t xml:space="preserve">, </w:t>
      </w:r>
      <w:r w:rsidRPr="003D36FB">
        <w:rPr>
          <w:rFonts w:ascii="Consolas" w:hAnsi="Consolas" w:cs="Consolas"/>
          <w:color w:val="A31515"/>
          <w:sz w:val="16"/>
          <w:szCs w:val="19"/>
          <w:rPrChange w:id="3613" w:author="Author">
            <w:rPr>
              <w:rFonts w:ascii="Consolas" w:hAnsi="Consolas" w:cs="Consolas"/>
              <w:color w:val="A31515"/>
              <w:sz w:val="19"/>
              <w:szCs w:val="19"/>
            </w:rPr>
          </w:rPrChange>
        </w:rPr>
        <w:t>"prefix"</w:t>
      </w:r>
      <w:r w:rsidRPr="003D36FB">
        <w:rPr>
          <w:rFonts w:ascii="Consolas" w:hAnsi="Consolas" w:cs="Consolas"/>
          <w:sz w:val="16"/>
          <w:szCs w:val="19"/>
          <w:rPrChange w:id="3614" w:author="Author">
            <w:rPr>
              <w:rFonts w:ascii="Consolas" w:hAnsi="Consolas" w:cs="Consolas"/>
              <w:sz w:val="19"/>
              <w:szCs w:val="19"/>
            </w:rPr>
          </w:rPrChange>
        </w:rPr>
        <w:t>);</w:t>
      </w:r>
      <w:r w:rsidRPr="003D36FB">
        <w:rPr>
          <w:rFonts w:ascii="Consolas" w:hAnsi="Consolas" w:cs="Consolas"/>
          <w:sz w:val="16"/>
          <w:szCs w:val="19"/>
          <w:rPrChange w:id="3615" w:author="Author">
            <w:rPr>
              <w:rFonts w:ascii="Consolas" w:hAnsi="Consolas" w:cs="Consolas"/>
              <w:sz w:val="19"/>
              <w:szCs w:val="19"/>
            </w:rPr>
          </w:rPrChange>
        </w:rPr>
        <w:br/>
      </w:r>
      <w:r w:rsidRPr="003D36FB">
        <w:rPr>
          <w:rFonts w:ascii="Consolas" w:hAnsi="Consolas" w:cs="Consolas"/>
          <w:sz w:val="16"/>
          <w:szCs w:val="19"/>
          <w:rPrChange w:id="3616" w:author="Author">
            <w:rPr>
              <w:rFonts w:ascii="Consolas" w:hAnsi="Consolas" w:cs="Consolas"/>
              <w:sz w:val="19"/>
              <w:szCs w:val="19"/>
            </w:rPr>
          </w:rPrChange>
        </w:rPr>
        <w:br/>
        <w:t xml:space="preserve">    </w:t>
      </w:r>
      <w:proofErr w:type="spellStart"/>
      <w:r w:rsidRPr="003D36FB">
        <w:rPr>
          <w:rFonts w:ascii="Consolas" w:hAnsi="Consolas" w:cs="Consolas"/>
          <w:color w:val="0000FF"/>
          <w:sz w:val="16"/>
          <w:szCs w:val="19"/>
          <w:rPrChange w:id="3617" w:author="Author">
            <w:rPr>
              <w:rFonts w:ascii="Consolas" w:hAnsi="Consolas" w:cs="Consolas"/>
              <w:color w:val="0000FF"/>
              <w:sz w:val="19"/>
              <w:szCs w:val="19"/>
            </w:rPr>
          </w:rPrChange>
        </w:rPr>
        <w:t>var</w:t>
      </w:r>
      <w:proofErr w:type="spellEnd"/>
      <w:r w:rsidRPr="003D36FB">
        <w:rPr>
          <w:rFonts w:ascii="Consolas" w:hAnsi="Consolas" w:cs="Consolas"/>
          <w:sz w:val="16"/>
          <w:szCs w:val="19"/>
          <w:rPrChange w:id="3618" w:author="Author">
            <w:rPr>
              <w:rFonts w:ascii="Consolas" w:hAnsi="Consolas" w:cs="Consolas"/>
              <w:sz w:val="19"/>
              <w:szCs w:val="19"/>
            </w:rPr>
          </w:rPrChange>
        </w:rPr>
        <w:t xml:space="preserve"> res = </w:t>
      </w:r>
      <w:proofErr w:type="spellStart"/>
      <w:r w:rsidRPr="003D36FB">
        <w:rPr>
          <w:rFonts w:ascii="Consolas" w:hAnsi="Consolas" w:cs="Consolas"/>
          <w:sz w:val="16"/>
          <w:szCs w:val="19"/>
          <w:rPrChange w:id="3619" w:author="Author">
            <w:rPr>
              <w:rFonts w:ascii="Consolas" w:hAnsi="Consolas" w:cs="Consolas"/>
              <w:sz w:val="19"/>
              <w:szCs w:val="19"/>
            </w:rPr>
          </w:rPrChange>
        </w:rPr>
        <w:t>matchInWordNetByPrefix</w:t>
      </w:r>
      <w:proofErr w:type="spellEnd"/>
      <w:r w:rsidRPr="003D36FB">
        <w:rPr>
          <w:rFonts w:ascii="Consolas" w:hAnsi="Consolas" w:cs="Consolas"/>
          <w:sz w:val="16"/>
          <w:szCs w:val="19"/>
          <w:rPrChange w:id="3620" w:author="Author">
            <w:rPr>
              <w:rFonts w:ascii="Consolas" w:hAnsi="Consolas" w:cs="Consolas"/>
              <w:sz w:val="19"/>
              <w:szCs w:val="19"/>
            </w:rPr>
          </w:rPrChange>
        </w:rPr>
        <w:t>(</w:t>
      </w:r>
      <w:r w:rsidRPr="003D36FB">
        <w:rPr>
          <w:rFonts w:ascii="Consolas" w:hAnsi="Consolas" w:cs="Consolas"/>
          <w:color w:val="A31515"/>
          <w:sz w:val="16"/>
          <w:szCs w:val="19"/>
          <w:rPrChange w:id="3621" w:author="Author">
            <w:rPr>
              <w:rFonts w:ascii="Consolas" w:hAnsi="Consolas" w:cs="Consolas"/>
              <w:color w:val="A31515"/>
              <w:sz w:val="19"/>
              <w:szCs w:val="19"/>
            </w:rPr>
          </w:rPrChange>
        </w:rPr>
        <w:t>"react"</w:t>
      </w:r>
      <w:r w:rsidRPr="003D36FB">
        <w:rPr>
          <w:rFonts w:ascii="Consolas" w:hAnsi="Consolas" w:cs="Consolas"/>
          <w:sz w:val="16"/>
          <w:szCs w:val="19"/>
          <w:rPrChange w:id="3622" w:author="Author">
            <w:rPr>
              <w:rFonts w:ascii="Consolas" w:hAnsi="Consolas" w:cs="Consolas"/>
              <w:sz w:val="19"/>
              <w:szCs w:val="19"/>
            </w:rPr>
          </w:rPrChange>
        </w:rPr>
        <w:t>);</w:t>
      </w:r>
      <w:r w:rsidRPr="003D36FB">
        <w:rPr>
          <w:rFonts w:ascii="Consolas" w:hAnsi="Consolas" w:cs="Consolas"/>
          <w:sz w:val="16"/>
          <w:szCs w:val="19"/>
          <w:rPrChange w:id="3623" w:author="Author">
            <w:rPr>
              <w:rFonts w:ascii="Consolas" w:hAnsi="Consolas" w:cs="Consolas"/>
              <w:sz w:val="19"/>
              <w:szCs w:val="19"/>
            </w:rPr>
          </w:rPrChange>
        </w:rPr>
        <w:br/>
        <w:t xml:space="preserve">    </w:t>
      </w:r>
      <w:proofErr w:type="spellStart"/>
      <w:r w:rsidRPr="003D36FB">
        <w:rPr>
          <w:rFonts w:ascii="Consolas" w:hAnsi="Consolas" w:cs="Consolas"/>
          <w:color w:val="0000FF"/>
          <w:sz w:val="16"/>
          <w:szCs w:val="19"/>
          <w:rPrChange w:id="3624" w:author="Author">
            <w:rPr>
              <w:rFonts w:ascii="Consolas" w:hAnsi="Consolas" w:cs="Consolas"/>
              <w:color w:val="0000FF"/>
              <w:sz w:val="19"/>
              <w:szCs w:val="19"/>
            </w:rPr>
          </w:rPrChange>
        </w:rPr>
        <w:t>var</w:t>
      </w:r>
      <w:proofErr w:type="spellEnd"/>
      <w:r w:rsidRPr="003D36FB">
        <w:rPr>
          <w:rFonts w:ascii="Consolas" w:hAnsi="Consolas" w:cs="Consolas"/>
          <w:sz w:val="16"/>
          <w:szCs w:val="19"/>
          <w:rPrChange w:id="3625" w:author="Author">
            <w:rPr>
              <w:rFonts w:ascii="Consolas" w:hAnsi="Consolas" w:cs="Consolas"/>
              <w:sz w:val="19"/>
              <w:szCs w:val="19"/>
            </w:rPr>
          </w:rPrChange>
        </w:rPr>
        <w:t xml:space="preserve"> subscription = </w:t>
      </w:r>
      <w:proofErr w:type="spellStart"/>
      <w:r w:rsidRPr="003D36FB">
        <w:rPr>
          <w:rFonts w:ascii="Consolas" w:hAnsi="Consolas" w:cs="Consolas"/>
          <w:sz w:val="16"/>
          <w:szCs w:val="19"/>
          <w:rPrChange w:id="3626" w:author="Author">
            <w:rPr>
              <w:rFonts w:ascii="Consolas" w:hAnsi="Consolas" w:cs="Consolas"/>
              <w:sz w:val="19"/>
              <w:szCs w:val="19"/>
            </w:rPr>
          </w:rPrChange>
        </w:rPr>
        <w:t>res.Subscribe</w:t>
      </w:r>
      <w:proofErr w:type="spellEnd"/>
      <w:r w:rsidRPr="003D36FB">
        <w:rPr>
          <w:rFonts w:ascii="Consolas" w:hAnsi="Consolas" w:cs="Consolas"/>
          <w:sz w:val="16"/>
          <w:szCs w:val="19"/>
          <w:rPrChange w:id="3627" w:author="Author">
            <w:rPr>
              <w:rFonts w:ascii="Consolas" w:hAnsi="Consolas" w:cs="Consolas"/>
              <w:sz w:val="19"/>
              <w:szCs w:val="19"/>
            </w:rPr>
          </w:rPrChange>
        </w:rPr>
        <w:t>(words =&gt;</w:t>
      </w:r>
      <w:r w:rsidR="00044CEE" w:rsidRPr="003D36FB">
        <w:rPr>
          <w:rFonts w:ascii="Consolas" w:hAnsi="Consolas" w:cs="Consolas"/>
          <w:sz w:val="16"/>
          <w:szCs w:val="19"/>
          <w:rPrChange w:id="3628" w:author="Author">
            <w:rPr>
              <w:rFonts w:ascii="Consolas" w:hAnsi="Consolas" w:cs="Consolas"/>
              <w:sz w:val="19"/>
              <w:szCs w:val="19"/>
            </w:rPr>
          </w:rPrChange>
        </w:rPr>
        <w:t xml:space="preserve"> </w:t>
      </w:r>
      <w:r w:rsidRPr="003D36FB">
        <w:rPr>
          <w:rFonts w:ascii="Consolas" w:hAnsi="Consolas" w:cs="Consolas"/>
          <w:sz w:val="16"/>
          <w:szCs w:val="19"/>
          <w:rPrChange w:id="3629" w:author="Author">
            <w:rPr>
              <w:rFonts w:ascii="Consolas" w:hAnsi="Consolas" w:cs="Consolas"/>
              <w:sz w:val="19"/>
              <w:szCs w:val="19"/>
            </w:rPr>
          </w:rPrChange>
        </w:rPr>
        <w:t>{</w:t>
      </w:r>
      <w:r w:rsidRPr="003D36FB">
        <w:rPr>
          <w:rFonts w:ascii="Consolas" w:hAnsi="Consolas" w:cs="Consolas"/>
          <w:sz w:val="16"/>
          <w:szCs w:val="19"/>
          <w:rPrChange w:id="3630" w:author="Author">
            <w:rPr>
              <w:rFonts w:ascii="Consolas" w:hAnsi="Consolas" w:cs="Consolas"/>
              <w:sz w:val="19"/>
              <w:szCs w:val="19"/>
            </w:rPr>
          </w:rPrChange>
        </w:rPr>
        <w:br/>
        <w:t xml:space="preserve">            </w:t>
      </w:r>
      <w:proofErr w:type="spellStart"/>
      <w:r w:rsidRPr="003D36FB">
        <w:rPr>
          <w:rFonts w:ascii="Consolas" w:hAnsi="Consolas" w:cs="Consolas"/>
          <w:color w:val="0000FF"/>
          <w:sz w:val="16"/>
          <w:szCs w:val="19"/>
          <w:rPrChange w:id="3631" w:author="Author">
            <w:rPr>
              <w:rFonts w:ascii="Consolas" w:hAnsi="Consolas" w:cs="Consolas"/>
              <w:color w:val="0000FF"/>
              <w:sz w:val="19"/>
              <w:szCs w:val="19"/>
            </w:rPr>
          </w:rPrChange>
        </w:rPr>
        <w:t>foreach</w:t>
      </w:r>
      <w:proofErr w:type="spellEnd"/>
      <w:r w:rsidRPr="003D36FB">
        <w:rPr>
          <w:rFonts w:ascii="Consolas" w:hAnsi="Consolas" w:cs="Consolas"/>
          <w:sz w:val="16"/>
          <w:szCs w:val="19"/>
          <w:rPrChange w:id="3632" w:author="Author">
            <w:rPr>
              <w:rFonts w:ascii="Consolas" w:hAnsi="Consolas" w:cs="Consolas"/>
              <w:sz w:val="19"/>
              <w:szCs w:val="19"/>
            </w:rPr>
          </w:rPrChange>
        </w:rPr>
        <w:t xml:space="preserve"> (</w:t>
      </w:r>
      <w:proofErr w:type="spellStart"/>
      <w:r w:rsidRPr="003D36FB">
        <w:rPr>
          <w:rFonts w:ascii="Consolas" w:hAnsi="Consolas" w:cs="Consolas"/>
          <w:color w:val="0000FF"/>
          <w:sz w:val="16"/>
          <w:szCs w:val="19"/>
          <w:rPrChange w:id="3633" w:author="Author">
            <w:rPr>
              <w:rFonts w:ascii="Consolas" w:hAnsi="Consolas" w:cs="Consolas"/>
              <w:color w:val="0000FF"/>
              <w:sz w:val="19"/>
              <w:szCs w:val="19"/>
            </w:rPr>
          </w:rPrChange>
        </w:rPr>
        <w:t>var</w:t>
      </w:r>
      <w:proofErr w:type="spellEnd"/>
      <w:r w:rsidRPr="003D36FB">
        <w:rPr>
          <w:rFonts w:ascii="Consolas" w:hAnsi="Consolas" w:cs="Consolas"/>
          <w:sz w:val="16"/>
          <w:szCs w:val="19"/>
          <w:rPrChange w:id="3634" w:author="Author">
            <w:rPr>
              <w:rFonts w:ascii="Consolas" w:hAnsi="Consolas" w:cs="Consolas"/>
              <w:sz w:val="19"/>
              <w:szCs w:val="19"/>
            </w:rPr>
          </w:rPrChange>
        </w:rPr>
        <w:t xml:space="preserve"> word </w:t>
      </w:r>
      <w:r w:rsidRPr="003D36FB">
        <w:rPr>
          <w:rFonts w:ascii="Consolas" w:hAnsi="Consolas" w:cs="Consolas"/>
          <w:color w:val="0000FF"/>
          <w:sz w:val="16"/>
          <w:szCs w:val="19"/>
          <w:rPrChange w:id="3635" w:author="Author">
            <w:rPr>
              <w:rFonts w:ascii="Consolas" w:hAnsi="Consolas" w:cs="Consolas"/>
              <w:color w:val="0000FF"/>
              <w:sz w:val="19"/>
              <w:szCs w:val="19"/>
            </w:rPr>
          </w:rPrChange>
        </w:rPr>
        <w:t>in</w:t>
      </w:r>
      <w:r w:rsidRPr="003D36FB">
        <w:rPr>
          <w:rFonts w:ascii="Consolas" w:hAnsi="Consolas" w:cs="Consolas"/>
          <w:sz w:val="16"/>
          <w:szCs w:val="19"/>
          <w:rPrChange w:id="3636" w:author="Author">
            <w:rPr>
              <w:rFonts w:ascii="Consolas" w:hAnsi="Consolas" w:cs="Consolas"/>
              <w:sz w:val="19"/>
              <w:szCs w:val="19"/>
            </w:rPr>
          </w:rPrChange>
        </w:rPr>
        <w:t xml:space="preserve"> words)</w:t>
      </w:r>
      <w:r w:rsidRPr="003D36FB">
        <w:rPr>
          <w:rFonts w:ascii="Consolas" w:hAnsi="Consolas" w:cs="Consolas"/>
          <w:sz w:val="16"/>
          <w:szCs w:val="19"/>
          <w:rPrChange w:id="3637" w:author="Author">
            <w:rPr>
              <w:rFonts w:ascii="Consolas" w:hAnsi="Consolas" w:cs="Consolas"/>
              <w:sz w:val="19"/>
              <w:szCs w:val="19"/>
            </w:rPr>
          </w:rPrChange>
        </w:rPr>
        <w:br/>
        <w:t xml:space="preserve">                </w:t>
      </w:r>
      <w:proofErr w:type="spellStart"/>
      <w:r w:rsidRPr="003D36FB">
        <w:rPr>
          <w:rFonts w:ascii="Consolas" w:hAnsi="Consolas" w:cs="Consolas"/>
          <w:color w:val="2B91AF"/>
          <w:sz w:val="16"/>
          <w:szCs w:val="19"/>
          <w:rPrChange w:id="3638" w:author="Author">
            <w:rPr>
              <w:rFonts w:ascii="Consolas" w:hAnsi="Consolas" w:cs="Consolas"/>
              <w:color w:val="2B91AF"/>
              <w:sz w:val="19"/>
              <w:szCs w:val="19"/>
            </w:rPr>
          </w:rPrChange>
        </w:rPr>
        <w:t>Console</w:t>
      </w:r>
      <w:r w:rsidRPr="003D36FB">
        <w:rPr>
          <w:rFonts w:ascii="Consolas" w:hAnsi="Consolas" w:cs="Consolas"/>
          <w:sz w:val="16"/>
          <w:szCs w:val="19"/>
          <w:rPrChange w:id="3639" w:author="Author">
            <w:rPr>
              <w:rFonts w:ascii="Consolas" w:hAnsi="Consolas" w:cs="Consolas"/>
              <w:sz w:val="19"/>
              <w:szCs w:val="19"/>
            </w:rPr>
          </w:rPrChange>
        </w:rPr>
        <w:t>.WriteLine</w:t>
      </w:r>
      <w:proofErr w:type="spellEnd"/>
      <w:r w:rsidRPr="003D36FB">
        <w:rPr>
          <w:rFonts w:ascii="Consolas" w:hAnsi="Consolas" w:cs="Consolas"/>
          <w:sz w:val="16"/>
          <w:szCs w:val="19"/>
          <w:rPrChange w:id="3640" w:author="Author">
            <w:rPr>
              <w:rFonts w:ascii="Consolas" w:hAnsi="Consolas" w:cs="Consolas"/>
              <w:sz w:val="19"/>
              <w:szCs w:val="19"/>
            </w:rPr>
          </w:rPrChange>
        </w:rPr>
        <w:t>(</w:t>
      </w:r>
      <w:proofErr w:type="spellStart"/>
      <w:r w:rsidRPr="003D36FB">
        <w:rPr>
          <w:rFonts w:ascii="Consolas" w:hAnsi="Consolas" w:cs="Consolas"/>
          <w:sz w:val="16"/>
          <w:szCs w:val="19"/>
          <w:rPrChange w:id="3641" w:author="Author">
            <w:rPr>
              <w:rFonts w:ascii="Consolas" w:hAnsi="Consolas" w:cs="Consolas"/>
              <w:sz w:val="19"/>
              <w:szCs w:val="19"/>
            </w:rPr>
          </w:rPrChange>
        </w:rPr>
        <w:t>word.Word</w:t>
      </w:r>
      <w:proofErr w:type="spellEnd"/>
      <w:r w:rsidRPr="003D36FB">
        <w:rPr>
          <w:rFonts w:ascii="Consolas" w:hAnsi="Consolas" w:cs="Consolas"/>
          <w:sz w:val="16"/>
          <w:szCs w:val="19"/>
          <w:rPrChange w:id="3642" w:author="Author">
            <w:rPr>
              <w:rFonts w:ascii="Consolas" w:hAnsi="Consolas" w:cs="Consolas"/>
              <w:sz w:val="19"/>
              <w:szCs w:val="19"/>
            </w:rPr>
          </w:rPrChange>
        </w:rPr>
        <w:t>);</w:t>
      </w:r>
      <w:r w:rsidRPr="003D36FB">
        <w:rPr>
          <w:rFonts w:ascii="Consolas" w:hAnsi="Consolas" w:cs="Consolas"/>
          <w:sz w:val="16"/>
          <w:szCs w:val="19"/>
          <w:rPrChange w:id="3643" w:author="Author">
            <w:rPr>
              <w:rFonts w:ascii="Consolas" w:hAnsi="Consolas" w:cs="Consolas"/>
              <w:sz w:val="19"/>
              <w:szCs w:val="19"/>
            </w:rPr>
          </w:rPrChange>
        </w:rPr>
        <w:br/>
        <w:t xml:space="preserve">        });</w:t>
      </w:r>
      <w:r w:rsidRPr="003D36FB">
        <w:rPr>
          <w:rFonts w:ascii="Consolas" w:hAnsi="Consolas" w:cs="Consolas"/>
          <w:sz w:val="16"/>
          <w:szCs w:val="19"/>
          <w:rPrChange w:id="3644" w:author="Author">
            <w:rPr>
              <w:rFonts w:ascii="Consolas" w:hAnsi="Consolas" w:cs="Consolas"/>
              <w:sz w:val="19"/>
              <w:szCs w:val="19"/>
            </w:rPr>
          </w:rPrChange>
        </w:rPr>
        <w:br/>
      </w:r>
      <w:ins w:id="3645" w:author="Author">
        <w:r w:rsidR="00AD579E" w:rsidRPr="003D36FB">
          <w:rPr>
            <w:rFonts w:ascii="Consolas" w:hAnsi="Consolas" w:cs="Consolas"/>
            <w:sz w:val="16"/>
            <w:szCs w:val="19"/>
            <w:rPrChange w:id="3646" w:author="Author">
              <w:rPr>
                <w:rFonts w:ascii="Consolas" w:hAnsi="Consolas" w:cs="Consolas"/>
                <w:sz w:val="19"/>
                <w:szCs w:val="19"/>
              </w:rPr>
            </w:rPrChange>
          </w:rPr>
          <w:br/>
          <w:t xml:space="preserve">    </w:t>
        </w:r>
        <w:proofErr w:type="spellStart"/>
        <w:r w:rsidR="00AD579E" w:rsidRPr="003D36FB">
          <w:rPr>
            <w:rFonts w:ascii="Consolas" w:hAnsi="Consolas" w:cs="Consolas"/>
            <w:color w:val="2B91AF"/>
            <w:sz w:val="16"/>
            <w:szCs w:val="19"/>
            <w:rPrChange w:id="3647" w:author="Author">
              <w:rPr>
                <w:rFonts w:ascii="Consolas" w:hAnsi="Consolas" w:cs="Consolas"/>
                <w:color w:val="2B91AF"/>
                <w:sz w:val="19"/>
                <w:szCs w:val="19"/>
              </w:rPr>
            </w:rPrChange>
          </w:rPr>
          <w:t>Console</w:t>
        </w:r>
        <w:r w:rsidR="00AD579E" w:rsidRPr="003D36FB">
          <w:rPr>
            <w:rFonts w:ascii="Consolas" w:hAnsi="Consolas" w:cs="Consolas"/>
            <w:sz w:val="16"/>
            <w:szCs w:val="19"/>
            <w:rPrChange w:id="3648" w:author="Author">
              <w:rPr>
                <w:rFonts w:ascii="Consolas" w:hAnsi="Consolas" w:cs="Consolas"/>
                <w:sz w:val="19"/>
                <w:szCs w:val="19"/>
              </w:rPr>
            </w:rPrChange>
          </w:rPr>
          <w:t>.WriteLine</w:t>
        </w:r>
        <w:proofErr w:type="spellEnd"/>
        <w:r w:rsidR="00AD579E" w:rsidRPr="003D36FB">
          <w:rPr>
            <w:rFonts w:ascii="Consolas" w:hAnsi="Consolas" w:cs="Consolas"/>
            <w:sz w:val="16"/>
            <w:szCs w:val="19"/>
            <w:rPrChange w:id="3649" w:author="Author">
              <w:rPr>
                <w:rFonts w:ascii="Consolas" w:hAnsi="Consolas" w:cs="Consolas"/>
                <w:sz w:val="19"/>
                <w:szCs w:val="19"/>
              </w:rPr>
            </w:rPrChange>
          </w:rPr>
          <w:t>("Press ENTER to quit ...");</w:t>
        </w:r>
      </w:ins>
      <w:r w:rsidRPr="003D36FB">
        <w:rPr>
          <w:rFonts w:ascii="Consolas" w:hAnsi="Consolas" w:cs="Consolas"/>
          <w:sz w:val="16"/>
          <w:szCs w:val="19"/>
          <w:rPrChange w:id="3650" w:author="Author">
            <w:rPr>
              <w:rFonts w:ascii="Consolas" w:hAnsi="Consolas" w:cs="Consolas"/>
              <w:sz w:val="19"/>
              <w:szCs w:val="19"/>
            </w:rPr>
          </w:rPrChange>
        </w:rPr>
        <w:br/>
        <w:t xml:space="preserve">    </w:t>
      </w:r>
      <w:proofErr w:type="spellStart"/>
      <w:r w:rsidRPr="003D36FB">
        <w:rPr>
          <w:rFonts w:ascii="Consolas" w:hAnsi="Consolas" w:cs="Consolas"/>
          <w:color w:val="2B91AF"/>
          <w:sz w:val="16"/>
          <w:szCs w:val="19"/>
          <w:rPrChange w:id="3651" w:author="Author">
            <w:rPr>
              <w:rFonts w:ascii="Consolas" w:hAnsi="Consolas" w:cs="Consolas"/>
              <w:color w:val="2B91AF"/>
              <w:sz w:val="19"/>
              <w:szCs w:val="19"/>
            </w:rPr>
          </w:rPrChange>
        </w:rPr>
        <w:t>Console</w:t>
      </w:r>
      <w:r w:rsidRPr="003D36FB">
        <w:rPr>
          <w:rFonts w:ascii="Consolas" w:hAnsi="Consolas" w:cs="Consolas"/>
          <w:sz w:val="16"/>
          <w:szCs w:val="19"/>
          <w:rPrChange w:id="3652" w:author="Author">
            <w:rPr>
              <w:rFonts w:ascii="Consolas" w:hAnsi="Consolas" w:cs="Consolas"/>
              <w:sz w:val="19"/>
              <w:szCs w:val="19"/>
            </w:rPr>
          </w:rPrChange>
        </w:rPr>
        <w:t>.ReadLine</w:t>
      </w:r>
      <w:proofErr w:type="spellEnd"/>
      <w:r w:rsidRPr="003D36FB">
        <w:rPr>
          <w:rFonts w:ascii="Consolas" w:hAnsi="Consolas" w:cs="Consolas"/>
          <w:sz w:val="16"/>
          <w:szCs w:val="19"/>
          <w:rPrChange w:id="3653" w:author="Author">
            <w:rPr>
              <w:rFonts w:ascii="Consolas" w:hAnsi="Consolas" w:cs="Consolas"/>
              <w:sz w:val="19"/>
              <w:szCs w:val="19"/>
            </w:rPr>
          </w:rPrChange>
        </w:rPr>
        <w:t>();</w:t>
      </w:r>
      <w:r w:rsidRPr="003D36FB">
        <w:rPr>
          <w:rFonts w:ascii="Consolas" w:hAnsi="Consolas" w:cs="Consolas"/>
          <w:sz w:val="16"/>
          <w:szCs w:val="19"/>
          <w:rPrChange w:id="3654" w:author="Author">
            <w:rPr>
              <w:rFonts w:ascii="Consolas" w:hAnsi="Consolas" w:cs="Consolas"/>
              <w:sz w:val="19"/>
              <w:szCs w:val="19"/>
            </w:rPr>
          </w:rPrChange>
        </w:rPr>
        <w:br/>
      </w:r>
      <w:r w:rsidRPr="003D36FB">
        <w:rPr>
          <w:sz w:val="18"/>
          <w:rPrChange w:id="3655" w:author="Author">
            <w:rPr/>
          </w:rPrChange>
        </w:rPr>
        <w:br/>
        <w:t xml:space="preserve">Running this piece of code should produce the same results as shown in </w:t>
      </w:r>
      <w:r w:rsidR="00327C6B" w:rsidRPr="003D36FB">
        <w:rPr>
          <w:sz w:val="18"/>
          <w:rPrChange w:id="3656" w:author="Author">
            <w:rPr/>
          </w:rPrChange>
        </w:rPr>
        <w:t>step 3.</w:t>
      </w:r>
    </w:p>
    <w:p w:rsidR="00ED7140" w:rsidRPr="003D36FB" w:rsidRDefault="00522467" w:rsidP="00CE24F1">
      <w:pPr>
        <w:pStyle w:val="ListParagraph"/>
        <w:numPr>
          <w:ilvl w:val="0"/>
          <w:numId w:val="13"/>
        </w:numPr>
        <w:rPr>
          <w:sz w:val="18"/>
          <w:rPrChange w:id="3657" w:author="Author">
            <w:rPr/>
          </w:rPrChange>
        </w:rPr>
      </w:pPr>
      <w:r w:rsidRPr="003D36FB">
        <w:rPr>
          <w:b/>
          <w:noProof/>
          <w:sz w:val="18"/>
          <w:rPrChange w:id="3658" w:author="Author">
            <w:rPr>
              <w:b/>
              <w:noProof/>
            </w:rPr>
          </w:rPrChange>
        </w:rPr>
        <w:drawing>
          <wp:anchor distT="0" distB="0" distL="114300" distR="114300" simplePos="0" relativeHeight="251701248" behindDoc="0" locked="0" layoutInCell="1" allowOverlap="1" wp14:anchorId="2157D79D" wp14:editId="41F778A7">
            <wp:simplePos x="0" y="0"/>
            <wp:positionH relativeFrom="column">
              <wp:posOffset>-182880</wp:posOffset>
            </wp:positionH>
            <wp:positionV relativeFrom="paragraph">
              <wp:posOffset>7394575</wp:posOffset>
            </wp:positionV>
            <wp:extent cx="603504" cy="539496"/>
            <wp:effectExtent l="0" t="0" r="6350" b="0"/>
            <wp:wrapNone/>
            <wp:docPr id="65" name="Picture 65"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3504" cy="539496"/>
                    </a:xfrm>
                    <a:prstGeom prst="rect">
                      <a:avLst/>
                    </a:prstGeom>
                    <a:noFill/>
                    <a:ln>
                      <a:noFill/>
                    </a:ln>
                  </pic:spPr>
                </pic:pic>
              </a:graphicData>
            </a:graphic>
            <wp14:sizeRelH relativeFrom="page">
              <wp14:pctWidth>0</wp14:pctWidth>
            </wp14:sizeRelH>
            <wp14:sizeRelV relativeFrom="page">
              <wp14:pctHeight>0</wp14:pctHeight>
            </wp14:sizeRelV>
          </wp:anchor>
        </w:drawing>
      </w:r>
      <w:r w:rsidR="006335C3" w:rsidRPr="003D36FB">
        <w:rPr>
          <w:sz w:val="18"/>
          <w:rPrChange w:id="3659" w:author="Author">
            <w:rPr/>
          </w:rPrChange>
        </w:rPr>
        <w:t>Since web services can easily fail, we should say a word or two on error handling. Try running the service with a single letter as its input, e.g. “r”.</w:t>
      </w:r>
      <w:r w:rsidR="00034BE8" w:rsidRPr="003D36FB">
        <w:rPr>
          <w:sz w:val="18"/>
          <w:rPrChange w:id="3660" w:author="Author">
            <w:rPr/>
          </w:rPrChange>
        </w:rPr>
        <w:t xml:space="preserve"> Due to the data volume returned by the server, the </w:t>
      </w:r>
      <w:proofErr w:type="spellStart"/>
      <w:r w:rsidR="00034BE8" w:rsidRPr="003D36FB">
        <w:rPr>
          <w:sz w:val="18"/>
          <w:rPrChange w:id="3661" w:author="Author">
            <w:rPr/>
          </w:rPrChange>
        </w:rPr>
        <w:t>System.ServiceModel</w:t>
      </w:r>
      <w:proofErr w:type="spellEnd"/>
      <w:r w:rsidR="00034BE8" w:rsidRPr="003D36FB">
        <w:rPr>
          <w:sz w:val="18"/>
          <w:rPrChange w:id="3662" w:author="Author">
            <w:rPr/>
          </w:rPrChange>
        </w:rPr>
        <w:t xml:space="preserve"> layer triggers an error stating quota have been exceeded.</w:t>
      </w:r>
      <w:r w:rsidR="00034BE8" w:rsidRPr="003D36FB">
        <w:rPr>
          <w:sz w:val="18"/>
          <w:rPrChange w:id="3663" w:author="Author">
            <w:rPr/>
          </w:rPrChange>
        </w:rPr>
        <w:br/>
      </w:r>
      <w:r w:rsidR="00034BE8" w:rsidRPr="003D36FB">
        <w:rPr>
          <w:sz w:val="18"/>
          <w:rPrChange w:id="3664" w:author="Author">
            <w:rPr/>
          </w:rPrChange>
        </w:rPr>
        <w:br/>
      </w:r>
      <w:r w:rsidR="00034BE8" w:rsidRPr="003D36FB">
        <w:rPr>
          <w:noProof/>
          <w:sz w:val="18"/>
          <w:rPrChange w:id="3665" w:author="Author">
            <w:rPr>
              <w:noProof/>
            </w:rPr>
          </w:rPrChange>
        </w:rPr>
        <w:lastRenderedPageBreak/>
        <w:drawing>
          <wp:inline distT="0" distB="0" distL="0" distR="0" wp14:anchorId="5D3363B4" wp14:editId="1784E668">
            <wp:extent cx="6448425" cy="32575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448425" cy="3257550"/>
                    </a:xfrm>
                    <a:prstGeom prst="rect">
                      <a:avLst/>
                    </a:prstGeom>
                    <a:noFill/>
                    <a:ln>
                      <a:noFill/>
                    </a:ln>
                  </pic:spPr>
                </pic:pic>
              </a:graphicData>
            </a:graphic>
          </wp:inline>
        </w:drawing>
      </w:r>
      <w:r w:rsidR="00034BE8" w:rsidRPr="003D36FB">
        <w:rPr>
          <w:sz w:val="18"/>
          <w:rPrChange w:id="3666" w:author="Author">
            <w:rPr/>
          </w:rPrChange>
        </w:rPr>
        <w:br/>
        <w:t xml:space="preserve">We don’t really care about the specifics of this error but it should be common wisdom that in the world of distributed and asynchronous programming errors are not that exceptional. Rx is particularly good at dealing with errors due to the separate observer’s </w:t>
      </w:r>
      <w:proofErr w:type="spellStart"/>
      <w:r w:rsidR="00034BE8" w:rsidRPr="003D36FB">
        <w:rPr>
          <w:sz w:val="18"/>
          <w:rPrChange w:id="3667" w:author="Author">
            <w:rPr/>
          </w:rPrChange>
        </w:rPr>
        <w:t>OnError</w:t>
      </w:r>
      <w:proofErr w:type="spellEnd"/>
      <w:r w:rsidR="00034BE8" w:rsidRPr="003D36FB">
        <w:rPr>
          <w:sz w:val="18"/>
          <w:rPrChange w:id="3668" w:author="Author">
            <w:rPr/>
          </w:rPrChange>
        </w:rPr>
        <w:t xml:space="preserve"> channel to signal those.</w:t>
      </w:r>
      <w:r w:rsidR="00ED7140" w:rsidRPr="003D36FB">
        <w:rPr>
          <w:sz w:val="18"/>
          <w:rPrChange w:id="3669" w:author="Author">
            <w:rPr/>
          </w:rPrChange>
        </w:rPr>
        <w:t xml:space="preserve"> If we were to change our sample as shown below, the error would be handled by the </w:t>
      </w:r>
      <w:proofErr w:type="spellStart"/>
      <w:r w:rsidR="00ED7140" w:rsidRPr="003D36FB">
        <w:rPr>
          <w:sz w:val="18"/>
          <w:rPrChange w:id="3670" w:author="Author">
            <w:rPr/>
          </w:rPrChange>
        </w:rPr>
        <w:t>OnError</w:t>
      </w:r>
      <w:proofErr w:type="spellEnd"/>
      <w:r w:rsidR="00ED7140" w:rsidRPr="003D36FB">
        <w:rPr>
          <w:sz w:val="18"/>
          <w:rPrChange w:id="3671" w:author="Author">
            <w:rPr/>
          </w:rPrChange>
        </w:rPr>
        <w:t xml:space="preserve"> function that’s part of the observer:</w:t>
      </w:r>
      <w:r w:rsidR="00ED7140" w:rsidRPr="003D36FB">
        <w:rPr>
          <w:sz w:val="18"/>
          <w:rPrChange w:id="3672" w:author="Author">
            <w:rPr/>
          </w:rPrChange>
        </w:rPr>
        <w:br/>
      </w:r>
      <w:r w:rsidR="00ED7140" w:rsidRPr="003D36FB">
        <w:rPr>
          <w:sz w:val="18"/>
          <w:rPrChange w:id="3673" w:author="Author">
            <w:rPr/>
          </w:rPrChange>
        </w:rPr>
        <w:br/>
      </w:r>
      <w:r w:rsidR="00ED7140" w:rsidRPr="003D36FB">
        <w:rPr>
          <w:rFonts w:ascii="Consolas" w:hAnsi="Consolas" w:cs="Consolas"/>
          <w:sz w:val="16"/>
          <w:szCs w:val="19"/>
          <w:rPrChange w:id="3674" w:author="Author">
            <w:rPr>
              <w:rFonts w:ascii="Consolas" w:hAnsi="Consolas" w:cs="Consolas"/>
              <w:sz w:val="19"/>
              <w:szCs w:val="19"/>
            </w:rPr>
          </w:rPrChange>
        </w:rPr>
        <w:t xml:space="preserve">    </w:t>
      </w:r>
      <w:proofErr w:type="spellStart"/>
      <w:r w:rsidR="00ED7140" w:rsidRPr="003D36FB">
        <w:rPr>
          <w:rFonts w:ascii="Consolas" w:hAnsi="Consolas" w:cs="Consolas"/>
          <w:color w:val="0000FF"/>
          <w:sz w:val="16"/>
          <w:szCs w:val="19"/>
          <w:rPrChange w:id="3675" w:author="Author">
            <w:rPr>
              <w:rFonts w:ascii="Consolas" w:hAnsi="Consolas" w:cs="Consolas"/>
              <w:color w:val="0000FF"/>
              <w:sz w:val="19"/>
              <w:szCs w:val="19"/>
            </w:rPr>
          </w:rPrChange>
        </w:rPr>
        <w:t>var</w:t>
      </w:r>
      <w:proofErr w:type="spellEnd"/>
      <w:r w:rsidR="00ED7140" w:rsidRPr="003D36FB">
        <w:rPr>
          <w:rFonts w:ascii="Consolas" w:hAnsi="Consolas" w:cs="Consolas"/>
          <w:sz w:val="16"/>
          <w:szCs w:val="19"/>
          <w:rPrChange w:id="3676" w:author="Author">
            <w:rPr>
              <w:rFonts w:ascii="Consolas" w:hAnsi="Consolas" w:cs="Consolas"/>
              <w:sz w:val="19"/>
              <w:szCs w:val="19"/>
            </w:rPr>
          </w:rPrChange>
        </w:rPr>
        <w:t xml:space="preserve"> res = </w:t>
      </w:r>
      <w:proofErr w:type="spellStart"/>
      <w:r w:rsidR="00ED7140" w:rsidRPr="003D36FB">
        <w:rPr>
          <w:rFonts w:ascii="Consolas" w:hAnsi="Consolas" w:cs="Consolas"/>
          <w:sz w:val="16"/>
          <w:szCs w:val="19"/>
          <w:rPrChange w:id="3677" w:author="Author">
            <w:rPr>
              <w:rFonts w:ascii="Consolas" w:hAnsi="Consolas" w:cs="Consolas"/>
              <w:sz w:val="19"/>
              <w:szCs w:val="19"/>
            </w:rPr>
          </w:rPrChange>
        </w:rPr>
        <w:t>matchInWordNetByPrefix</w:t>
      </w:r>
      <w:proofErr w:type="spellEnd"/>
      <w:r w:rsidR="00ED7140" w:rsidRPr="003D36FB">
        <w:rPr>
          <w:rFonts w:ascii="Consolas" w:hAnsi="Consolas" w:cs="Consolas"/>
          <w:sz w:val="16"/>
          <w:szCs w:val="19"/>
          <w:rPrChange w:id="3678" w:author="Author">
            <w:rPr>
              <w:rFonts w:ascii="Consolas" w:hAnsi="Consolas" w:cs="Consolas"/>
              <w:sz w:val="19"/>
              <w:szCs w:val="19"/>
            </w:rPr>
          </w:rPrChange>
        </w:rPr>
        <w:t>(</w:t>
      </w:r>
      <w:r w:rsidR="00ED7140" w:rsidRPr="003D36FB">
        <w:rPr>
          <w:rFonts w:ascii="Consolas" w:hAnsi="Consolas" w:cs="Consolas"/>
          <w:color w:val="A31515"/>
          <w:sz w:val="16"/>
          <w:szCs w:val="19"/>
          <w:rPrChange w:id="3679" w:author="Author">
            <w:rPr>
              <w:rFonts w:ascii="Consolas" w:hAnsi="Consolas" w:cs="Consolas"/>
              <w:color w:val="A31515"/>
              <w:sz w:val="19"/>
              <w:szCs w:val="19"/>
            </w:rPr>
          </w:rPrChange>
        </w:rPr>
        <w:t>"react"</w:t>
      </w:r>
      <w:r w:rsidR="00ED7140" w:rsidRPr="003D36FB">
        <w:rPr>
          <w:rFonts w:ascii="Consolas" w:hAnsi="Consolas" w:cs="Consolas"/>
          <w:sz w:val="16"/>
          <w:szCs w:val="19"/>
          <w:rPrChange w:id="3680" w:author="Author">
            <w:rPr>
              <w:rFonts w:ascii="Consolas" w:hAnsi="Consolas" w:cs="Consolas"/>
              <w:sz w:val="19"/>
              <w:szCs w:val="19"/>
            </w:rPr>
          </w:rPrChange>
        </w:rPr>
        <w:t>);</w:t>
      </w:r>
      <w:r w:rsidR="00ED7140" w:rsidRPr="003D36FB">
        <w:rPr>
          <w:rFonts w:ascii="Consolas" w:hAnsi="Consolas" w:cs="Consolas"/>
          <w:sz w:val="16"/>
          <w:szCs w:val="19"/>
          <w:rPrChange w:id="3681" w:author="Author">
            <w:rPr>
              <w:rFonts w:ascii="Consolas" w:hAnsi="Consolas" w:cs="Consolas"/>
              <w:sz w:val="19"/>
              <w:szCs w:val="19"/>
            </w:rPr>
          </w:rPrChange>
        </w:rPr>
        <w:br/>
        <w:t xml:space="preserve">    </w:t>
      </w:r>
      <w:proofErr w:type="spellStart"/>
      <w:r w:rsidR="00ED7140" w:rsidRPr="003D36FB">
        <w:rPr>
          <w:rFonts w:ascii="Consolas" w:hAnsi="Consolas" w:cs="Consolas"/>
          <w:color w:val="0000FF"/>
          <w:sz w:val="16"/>
          <w:szCs w:val="19"/>
          <w:rPrChange w:id="3682" w:author="Author">
            <w:rPr>
              <w:rFonts w:ascii="Consolas" w:hAnsi="Consolas" w:cs="Consolas"/>
              <w:color w:val="0000FF"/>
              <w:sz w:val="19"/>
              <w:szCs w:val="19"/>
            </w:rPr>
          </w:rPrChange>
        </w:rPr>
        <w:t>var</w:t>
      </w:r>
      <w:proofErr w:type="spellEnd"/>
      <w:r w:rsidR="00ED7140" w:rsidRPr="003D36FB">
        <w:rPr>
          <w:rFonts w:ascii="Consolas" w:hAnsi="Consolas" w:cs="Consolas"/>
          <w:sz w:val="16"/>
          <w:szCs w:val="19"/>
          <w:rPrChange w:id="3683" w:author="Author">
            <w:rPr>
              <w:rFonts w:ascii="Consolas" w:hAnsi="Consolas" w:cs="Consolas"/>
              <w:sz w:val="19"/>
              <w:szCs w:val="19"/>
            </w:rPr>
          </w:rPrChange>
        </w:rPr>
        <w:t xml:space="preserve"> subscription = </w:t>
      </w:r>
      <w:proofErr w:type="spellStart"/>
      <w:r w:rsidR="00ED7140" w:rsidRPr="003D36FB">
        <w:rPr>
          <w:rFonts w:ascii="Consolas" w:hAnsi="Consolas" w:cs="Consolas"/>
          <w:sz w:val="16"/>
          <w:szCs w:val="19"/>
          <w:rPrChange w:id="3684" w:author="Author">
            <w:rPr>
              <w:rFonts w:ascii="Consolas" w:hAnsi="Consolas" w:cs="Consolas"/>
              <w:sz w:val="19"/>
              <w:szCs w:val="19"/>
            </w:rPr>
          </w:rPrChange>
        </w:rPr>
        <w:t>res.Subscribe</w:t>
      </w:r>
      <w:proofErr w:type="spellEnd"/>
      <w:r w:rsidR="00ED7140" w:rsidRPr="003D36FB">
        <w:rPr>
          <w:rFonts w:ascii="Consolas" w:hAnsi="Consolas" w:cs="Consolas"/>
          <w:sz w:val="16"/>
          <w:szCs w:val="19"/>
          <w:rPrChange w:id="3685" w:author="Author">
            <w:rPr>
              <w:rFonts w:ascii="Consolas" w:hAnsi="Consolas" w:cs="Consolas"/>
              <w:sz w:val="19"/>
              <w:szCs w:val="19"/>
            </w:rPr>
          </w:rPrChange>
        </w:rPr>
        <w:t>(</w:t>
      </w:r>
      <w:r w:rsidR="00ED7140" w:rsidRPr="003D36FB">
        <w:rPr>
          <w:rFonts w:ascii="Consolas" w:hAnsi="Consolas" w:cs="Consolas"/>
          <w:sz w:val="16"/>
          <w:szCs w:val="19"/>
          <w:rPrChange w:id="3686" w:author="Author">
            <w:rPr>
              <w:rFonts w:ascii="Consolas" w:hAnsi="Consolas" w:cs="Consolas"/>
              <w:sz w:val="19"/>
              <w:szCs w:val="19"/>
            </w:rPr>
          </w:rPrChange>
        </w:rPr>
        <w:br/>
        <w:t xml:space="preserve">        words =&gt;</w:t>
      </w:r>
      <w:r w:rsidR="00ED7140" w:rsidRPr="003D36FB">
        <w:rPr>
          <w:rFonts w:ascii="Consolas" w:hAnsi="Consolas" w:cs="Consolas"/>
          <w:sz w:val="16"/>
          <w:szCs w:val="19"/>
          <w:rPrChange w:id="3687" w:author="Author">
            <w:rPr>
              <w:rFonts w:ascii="Consolas" w:hAnsi="Consolas" w:cs="Consolas"/>
              <w:sz w:val="19"/>
              <w:szCs w:val="19"/>
            </w:rPr>
          </w:rPrChange>
        </w:rPr>
        <w:br/>
        <w:t xml:space="preserve">        {</w:t>
      </w:r>
      <w:r w:rsidR="00ED7140" w:rsidRPr="003D36FB">
        <w:rPr>
          <w:rFonts w:ascii="Consolas" w:hAnsi="Consolas" w:cs="Consolas"/>
          <w:sz w:val="16"/>
          <w:szCs w:val="19"/>
          <w:rPrChange w:id="3688" w:author="Author">
            <w:rPr>
              <w:rFonts w:ascii="Consolas" w:hAnsi="Consolas" w:cs="Consolas"/>
              <w:sz w:val="19"/>
              <w:szCs w:val="19"/>
            </w:rPr>
          </w:rPrChange>
        </w:rPr>
        <w:br/>
        <w:t xml:space="preserve">            </w:t>
      </w:r>
      <w:proofErr w:type="spellStart"/>
      <w:r w:rsidR="00ED7140" w:rsidRPr="003D36FB">
        <w:rPr>
          <w:rFonts w:ascii="Consolas" w:hAnsi="Consolas" w:cs="Consolas"/>
          <w:color w:val="0000FF"/>
          <w:sz w:val="16"/>
          <w:szCs w:val="19"/>
          <w:rPrChange w:id="3689" w:author="Author">
            <w:rPr>
              <w:rFonts w:ascii="Consolas" w:hAnsi="Consolas" w:cs="Consolas"/>
              <w:color w:val="0000FF"/>
              <w:sz w:val="19"/>
              <w:szCs w:val="19"/>
            </w:rPr>
          </w:rPrChange>
        </w:rPr>
        <w:t>foreach</w:t>
      </w:r>
      <w:proofErr w:type="spellEnd"/>
      <w:r w:rsidR="00ED7140" w:rsidRPr="003D36FB">
        <w:rPr>
          <w:rFonts w:ascii="Consolas" w:hAnsi="Consolas" w:cs="Consolas"/>
          <w:sz w:val="16"/>
          <w:szCs w:val="19"/>
          <w:rPrChange w:id="3690" w:author="Author">
            <w:rPr>
              <w:rFonts w:ascii="Consolas" w:hAnsi="Consolas" w:cs="Consolas"/>
              <w:sz w:val="19"/>
              <w:szCs w:val="19"/>
            </w:rPr>
          </w:rPrChange>
        </w:rPr>
        <w:t xml:space="preserve"> (</w:t>
      </w:r>
      <w:proofErr w:type="spellStart"/>
      <w:r w:rsidR="00ED7140" w:rsidRPr="003D36FB">
        <w:rPr>
          <w:rFonts w:ascii="Consolas" w:hAnsi="Consolas" w:cs="Consolas"/>
          <w:color w:val="0000FF"/>
          <w:sz w:val="16"/>
          <w:szCs w:val="19"/>
          <w:rPrChange w:id="3691" w:author="Author">
            <w:rPr>
              <w:rFonts w:ascii="Consolas" w:hAnsi="Consolas" w:cs="Consolas"/>
              <w:color w:val="0000FF"/>
              <w:sz w:val="19"/>
              <w:szCs w:val="19"/>
            </w:rPr>
          </w:rPrChange>
        </w:rPr>
        <w:t>var</w:t>
      </w:r>
      <w:proofErr w:type="spellEnd"/>
      <w:r w:rsidR="00ED7140" w:rsidRPr="003D36FB">
        <w:rPr>
          <w:rFonts w:ascii="Consolas" w:hAnsi="Consolas" w:cs="Consolas"/>
          <w:sz w:val="16"/>
          <w:szCs w:val="19"/>
          <w:rPrChange w:id="3692" w:author="Author">
            <w:rPr>
              <w:rFonts w:ascii="Consolas" w:hAnsi="Consolas" w:cs="Consolas"/>
              <w:sz w:val="19"/>
              <w:szCs w:val="19"/>
            </w:rPr>
          </w:rPrChange>
        </w:rPr>
        <w:t xml:space="preserve"> word </w:t>
      </w:r>
      <w:r w:rsidR="00ED7140" w:rsidRPr="003D36FB">
        <w:rPr>
          <w:rFonts w:ascii="Consolas" w:hAnsi="Consolas" w:cs="Consolas"/>
          <w:color w:val="0000FF"/>
          <w:sz w:val="16"/>
          <w:szCs w:val="19"/>
          <w:rPrChange w:id="3693" w:author="Author">
            <w:rPr>
              <w:rFonts w:ascii="Consolas" w:hAnsi="Consolas" w:cs="Consolas"/>
              <w:color w:val="0000FF"/>
              <w:sz w:val="19"/>
              <w:szCs w:val="19"/>
            </w:rPr>
          </w:rPrChange>
        </w:rPr>
        <w:t>in</w:t>
      </w:r>
      <w:r w:rsidR="00ED7140" w:rsidRPr="003D36FB">
        <w:rPr>
          <w:rFonts w:ascii="Consolas" w:hAnsi="Consolas" w:cs="Consolas"/>
          <w:sz w:val="16"/>
          <w:szCs w:val="19"/>
          <w:rPrChange w:id="3694" w:author="Author">
            <w:rPr>
              <w:rFonts w:ascii="Consolas" w:hAnsi="Consolas" w:cs="Consolas"/>
              <w:sz w:val="19"/>
              <w:szCs w:val="19"/>
            </w:rPr>
          </w:rPrChange>
        </w:rPr>
        <w:t xml:space="preserve"> words)</w:t>
      </w:r>
      <w:r w:rsidR="00ED7140" w:rsidRPr="003D36FB">
        <w:rPr>
          <w:rFonts w:ascii="Consolas" w:hAnsi="Consolas" w:cs="Consolas"/>
          <w:sz w:val="16"/>
          <w:szCs w:val="19"/>
          <w:rPrChange w:id="3695" w:author="Author">
            <w:rPr>
              <w:rFonts w:ascii="Consolas" w:hAnsi="Consolas" w:cs="Consolas"/>
              <w:sz w:val="19"/>
              <w:szCs w:val="19"/>
            </w:rPr>
          </w:rPrChange>
        </w:rPr>
        <w:br/>
        <w:t xml:space="preserve">                </w:t>
      </w:r>
      <w:proofErr w:type="spellStart"/>
      <w:r w:rsidR="00ED7140" w:rsidRPr="003D36FB">
        <w:rPr>
          <w:rFonts w:ascii="Consolas" w:hAnsi="Consolas" w:cs="Consolas"/>
          <w:color w:val="2B91AF"/>
          <w:sz w:val="16"/>
          <w:szCs w:val="19"/>
          <w:rPrChange w:id="3696" w:author="Author">
            <w:rPr>
              <w:rFonts w:ascii="Consolas" w:hAnsi="Consolas" w:cs="Consolas"/>
              <w:color w:val="2B91AF"/>
              <w:sz w:val="19"/>
              <w:szCs w:val="19"/>
            </w:rPr>
          </w:rPrChange>
        </w:rPr>
        <w:t>Console</w:t>
      </w:r>
      <w:r w:rsidR="00ED7140" w:rsidRPr="003D36FB">
        <w:rPr>
          <w:rFonts w:ascii="Consolas" w:hAnsi="Consolas" w:cs="Consolas"/>
          <w:sz w:val="16"/>
          <w:szCs w:val="19"/>
          <w:rPrChange w:id="3697" w:author="Author">
            <w:rPr>
              <w:rFonts w:ascii="Consolas" w:hAnsi="Consolas" w:cs="Consolas"/>
              <w:sz w:val="19"/>
              <w:szCs w:val="19"/>
            </w:rPr>
          </w:rPrChange>
        </w:rPr>
        <w:t>.WriteLine</w:t>
      </w:r>
      <w:proofErr w:type="spellEnd"/>
      <w:r w:rsidR="00ED7140" w:rsidRPr="003D36FB">
        <w:rPr>
          <w:rFonts w:ascii="Consolas" w:hAnsi="Consolas" w:cs="Consolas"/>
          <w:sz w:val="16"/>
          <w:szCs w:val="19"/>
          <w:rPrChange w:id="3698" w:author="Author">
            <w:rPr>
              <w:rFonts w:ascii="Consolas" w:hAnsi="Consolas" w:cs="Consolas"/>
              <w:sz w:val="19"/>
              <w:szCs w:val="19"/>
            </w:rPr>
          </w:rPrChange>
        </w:rPr>
        <w:t>(</w:t>
      </w:r>
      <w:proofErr w:type="spellStart"/>
      <w:r w:rsidR="00ED7140" w:rsidRPr="003D36FB">
        <w:rPr>
          <w:rFonts w:ascii="Consolas" w:hAnsi="Consolas" w:cs="Consolas"/>
          <w:sz w:val="16"/>
          <w:szCs w:val="19"/>
          <w:rPrChange w:id="3699" w:author="Author">
            <w:rPr>
              <w:rFonts w:ascii="Consolas" w:hAnsi="Consolas" w:cs="Consolas"/>
              <w:sz w:val="19"/>
              <w:szCs w:val="19"/>
            </w:rPr>
          </w:rPrChange>
        </w:rPr>
        <w:t>word.Word</w:t>
      </w:r>
      <w:proofErr w:type="spellEnd"/>
      <w:r w:rsidR="00ED7140" w:rsidRPr="003D36FB">
        <w:rPr>
          <w:rFonts w:ascii="Consolas" w:hAnsi="Consolas" w:cs="Consolas"/>
          <w:sz w:val="16"/>
          <w:szCs w:val="19"/>
          <w:rPrChange w:id="3700" w:author="Author">
            <w:rPr>
              <w:rFonts w:ascii="Consolas" w:hAnsi="Consolas" w:cs="Consolas"/>
              <w:sz w:val="19"/>
              <w:szCs w:val="19"/>
            </w:rPr>
          </w:rPrChange>
        </w:rPr>
        <w:t>);</w:t>
      </w:r>
      <w:r w:rsidR="00ED7140" w:rsidRPr="003D36FB">
        <w:rPr>
          <w:rFonts w:ascii="Consolas" w:hAnsi="Consolas" w:cs="Consolas"/>
          <w:sz w:val="16"/>
          <w:szCs w:val="19"/>
          <w:rPrChange w:id="3701" w:author="Author">
            <w:rPr>
              <w:rFonts w:ascii="Consolas" w:hAnsi="Consolas" w:cs="Consolas"/>
              <w:sz w:val="19"/>
              <w:szCs w:val="19"/>
            </w:rPr>
          </w:rPrChange>
        </w:rPr>
        <w:br/>
        <w:t xml:space="preserve">        },</w:t>
      </w:r>
      <w:r w:rsidR="00ED7140" w:rsidRPr="003D36FB">
        <w:rPr>
          <w:rFonts w:ascii="Consolas" w:hAnsi="Consolas" w:cs="Consolas"/>
          <w:sz w:val="16"/>
          <w:szCs w:val="19"/>
          <w:rPrChange w:id="3702" w:author="Author">
            <w:rPr>
              <w:rFonts w:ascii="Consolas" w:hAnsi="Consolas" w:cs="Consolas"/>
              <w:sz w:val="19"/>
              <w:szCs w:val="19"/>
            </w:rPr>
          </w:rPrChange>
        </w:rPr>
        <w:br/>
        <w:t xml:space="preserve">        </w:t>
      </w:r>
      <w:r w:rsidR="00ED7140" w:rsidRPr="003D36FB">
        <w:rPr>
          <w:rFonts w:ascii="Consolas" w:hAnsi="Consolas" w:cs="Consolas"/>
          <w:sz w:val="16"/>
          <w:szCs w:val="19"/>
          <w:highlight w:val="yellow"/>
          <w:rPrChange w:id="3703" w:author="Author">
            <w:rPr>
              <w:rFonts w:ascii="Consolas" w:hAnsi="Consolas" w:cs="Consolas"/>
              <w:sz w:val="19"/>
              <w:szCs w:val="19"/>
              <w:highlight w:val="yellow"/>
            </w:rPr>
          </w:rPrChange>
        </w:rPr>
        <w:t>ex =&gt;</w:t>
      </w:r>
      <w:r w:rsidR="00ED7140" w:rsidRPr="003D36FB">
        <w:rPr>
          <w:rFonts w:ascii="Consolas" w:hAnsi="Consolas" w:cs="Consolas"/>
          <w:sz w:val="16"/>
          <w:szCs w:val="19"/>
          <w:rPrChange w:id="3704" w:author="Author">
            <w:rPr>
              <w:rFonts w:ascii="Consolas" w:hAnsi="Consolas" w:cs="Consolas"/>
              <w:sz w:val="19"/>
              <w:szCs w:val="19"/>
            </w:rPr>
          </w:rPrChange>
        </w:rPr>
        <w:br/>
        <w:t xml:space="preserve">        </w:t>
      </w:r>
      <w:r w:rsidR="00ED7140" w:rsidRPr="003D36FB">
        <w:rPr>
          <w:rFonts w:ascii="Consolas" w:hAnsi="Consolas" w:cs="Consolas"/>
          <w:sz w:val="16"/>
          <w:szCs w:val="19"/>
          <w:highlight w:val="yellow"/>
          <w:rPrChange w:id="3705" w:author="Author">
            <w:rPr>
              <w:rFonts w:ascii="Consolas" w:hAnsi="Consolas" w:cs="Consolas"/>
              <w:sz w:val="19"/>
              <w:szCs w:val="19"/>
              <w:highlight w:val="yellow"/>
            </w:rPr>
          </w:rPrChange>
        </w:rPr>
        <w:t>{</w:t>
      </w:r>
      <w:r w:rsidR="00ED7140" w:rsidRPr="003D36FB">
        <w:rPr>
          <w:rFonts w:ascii="Consolas" w:hAnsi="Consolas" w:cs="Consolas"/>
          <w:sz w:val="16"/>
          <w:szCs w:val="19"/>
          <w:rPrChange w:id="3706" w:author="Author">
            <w:rPr>
              <w:rFonts w:ascii="Consolas" w:hAnsi="Consolas" w:cs="Consolas"/>
              <w:sz w:val="19"/>
              <w:szCs w:val="19"/>
            </w:rPr>
          </w:rPrChange>
        </w:rPr>
        <w:br/>
        <w:t xml:space="preserve">            </w:t>
      </w:r>
      <w:proofErr w:type="spellStart"/>
      <w:r w:rsidR="00ED7140" w:rsidRPr="003D36FB">
        <w:rPr>
          <w:rFonts w:ascii="Consolas" w:hAnsi="Consolas" w:cs="Consolas"/>
          <w:color w:val="2B91AF"/>
          <w:sz w:val="16"/>
          <w:szCs w:val="19"/>
          <w:highlight w:val="yellow"/>
          <w:rPrChange w:id="3707" w:author="Author">
            <w:rPr>
              <w:rFonts w:ascii="Consolas" w:hAnsi="Consolas" w:cs="Consolas"/>
              <w:color w:val="2B91AF"/>
              <w:sz w:val="19"/>
              <w:szCs w:val="19"/>
              <w:highlight w:val="yellow"/>
            </w:rPr>
          </w:rPrChange>
        </w:rPr>
        <w:t>Console</w:t>
      </w:r>
      <w:r w:rsidR="00ED7140" w:rsidRPr="003D36FB">
        <w:rPr>
          <w:rFonts w:ascii="Consolas" w:hAnsi="Consolas" w:cs="Consolas"/>
          <w:sz w:val="16"/>
          <w:szCs w:val="19"/>
          <w:highlight w:val="yellow"/>
          <w:rPrChange w:id="3708" w:author="Author">
            <w:rPr>
              <w:rFonts w:ascii="Consolas" w:hAnsi="Consolas" w:cs="Consolas"/>
              <w:sz w:val="19"/>
              <w:szCs w:val="19"/>
              <w:highlight w:val="yellow"/>
            </w:rPr>
          </w:rPrChange>
        </w:rPr>
        <w:t>.</w:t>
      </w:r>
      <w:r w:rsidR="0021779C" w:rsidRPr="003D36FB">
        <w:rPr>
          <w:rFonts w:ascii="Consolas" w:hAnsi="Consolas" w:cs="Consolas"/>
          <w:sz w:val="16"/>
          <w:szCs w:val="19"/>
          <w:highlight w:val="yellow"/>
          <w:rPrChange w:id="3709" w:author="Author">
            <w:rPr>
              <w:rFonts w:ascii="Consolas" w:hAnsi="Consolas" w:cs="Consolas"/>
              <w:sz w:val="19"/>
              <w:szCs w:val="19"/>
              <w:highlight w:val="yellow"/>
            </w:rPr>
          </w:rPrChange>
        </w:rPr>
        <w:t>Error.</w:t>
      </w:r>
      <w:r w:rsidR="00ED7140" w:rsidRPr="003D36FB">
        <w:rPr>
          <w:rFonts w:ascii="Consolas" w:hAnsi="Consolas" w:cs="Consolas"/>
          <w:sz w:val="16"/>
          <w:szCs w:val="19"/>
          <w:highlight w:val="yellow"/>
          <w:rPrChange w:id="3710" w:author="Author">
            <w:rPr>
              <w:rFonts w:ascii="Consolas" w:hAnsi="Consolas" w:cs="Consolas"/>
              <w:sz w:val="19"/>
              <w:szCs w:val="19"/>
              <w:highlight w:val="yellow"/>
            </w:rPr>
          </w:rPrChange>
        </w:rPr>
        <w:t>WriteLine</w:t>
      </w:r>
      <w:proofErr w:type="spellEnd"/>
      <w:r w:rsidR="00ED7140" w:rsidRPr="003D36FB">
        <w:rPr>
          <w:rFonts w:ascii="Consolas" w:hAnsi="Consolas" w:cs="Consolas"/>
          <w:sz w:val="16"/>
          <w:szCs w:val="19"/>
          <w:highlight w:val="yellow"/>
          <w:rPrChange w:id="3711" w:author="Author">
            <w:rPr>
              <w:rFonts w:ascii="Consolas" w:hAnsi="Consolas" w:cs="Consolas"/>
              <w:sz w:val="19"/>
              <w:szCs w:val="19"/>
              <w:highlight w:val="yellow"/>
            </w:rPr>
          </w:rPrChange>
        </w:rPr>
        <w:t>(</w:t>
      </w:r>
      <w:proofErr w:type="spellStart"/>
      <w:r w:rsidR="00ED7140" w:rsidRPr="003D36FB">
        <w:rPr>
          <w:rFonts w:ascii="Consolas" w:hAnsi="Consolas" w:cs="Consolas"/>
          <w:sz w:val="16"/>
          <w:szCs w:val="19"/>
          <w:highlight w:val="yellow"/>
          <w:rPrChange w:id="3712" w:author="Author">
            <w:rPr>
              <w:rFonts w:ascii="Consolas" w:hAnsi="Consolas" w:cs="Consolas"/>
              <w:sz w:val="19"/>
              <w:szCs w:val="19"/>
              <w:highlight w:val="yellow"/>
            </w:rPr>
          </w:rPrChange>
        </w:rPr>
        <w:t>ex.Message</w:t>
      </w:r>
      <w:proofErr w:type="spellEnd"/>
      <w:r w:rsidR="00ED7140" w:rsidRPr="003D36FB">
        <w:rPr>
          <w:rFonts w:ascii="Consolas" w:hAnsi="Consolas" w:cs="Consolas"/>
          <w:sz w:val="16"/>
          <w:szCs w:val="19"/>
          <w:highlight w:val="yellow"/>
          <w:rPrChange w:id="3713" w:author="Author">
            <w:rPr>
              <w:rFonts w:ascii="Consolas" w:hAnsi="Consolas" w:cs="Consolas"/>
              <w:sz w:val="19"/>
              <w:szCs w:val="19"/>
              <w:highlight w:val="yellow"/>
            </w:rPr>
          </w:rPrChange>
        </w:rPr>
        <w:t>);</w:t>
      </w:r>
      <w:r w:rsidR="00ED7140" w:rsidRPr="003D36FB">
        <w:rPr>
          <w:rFonts w:ascii="Consolas" w:hAnsi="Consolas" w:cs="Consolas"/>
          <w:sz w:val="16"/>
          <w:szCs w:val="19"/>
          <w:rPrChange w:id="3714" w:author="Author">
            <w:rPr>
              <w:rFonts w:ascii="Consolas" w:hAnsi="Consolas" w:cs="Consolas"/>
              <w:sz w:val="19"/>
              <w:szCs w:val="19"/>
            </w:rPr>
          </w:rPrChange>
        </w:rPr>
        <w:br/>
        <w:t xml:space="preserve">        </w:t>
      </w:r>
      <w:r w:rsidR="00ED7140" w:rsidRPr="003D36FB">
        <w:rPr>
          <w:rFonts w:ascii="Consolas" w:hAnsi="Consolas" w:cs="Consolas"/>
          <w:sz w:val="16"/>
          <w:szCs w:val="19"/>
          <w:highlight w:val="yellow"/>
          <w:rPrChange w:id="3715" w:author="Author">
            <w:rPr>
              <w:rFonts w:ascii="Consolas" w:hAnsi="Consolas" w:cs="Consolas"/>
              <w:sz w:val="19"/>
              <w:szCs w:val="19"/>
              <w:highlight w:val="yellow"/>
            </w:rPr>
          </w:rPrChange>
        </w:rPr>
        <w:t>}</w:t>
      </w:r>
      <w:r w:rsidR="00ED7140" w:rsidRPr="003D36FB">
        <w:rPr>
          <w:rFonts w:ascii="Consolas" w:hAnsi="Consolas" w:cs="Consolas"/>
          <w:sz w:val="16"/>
          <w:szCs w:val="19"/>
          <w:rPrChange w:id="3716" w:author="Author">
            <w:rPr>
              <w:rFonts w:ascii="Consolas" w:hAnsi="Consolas" w:cs="Consolas"/>
              <w:sz w:val="19"/>
              <w:szCs w:val="19"/>
            </w:rPr>
          </w:rPrChange>
        </w:rPr>
        <w:br/>
        <w:t xml:space="preserve">    );</w:t>
      </w:r>
      <w:r w:rsidR="007E5BB5" w:rsidRPr="003D36FB">
        <w:rPr>
          <w:sz w:val="18"/>
          <w:rPrChange w:id="3717" w:author="Author">
            <w:rPr/>
          </w:rPrChange>
        </w:rPr>
        <w:br/>
      </w:r>
      <w:r w:rsidR="00ED7140" w:rsidRPr="003D36FB">
        <w:rPr>
          <w:sz w:val="18"/>
          <w:rPrChange w:id="3718" w:author="Author">
            <w:rPr/>
          </w:rPrChange>
        </w:rPr>
        <w:br/>
      </w:r>
      <w:r w:rsidR="00ED7140" w:rsidRPr="003D36FB">
        <w:rPr>
          <w:b/>
          <w:sz w:val="18"/>
          <w:rPrChange w:id="3719" w:author="Author">
            <w:rPr>
              <w:b/>
            </w:rPr>
          </w:rPrChange>
        </w:rPr>
        <w:t>Note:</w:t>
      </w:r>
      <w:r w:rsidR="00ED7140" w:rsidRPr="003D36FB">
        <w:rPr>
          <w:sz w:val="18"/>
          <w:rPrChange w:id="3720" w:author="Author">
            <w:rPr/>
          </w:rPrChange>
        </w:rPr>
        <w:t xml:space="preserve">  Rx has exception handling operators such as Catch, Finally, </w:t>
      </w:r>
      <w:proofErr w:type="spellStart"/>
      <w:r w:rsidR="00ED7140" w:rsidRPr="003D36FB">
        <w:rPr>
          <w:sz w:val="18"/>
          <w:rPrChange w:id="3721" w:author="Author">
            <w:rPr/>
          </w:rPrChange>
        </w:rPr>
        <w:t>OnErrorResumeNext</w:t>
      </w:r>
      <w:proofErr w:type="spellEnd"/>
      <w:r w:rsidR="00ED7140" w:rsidRPr="003D36FB">
        <w:rPr>
          <w:sz w:val="18"/>
          <w:rPrChange w:id="3722" w:author="Author">
            <w:rPr/>
          </w:rPrChange>
        </w:rPr>
        <w:t xml:space="preserve"> and Retry which allow taking a compositional approach to error handling. Related operators include Materialize and Dematerialize which allow turning an IObservable&lt;T&gt; into an IObservable&lt;Notification&lt;T&gt;&gt; and vice versa. Such a notification represents an observer’s possible messages as data, i.e. an </w:t>
      </w:r>
      <w:proofErr w:type="spellStart"/>
      <w:r w:rsidR="00ED7140" w:rsidRPr="003D36FB">
        <w:rPr>
          <w:sz w:val="18"/>
          <w:rPrChange w:id="3723" w:author="Author">
            <w:rPr/>
          </w:rPrChange>
        </w:rPr>
        <w:t>OnNext</w:t>
      </w:r>
      <w:proofErr w:type="spellEnd"/>
      <w:r w:rsidR="00ED7140" w:rsidRPr="003D36FB">
        <w:rPr>
          <w:sz w:val="18"/>
          <w:rPrChange w:id="3724" w:author="Author">
            <w:rPr/>
          </w:rPrChange>
        </w:rPr>
        <w:t xml:space="preserve">&lt;T&gt; object, an </w:t>
      </w:r>
      <w:proofErr w:type="spellStart"/>
      <w:r w:rsidR="00ED7140" w:rsidRPr="003D36FB">
        <w:rPr>
          <w:sz w:val="18"/>
          <w:rPrChange w:id="3725" w:author="Author">
            <w:rPr/>
          </w:rPrChange>
        </w:rPr>
        <w:t>OnError</w:t>
      </w:r>
      <w:proofErr w:type="spellEnd"/>
      <w:r w:rsidR="00ED7140" w:rsidRPr="003D36FB">
        <w:rPr>
          <w:sz w:val="18"/>
          <w:rPrChange w:id="3726" w:author="Author">
            <w:rPr/>
          </w:rPrChange>
        </w:rPr>
        <w:t xml:space="preserve"> object or an </w:t>
      </w:r>
      <w:proofErr w:type="spellStart"/>
      <w:r w:rsidR="00ED7140" w:rsidRPr="003D36FB">
        <w:rPr>
          <w:sz w:val="18"/>
          <w:rPrChange w:id="3727" w:author="Author">
            <w:rPr/>
          </w:rPrChange>
        </w:rPr>
        <w:t>OnComplete</w:t>
      </w:r>
      <w:r w:rsidR="007B5F6A" w:rsidRPr="003D36FB">
        <w:rPr>
          <w:sz w:val="18"/>
          <w:rPrChange w:id="3728" w:author="Author">
            <w:rPr/>
          </w:rPrChange>
        </w:rPr>
        <w:t>d</w:t>
      </w:r>
      <w:proofErr w:type="spellEnd"/>
      <w:r w:rsidR="00ED7140" w:rsidRPr="003D36FB">
        <w:rPr>
          <w:sz w:val="18"/>
          <w:rPrChange w:id="3729" w:author="Author">
            <w:rPr/>
          </w:rPrChange>
        </w:rPr>
        <w:t xml:space="preserve"> one. We won’t elaborate on the rich exception handling operators present in Rx and will keep things simpl</w:t>
      </w:r>
      <w:r w:rsidR="00C55D84" w:rsidRPr="003D36FB">
        <w:rPr>
          <w:sz w:val="18"/>
          <w:rPrChange w:id="3730" w:author="Author">
            <w:rPr/>
          </w:rPrChange>
        </w:rPr>
        <w:t>e</w:t>
      </w:r>
      <w:r w:rsidR="00ED7140" w:rsidRPr="003D36FB">
        <w:rPr>
          <w:sz w:val="18"/>
          <w:rPrChange w:id="3731" w:author="Author">
            <w:rPr/>
          </w:rPrChange>
        </w:rPr>
        <w:t xml:space="preserve"> by using an </w:t>
      </w:r>
      <w:proofErr w:type="spellStart"/>
      <w:r w:rsidR="00ED7140" w:rsidRPr="003D36FB">
        <w:rPr>
          <w:sz w:val="18"/>
          <w:rPrChange w:id="3732" w:author="Author">
            <w:rPr/>
          </w:rPrChange>
        </w:rPr>
        <w:t>OnError</w:t>
      </w:r>
      <w:proofErr w:type="spellEnd"/>
      <w:r w:rsidR="00ED7140" w:rsidRPr="003D36FB">
        <w:rPr>
          <w:sz w:val="18"/>
          <w:rPrChange w:id="3733" w:author="Author">
            <w:rPr/>
          </w:rPrChange>
        </w:rPr>
        <w:t xml:space="preserve"> handler passed to </w:t>
      </w:r>
      <w:proofErr w:type="gramStart"/>
      <w:r w:rsidR="00ED7140" w:rsidRPr="003D36FB">
        <w:rPr>
          <w:sz w:val="18"/>
          <w:rPrChange w:id="3734" w:author="Author">
            <w:rPr/>
          </w:rPrChange>
        </w:rPr>
        <w:t>Subscribe</w:t>
      </w:r>
      <w:proofErr w:type="gramEnd"/>
      <w:r w:rsidR="00ED7140" w:rsidRPr="003D36FB">
        <w:rPr>
          <w:sz w:val="18"/>
          <w:rPrChange w:id="3735" w:author="Author">
            <w:rPr/>
          </w:rPrChange>
        </w:rPr>
        <w:t xml:space="preserve">. If you want to make the application more robust in the presence of short input strings, you could either pre-filter the user input observable sequence (using a </w:t>
      </w:r>
      <w:r w:rsidR="00ED7140" w:rsidRPr="003D36FB">
        <w:rPr>
          <w:i/>
          <w:sz w:val="18"/>
          <w:rPrChange w:id="3736" w:author="Author">
            <w:rPr>
              <w:i/>
            </w:rPr>
          </w:rPrChange>
        </w:rPr>
        <w:t>where</w:t>
      </w:r>
      <w:r w:rsidR="00ED7140" w:rsidRPr="003D36FB">
        <w:rPr>
          <w:sz w:val="18"/>
          <w:rPrChange w:id="3737" w:author="Author">
            <w:rPr/>
          </w:rPrChange>
        </w:rPr>
        <w:t xml:space="preserve"> clause on the length of the string)</w:t>
      </w:r>
      <w:r w:rsidR="00B26310" w:rsidRPr="003D36FB">
        <w:rPr>
          <w:sz w:val="18"/>
          <w:rPrChange w:id="3738" w:author="Author">
            <w:rPr/>
          </w:rPrChange>
        </w:rPr>
        <w:t xml:space="preserve"> or fix up the underlying WCF setting as mentioned in the error text.</w:t>
      </w:r>
      <w:r w:rsidR="00ED7140" w:rsidRPr="003D36FB">
        <w:rPr>
          <w:sz w:val="18"/>
          <w:rPrChange w:id="3739" w:author="Author">
            <w:rPr/>
          </w:rPrChange>
        </w:rPr>
        <w:br/>
      </w:r>
    </w:p>
    <w:p w:rsidR="007D69A4" w:rsidRPr="003D36FB" w:rsidRDefault="006006BB" w:rsidP="007D69A4">
      <w:pPr>
        <w:pStyle w:val="ListParagraph"/>
        <w:numPr>
          <w:ilvl w:val="0"/>
          <w:numId w:val="13"/>
        </w:numPr>
        <w:autoSpaceDE w:val="0"/>
        <w:autoSpaceDN w:val="0"/>
        <w:adjustRightInd w:val="0"/>
        <w:spacing w:after="0" w:line="240" w:lineRule="auto"/>
        <w:rPr>
          <w:sz w:val="18"/>
          <w:rPrChange w:id="3740" w:author="Author">
            <w:rPr/>
          </w:rPrChange>
        </w:rPr>
      </w:pPr>
      <w:r w:rsidRPr="003D36FB">
        <w:rPr>
          <w:b/>
          <w:noProof/>
          <w:sz w:val="18"/>
          <w:rPrChange w:id="3741" w:author="Author">
            <w:rPr>
              <w:b/>
              <w:noProof/>
            </w:rPr>
          </w:rPrChange>
        </w:rPr>
        <w:drawing>
          <wp:anchor distT="0" distB="0" distL="114300" distR="114300" simplePos="0" relativeHeight="251725824" behindDoc="0" locked="0" layoutInCell="1" allowOverlap="1" wp14:anchorId="7C47237E" wp14:editId="502987D1">
            <wp:simplePos x="0" y="0"/>
            <wp:positionH relativeFrom="column">
              <wp:posOffset>-261620</wp:posOffset>
            </wp:positionH>
            <wp:positionV relativeFrom="paragraph">
              <wp:posOffset>-1717040</wp:posOffset>
            </wp:positionV>
            <wp:extent cx="603250" cy="539115"/>
            <wp:effectExtent l="0" t="0" r="6350" b="0"/>
            <wp:wrapNone/>
            <wp:docPr id="97" name="Picture 97"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3250" cy="539115"/>
                    </a:xfrm>
                    <a:prstGeom prst="rect">
                      <a:avLst/>
                    </a:prstGeom>
                    <a:noFill/>
                    <a:ln>
                      <a:noFill/>
                    </a:ln>
                  </pic:spPr>
                </pic:pic>
              </a:graphicData>
            </a:graphic>
            <wp14:sizeRelH relativeFrom="page">
              <wp14:pctWidth>0</wp14:pctWidth>
            </wp14:sizeRelH>
            <wp14:sizeRelV relativeFrom="page">
              <wp14:pctHeight>0</wp14:pctHeight>
            </wp14:sizeRelV>
          </wp:anchor>
        </w:drawing>
      </w:r>
      <w:r w:rsidR="007D69A4" w:rsidRPr="003D36FB">
        <w:rPr>
          <w:sz w:val="18"/>
          <w:rPrChange w:id="3742" w:author="Author">
            <w:rPr/>
          </w:rPrChange>
        </w:rPr>
        <w:t xml:space="preserve">One general issue with distributed programming we should call out is the potential for out-of-order arrival of responses. </w:t>
      </w:r>
      <w:r w:rsidR="003E53D0" w:rsidRPr="003D36FB">
        <w:rPr>
          <w:sz w:val="18"/>
          <w:rPrChange w:id="3743" w:author="Author">
            <w:rPr/>
          </w:rPrChange>
        </w:rPr>
        <w:t>In the next exercise, w</w:t>
      </w:r>
      <w:r w:rsidR="007D69A4" w:rsidRPr="003D36FB">
        <w:rPr>
          <w:sz w:val="18"/>
          <w:rPrChange w:id="3744" w:author="Author">
            <w:rPr/>
          </w:rPrChange>
        </w:rPr>
        <w:t xml:space="preserve">e’ll compose the input sequence from the </w:t>
      </w:r>
      <w:proofErr w:type="spellStart"/>
      <w:r w:rsidR="007D69A4" w:rsidRPr="003D36FB">
        <w:rPr>
          <w:sz w:val="18"/>
          <w:rPrChange w:id="3745" w:author="Author">
            <w:rPr/>
          </w:rPrChange>
        </w:rPr>
        <w:t>TextBox</w:t>
      </w:r>
      <w:proofErr w:type="spellEnd"/>
      <w:r w:rsidR="007D69A4" w:rsidRPr="003D36FB">
        <w:rPr>
          <w:sz w:val="18"/>
          <w:rPrChange w:id="3746" w:author="Author">
            <w:rPr/>
          </w:rPrChange>
        </w:rPr>
        <w:t xml:space="preserve"> control with web service </w:t>
      </w:r>
      <w:r w:rsidR="003E53D0" w:rsidRPr="003D36FB">
        <w:rPr>
          <w:sz w:val="18"/>
          <w:rPrChange w:id="3747" w:author="Author">
            <w:rPr/>
          </w:rPrChange>
        </w:rPr>
        <w:t>calls</w:t>
      </w:r>
      <w:r w:rsidR="007D69A4" w:rsidRPr="003D36FB">
        <w:rPr>
          <w:sz w:val="18"/>
          <w:rPrChange w:id="3748" w:author="Author">
            <w:rPr/>
          </w:rPrChange>
        </w:rPr>
        <w:t xml:space="preserve">, </w:t>
      </w:r>
      <w:r w:rsidR="003E53D0" w:rsidRPr="003D36FB">
        <w:rPr>
          <w:sz w:val="18"/>
          <w:rPrChange w:id="3749" w:author="Author">
            <w:rPr/>
          </w:rPrChange>
        </w:rPr>
        <w:t xml:space="preserve">so </w:t>
      </w:r>
      <w:r w:rsidR="007D69A4" w:rsidRPr="003D36FB">
        <w:rPr>
          <w:sz w:val="18"/>
          <w:rPrChange w:id="3750" w:author="Author">
            <w:rPr/>
          </w:rPrChange>
        </w:rPr>
        <w:t xml:space="preserve">multiple requests </w:t>
      </w:r>
      <w:r w:rsidR="003E53D0" w:rsidRPr="003D36FB">
        <w:rPr>
          <w:sz w:val="18"/>
          <w:rPrChange w:id="3751" w:author="Author">
            <w:rPr/>
          </w:rPrChange>
        </w:rPr>
        <w:t xml:space="preserve">may be running </w:t>
      </w:r>
      <w:r w:rsidR="007D69A4" w:rsidRPr="003D36FB">
        <w:rPr>
          <w:sz w:val="18"/>
          <w:rPrChange w:id="3752" w:author="Author">
            <w:rPr/>
          </w:rPrChange>
        </w:rPr>
        <w:t>at the same time. For example, if the user types “</w:t>
      </w:r>
      <w:proofErr w:type="spellStart"/>
      <w:r w:rsidR="007D69A4" w:rsidRPr="003D36FB">
        <w:rPr>
          <w:sz w:val="18"/>
          <w:rPrChange w:id="3753" w:author="Author">
            <w:rPr/>
          </w:rPrChange>
        </w:rPr>
        <w:t>reac</w:t>
      </w:r>
      <w:proofErr w:type="spellEnd"/>
      <w:r w:rsidR="007D69A4" w:rsidRPr="003D36FB">
        <w:rPr>
          <w:sz w:val="18"/>
          <w:rPrChange w:id="3754" w:author="Author">
            <w:rPr/>
          </w:rPrChange>
        </w:rPr>
        <w:t xml:space="preserve">”, waits one second (for Throttle to forward the string to its observers), then proceeds with typing “reactive” and waits another second, both web service calls will be in flight. </w:t>
      </w:r>
      <w:r w:rsidR="003E53D0" w:rsidRPr="003D36FB">
        <w:rPr>
          <w:sz w:val="18"/>
          <w:rPrChange w:id="3755" w:author="Author">
            <w:rPr/>
          </w:rPrChange>
        </w:rPr>
        <w:t>T</w:t>
      </w:r>
      <w:r w:rsidR="007D69A4" w:rsidRPr="003D36FB">
        <w:rPr>
          <w:sz w:val="18"/>
          <w:rPrChange w:id="3756" w:author="Author">
            <w:rPr/>
          </w:rPrChange>
        </w:rPr>
        <w:t>he response to the second call may arrive before the call to the first one does. This is not too far-fetched even for this simple sample: as there’ll be more words starting with “</w:t>
      </w:r>
      <w:proofErr w:type="spellStart"/>
      <w:r w:rsidR="007D69A4" w:rsidRPr="003D36FB">
        <w:rPr>
          <w:sz w:val="18"/>
          <w:rPrChange w:id="3757" w:author="Author">
            <w:rPr/>
          </w:rPrChange>
        </w:rPr>
        <w:t>reac</w:t>
      </w:r>
      <w:proofErr w:type="spellEnd"/>
      <w:r w:rsidR="007D69A4" w:rsidRPr="003D36FB">
        <w:rPr>
          <w:sz w:val="18"/>
          <w:rPrChange w:id="3758" w:author="Author">
            <w:rPr/>
          </w:rPrChange>
        </w:rPr>
        <w:t>” than with “reactive”, the first request will be more network-intensive than the second one.</w:t>
      </w:r>
      <w:r w:rsidR="007D69A4" w:rsidRPr="003D36FB">
        <w:rPr>
          <w:sz w:val="18"/>
          <w:rPrChange w:id="3759" w:author="Author">
            <w:rPr/>
          </w:rPrChange>
        </w:rPr>
        <w:br/>
      </w:r>
      <w:r w:rsidR="007D69A4" w:rsidRPr="003D36FB">
        <w:rPr>
          <w:sz w:val="18"/>
          <w:rPrChange w:id="3760" w:author="Author">
            <w:rPr/>
          </w:rPrChange>
        </w:rPr>
        <w:br/>
        <w:t>We can mimic this situation quite easily by starting a couple of web service requests for “incremental strings” and observe the order answers come back in:</w:t>
      </w:r>
      <w:r w:rsidR="007D69A4" w:rsidRPr="003D36FB">
        <w:rPr>
          <w:sz w:val="18"/>
          <w:rPrChange w:id="3761" w:author="Author">
            <w:rPr/>
          </w:rPrChange>
        </w:rPr>
        <w:br/>
      </w:r>
      <w:r w:rsidR="007D69A4" w:rsidRPr="003D36FB">
        <w:rPr>
          <w:sz w:val="18"/>
          <w:rPrChange w:id="3762" w:author="Author">
            <w:rPr/>
          </w:rPrChange>
        </w:rPr>
        <w:br/>
      </w:r>
      <w:r w:rsidR="007D69A4" w:rsidRPr="003D36FB">
        <w:rPr>
          <w:rFonts w:ascii="Consolas" w:hAnsi="Consolas" w:cs="Consolas"/>
          <w:sz w:val="16"/>
          <w:szCs w:val="19"/>
          <w:rPrChange w:id="3763" w:author="Author">
            <w:rPr>
              <w:rFonts w:ascii="Consolas" w:hAnsi="Consolas" w:cs="Consolas"/>
              <w:sz w:val="19"/>
              <w:szCs w:val="19"/>
            </w:rPr>
          </w:rPrChange>
        </w:rPr>
        <w:lastRenderedPageBreak/>
        <w:t xml:space="preserve">    </w:t>
      </w:r>
      <w:proofErr w:type="spellStart"/>
      <w:r w:rsidR="007D69A4" w:rsidRPr="003D36FB">
        <w:rPr>
          <w:rFonts w:ascii="Consolas" w:hAnsi="Consolas" w:cs="Consolas"/>
          <w:color w:val="0000FF"/>
          <w:sz w:val="16"/>
          <w:szCs w:val="19"/>
          <w:rPrChange w:id="3764" w:author="Author">
            <w:rPr>
              <w:rFonts w:ascii="Consolas" w:hAnsi="Consolas" w:cs="Consolas"/>
              <w:color w:val="0000FF"/>
              <w:sz w:val="19"/>
              <w:szCs w:val="19"/>
            </w:rPr>
          </w:rPrChange>
        </w:rPr>
        <w:t>var</w:t>
      </w:r>
      <w:proofErr w:type="spellEnd"/>
      <w:r w:rsidR="007D69A4" w:rsidRPr="003D36FB">
        <w:rPr>
          <w:rFonts w:ascii="Consolas" w:hAnsi="Consolas" w:cs="Consolas"/>
          <w:sz w:val="16"/>
          <w:szCs w:val="19"/>
          <w:rPrChange w:id="3765" w:author="Author">
            <w:rPr>
              <w:rFonts w:ascii="Consolas" w:hAnsi="Consolas" w:cs="Consolas"/>
              <w:sz w:val="19"/>
              <w:szCs w:val="19"/>
            </w:rPr>
          </w:rPrChange>
        </w:rPr>
        <w:t xml:space="preserve"> input = </w:t>
      </w:r>
      <w:r w:rsidR="007D69A4" w:rsidRPr="003D36FB">
        <w:rPr>
          <w:rFonts w:ascii="Consolas" w:hAnsi="Consolas" w:cs="Consolas"/>
          <w:color w:val="A31515"/>
          <w:sz w:val="16"/>
          <w:szCs w:val="19"/>
          <w:rPrChange w:id="3766" w:author="Author">
            <w:rPr>
              <w:rFonts w:ascii="Consolas" w:hAnsi="Consolas" w:cs="Consolas"/>
              <w:color w:val="A31515"/>
              <w:sz w:val="19"/>
              <w:szCs w:val="19"/>
            </w:rPr>
          </w:rPrChange>
        </w:rPr>
        <w:t>"reactive"</w:t>
      </w:r>
      <w:r w:rsidR="0020002E" w:rsidRPr="003D36FB">
        <w:rPr>
          <w:rFonts w:ascii="Consolas" w:hAnsi="Consolas" w:cs="Consolas"/>
          <w:sz w:val="16"/>
          <w:szCs w:val="19"/>
          <w:rPrChange w:id="3767" w:author="Author">
            <w:rPr>
              <w:rFonts w:ascii="Consolas" w:hAnsi="Consolas" w:cs="Consolas"/>
              <w:sz w:val="19"/>
              <w:szCs w:val="19"/>
            </w:rPr>
          </w:rPrChange>
        </w:rPr>
        <w:t>;</w:t>
      </w:r>
      <w:r w:rsidR="007D69A4" w:rsidRPr="003D36FB">
        <w:rPr>
          <w:rFonts w:ascii="Consolas" w:hAnsi="Consolas" w:cs="Consolas"/>
          <w:sz w:val="16"/>
          <w:szCs w:val="19"/>
          <w:rPrChange w:id="3768" w:author="Author">
            <w:rPr>
              <w:rFonts w:ascii="Consolas" w:hAnsi="Consolas" w:cs="Consolas"/>
              <w:sz w:val="19"/>
              <w:szCs w:val="19"/>
            </w:rPr>
          </w:rPrChange>
        </w:rPr>
        <w:br/>
        <w:t xml:space="preserve">    </w:t>
      </w:r>
      <w:r w:rsidR="007D69A4" w:rsidRPr="003D36FB">
        <w:rPr>
          <w:rFonts w:ascii="Consolas" w:hAnsi="Consolas" w:cs="Consolas"/>
          <w:color w:val="0000FF"/>
          <w:sz w:val="16"/>
          <w:szCs w:val="19"/>
          <w:rPrChange w:id="3769" w:author="Author">
            <w:rPr>
              <w:rFonts w:ascii="Consolas" w:hAnsi="Consolas" w:cs="Consolas"/>
              <w:color w:val="0000FF"/>
              <w:sz w:val="19"/>
              <w:szCs w:val="19"/>
            </w:rPr>
          </w:rPrChange>
        </w:rPr>
        <w:t>for</w:t>
      </w:r>
      <w:r w:rsidR="007D69A4" w:rsidRPr="003D36FB">
        <w:rPr>
          <w:rFonts w:ascii="Consolas" w:hAnsi="Consolas" w:cs="Consolas"/>
          <w:sz w:val="16"/>
          <w:szCs w:val="19"/>
          <w:rPrChange w:id="3770" w:author="Author">
            <w:rPr>
              <w:rFonts w:ascii="Consolas" w:hAnsi="Consolas" w:cs="Consolas"/>
              <w:sz w:val="19"/>
              <w:szCs w:val="19"/>
            </w:rPr>
          </w:rPrChange>
        </w:rPr>
        <w:t xml:space="preserve"> (</w:t>
      </w:r>
      <w:proofErr w:type="spellStart"/>
      <w:r w:rsidR="007D69A4" w:rsidRPr="003D36FB">
        <w:rPr>
          <w:rFonts w:ascii="Consolas" w:hAnsi="Consolas" w:cs="Consolas"/>
          <w:color w:val="0000FF"/>
          <w:sz w:val="16"/>
          <w:szCs w:val="19"/>
          <w:rPrChange w:id="3771" w:author="Author">
            <w:rPr>
              <w:rFonts w:ascii="Consolas" w:hAnsi="Consolas" w:cs="Consolas"/>
              <w:color w:val="0000FF"/>
              <w:sz w:val="19"/>
              <w:szCs w:val="19"/>
            </w:rPr>
          </w:rPrChange>
        </w:rPr>
        <w:t>int</w:t>
      </w:r>
      <w:proofErr w:type="spellEnd"/>
      <w:r w:rsidR="007D69A4" w:rsidRPr="003D36FB">
        <w:rPr>
          <w:rFonts w:ascii="Consolas" w:hAnsi="Consolas" w:cs="Consolas"/>
          <w:sz w:val="16"/>
          <w:szCs w:val="19"/>
          <w:rPrChange w:id="3772" w:author="Author">
            <w:rPr>
              <w:rFonts w:ascii="Consolas" w:hAnsi="Consolas" w:cs="Consolas"/>
              <w:sz w:val="19"/>
              <w:szCs w:val="19"/>
            </w:rPr>
          </w:rPrChange>
        </w:rPr>
        <w:t xml:space="preserve"> </w:t>
      </w:r>
      <w:proofErr w:type="spellStart"/>
      <w:r w:rsidR="007D69A4" w:rsidRPr="003D36FB">
        <w:rPr>
          <w:rFonts w:ascii="Consolas" w:hAnsi="Consolas" w:cs="Consolas"/>
          <w:sz w:val="16"/>
          <w:szCs w:val="19"/>
          <w:rPrChange w:id="3773" w:author="Author">
            <w:rPr>
              <w:rFonts w:ascii="Consolas" w:hAnsi="Consolas" w:cs="Consolas"/>
              <w:sz w:val="19"/>
              <w:szCs w:val="19"/>
            </w:rPr>
          </w:rPrChange>
        </w:rPr>
        <w:t>len</w:t>
      </w:r>
      <w:proofErr w:type="spellEnd"/>
      <w:r w:rsidR="007D69A4" w:rsidRPr="003D36FB">
        <w:rPr>
          <w:rFonts w:ascii="Consolas" w:hAnsi="Consolas" w:cs="Consolas"/>
          <w:sz w:val="16"/>
          <w:szCs w:val="19"/>
          <w:rPrChange w:id="3774" w:author="Author">
            <w:rPr>
              <w:rFonts w:ascii="Consolas" w:hAnsi="Consolas" w:cs="Consolas"/>
              <w:sz w:val="19"/>
              <w:szCs w:val="19"/>
            </w:rPr>
          </w:rPrChange>
        </w:rPr>
        <w:t xml:space="preserve"> = 3; </w:t>
      </w:r>
      <w:proofErr w:type="spellStart"/>
      <w:r w:rsidR="007D69A4" w:rsidRPr="003D36FB">
        <w:rPr>
          <w:rFonts w:ascii="Consolas" w:hAnsi="Consolas" w:cs="Consolas"/>
          <w:sz w:val="16"/>
          <w:szCs w:val="19"/>
          <w:rPrChange w:id="3775" w:author="Author">
            <w:rPr>
              <w:rFonts w:ascii="Consolas" w:hAnsi="Consolas" w:cs="Consolas"/>
              <w:sz w:val="19"/>
              <w:szCs w:val="19"/>
            </w:rPr>
          </w:rPrChange>
        </w:rPr>
        <w:t>len</w:t>
      </w:r>
      <w:proofErr w:type="spellEnd"/>
      <w:r w:rsidR="007D69A4" w:rsidRPr="003D36FB">
        <w:rPr>
          <w:rFonts w:ascii="Consolas" w:hAnsi="Consolas" w:cs="Consolas"/>
          <w:sz w:val="16"/>
          <w:szCs w:val="19"/>
          <w:rPrChange w:id="3776" w:author="Author">
            <w:rPr>
              <w:rFonts w:ascii="Consolas" w:hAnsi="Consolas" w:cs="Consolas"/>
              <w:sz w:val="19"/>
              <w:szCs w:val="19"/>
            </w:rPr>
          </w:rPrChange>
        </w:rPr>
        <w:t xml:space="preserve"> &lt;= </w:t>
      </w:r>
      <w:proofErr w:type="spellStart"/>
      <w:r w:rsidR="007D69A4" w:rsidRPr="003D36FB">
        <w:rPr>
          <w:rFonts w:ascii="Consolas" w:hAnsi="Consolas" w:cs="Consolas"/>
          <w:sz w:val="16"/>
          <w:szCs w:val="19"/>
          <w:rPrChange w:id="3777" w:author="Author">
            <w:rPr>
              <w:rFonts w:ascii="Consolas" w:hAnsi="Consolas" w:cs="Consolas"/>
              <w:sz w:val="19"/>
              <w:szCs w:val="19"/>
            </w:rPr>
          </w:rPrChange>
        </w:rPr>
        <w:t>input.Length</w:t>
      </w:r>
      <w:proofErr w:type="spellEnd"/>
      <w:r w:rsidR="007D69A4" w:rsidRPr="003D36FB">
        <w:rPr>
          <w:rFonts w:ascii="Consolas" w:hAnsi="Consolas" w:cs="Consolas"/>
          <w:sz w:val="16"/>
          <w:szCs w:val="19"/>
          <w:rPrChange w:id="3778" w:author="Author">
            <w:rPr>
              <w:rFonts w:ascii="Consolas" w:hAnsi="Consolas" w:cs="Consolas"/>
              <w:sz w:val="19"/>
              <w:szCs w:val="19"/>
            </w:rPr>
          </w:rPrChange>
        </w:rPr>
        <w:t xml:space="preserve">; </w:t>
      </w:r>
      <w:proofErr w:type="spellStart"/>
      <w:r w:rsidR="007D69A4" w:rsidRPr="003D36FB">
        <w:rPr>
          <w:rFonts w:ascii="Consolas" w:hAnsi="Consolas" w:cs="Consolas"/>
          <w:sz w:val="16"/>
          <w:szCs w:val="19"/>
          <w:rPrChange w:id="3779" w:author="Author">
            <w:rPr>
              <w:rFonts w:ascii="Consolas" w:hAnsi="Consolas" w:cs="Consolas"/>
              <w:sz w:val="19"/>
              <w:szCs w:val="19"/>
            </w:rPr>
          </w:rPrChange>
        </w:rPr>
        <w:t>len</w:t>
      </w:r>
      <w:proofErr w:type="spellEnd"/>
      <w:r w:rsidR="007D69A4" w:rsidRPr="003D36FB">
        <w:rPr>
          <w:rFonts w:ascii="Consolas" w:hAnsi="Consolas" w:cs="Consolas"/>
          <w:sz w:val="16"/>
          <w:szCs w:val="19"/>
          <w:rPrChange w:id="3780" w:author="Author">
            <w:rPr>
              <w:rFonts w:ascii="Consolas" w:hAnsi="Consolas" w:cs="Consolas"/>
              <w:sz w:val="19"/>
              <w:szCs w:val="19"/>
            </w:rPr>
          </w:rPrChange>
        </w:rPr>
        <w:t>++)</w:t>
      </w:r>
      <w:r w:rsidR="007D69A4" w:rsidRPr="003D36FB">
        <w:rPr>
          <w:rFonts w:ascii="Consolas" w:hAnsi="Consolas" w:cs="Consolas"/>
          <w:sz w:val="16"/>
          <w:szCs w:val="19"/>
          <w:rPrChange w:id="3781" w:author="Author">
            <w:rPr>
              <w:rFonts w:ascii="Consolas" w:hAnsi="Consolas" w:cs="Consolas"/>
              <w:sz w:val="19"/>
              <w:szCs w:val="19"/>
            </w:rPr>
          </w:rPrChange>
        </w:rPr>
        <w:br/>
        <w:t xml:space="preserve">    {</w:t>
      </w:r>
      <w:r w:rsidR="007D69A4" w:rsidRPr="003D36FB">
        <w:rPr>
          <w:rFonts w:ascii="Consolas" w:hAnsi="Consolas" w:cs="Consolas"/>
          <w:sz w:val="16"/>
          <w:szCs w:val="19"/>
          <w:rPrChange w:id="3782" w:author="Author">
            <w:rPr>
              <w:rFonts w:ascii="Consolas" w:hAnsi="Consolas" w:cs="Consolas"/>
              <w:sz w:val="19"/>
              <w:szCs w:val="19"/>
            </w:rPr>
          </w:rPrChange>
        </w:rPr>
        <w:br/>
        <w:t xml:space="preserve">        </w:t>
      </w:r>
      <w:proofErr w:type="spellStart"/>
      <w:r w:rsidR="007D69A4" w:rsidRPr="003D36FB">
        <w:rPr>
          <w:rFonts w:ascii="Consolas" w:hAnsi="Consolas" w:cs="Consolas"/>
          <w:color w:val="0000FF"/>
          <w:sz w:val="16"/>
          <w:szCs w:val="19"/>
          <w:rPrChange w:id="3783" w:author="Author">
            <w:rPr>
              <w:rFonts w:ascii="Consolas" w:hAnsi="Consolas" w:cs="Consolas"/>
              <w:color w:val="0000FF"/>
              <w:sz w:val="19"/>
              <w:szCs w:val="19"/>
            </w:rPr>
          </w:rPrChange>
        </w:rPr>
        <w:t>var</w:t>
      </w:r>
      <w:proofErr w:type="spellEnd"/>
      <w:r w:rsidR="007D69A4" w:rsidRPr="003D36FB">
        <w:rPr>
          <w:rFonts w:ascii="Consolas" w:hAnsi="Consolas" w:cs="Consolas"/>
          <w:sz w:val="16"/>
          <w:szCs w:val="19"/>
          <w:rPrChange w:id="3784" w:author="Author">
            <w:rPr>
              <w:rFonts w:ascii="Consolas" w:hAnsi="Consolas" w:cs="Consolas"/>
              <w:sz w:val="19"/>
              <w:szCs w:val="19"/>
            </w:rPr>
          </w:rPrChange>
        </w:rPr>
        <w:t xml:space="preserve"> </w:t>
      </w:r>
      <w:proofErr w:type="spellStart"/>
      <w:r w:rsidR="007D69A4" w:rsidRPr="003D36FB">
        <w:rPr>
          <w:rFonts w:ascii="Consolas" w:hAnsi="Consolas" w:cs="Consolas"/>
          <w:sz w:val="16"/>
          <w:szCs w:val="19"/>
          <w:rPrChange w:id="3785" w:author="Author">
            <w:rPr>
              <w:rFonts w:ascii="Consolas" w:hAnsi="Consolas" w:cs="Consolas"/>
              <w:sz w:val="19"/>
              <w:szCs w:val="19"/>
            </w:rPr>
          </w:rPrChange>
        </w:rPr>
        <w:t>req</w:t>
      </w:r>
      <w:proofErr w:type="spellEnd"/>
      <w:r w:rsidR="007D69A4" w:rsidRPr="003D36FB">
        <w:rPr>
          <w:rFonts w:ascii="Consolas" w:hAnsi="Consolas" w:cs="Consolas"/>
          <w:sz w:val="16"/>
          <w:szCs w:val="19"/>
          <w:rPrChange w:id="3786" w:author="Author">
            <w:rPr>
              <w:rFonts w:ascii="Consolas" w:hAnsi="Consolas" w:cs="Consolas"/>
              <w:sz w:val="19"/>
              <w:szCs w:val="19"/>
            </w:rPr>
          </w:rPrChange>
        </w:rPr>
        <w:t xml:space="preserve"> = </w:t>
      </w:r>
      <w:proofErr w:type="spellStart"/>
      <w:r w:rsidR="007D69A4" w:rsidRPr="003D36FB">
        <w:rPr>
          <w:rFonts w:ascii="Consolas" w:hAnsi="Consolas" w:cs="Consolas"/>
          <w:sz w:val="16"/>
          <w:szCs w:val="19"/>
          <w:rPrChange w:id="3787" w:author="Author">
            <w:rPr>
              <w:rFonts w:ascii="Consolas" w:hAnsi="Consolas" w:cs="Consolas"/>
              <w:sz w:val="19"/>
              <w:szCs w:val="19"/>
            </w:rPr>
          </w:rPrChange>
        </w:rPr>
        <w:t>input.Substring</w:t>
      </w:r>
      <w:proofErr w:type="spellEnd"/>
      <w:r w:rsidR="007D69A4" w:rsidRPr="003D36FB">
        <w:rPr>
          <w:rFonts w:ascii="Consolas" w:hAnsi="Consolas" w:cs="Consolas"/>
          <w:sz w:val="16"/>
          <w:szCs w:val="19"/>
          <w:rPrChange w:id="3788" w:author="Author">
            <w:rPr>
              <w:rFonts w:ascii="Consolas" w:hAnsi="Consolas" w:cs="Consolas"/>
              <w:sz w:val="19"/>
              <w:szCs w:val="19"/>
            </w:rPr>
          </w:rPrChange>
        </w:rPr>
        <w:t xml:space="preserve">(0, </w:t>
      </w:r>
      <w:proofErr w:type="spellStart"/>
      <w:r w:rsidR="007D69A4" w:rsidRPr="003D36FB">
        <w:rPr>
          <w:rFonts w:ascii="Consolas" w:hAnsi="Consolas" w:cs="Consolas"/>
          <w:sz w:val="16"/>
          <w:szCs w:val="19"/>
          <w:rPrChange w:id="3789" w:author="Author">
            <w:rPr>
              <w:rFonts w:ascii="Consolas" w:hAnsi="Consolas" w:cs="Consolas"/>
              <w:sz w:val="19"/>
              <w:szCs w:val="19"/>
            </w:rPr>
          </w:rPrChange>
        </w:rPr>
        <w:t>len</w:t>
      </w:r>
      <w:proofErr w:type="spellEnd"/>
      <w:r w:rsidR="007D69A4" w:rsidRPr="003D36FB">
        <w:rPr>
          <w:rFonts w:ascii="Consolas" w:hAnsi="Consolas" w:cs="Consolas"/>
          <w:sz w:val="16"/>
          <w:szCs w:val="19"/>
          <w:rPrChange w:id="3790" w:author="Author">
            <w:rPr>
              <w:rFonts w:ascii="Consolas" w:hAnsi="Consolas" w:cs="Consolas"/>
              <w:sz w:val="19"/>
              <w:szCs w:val="19"/>
            </w:rPr>
          </w:rPrChange>
        </w:rPr>
        <w:t>);</w:t>
      </w:r>
      <w:r w:rsidR="007D69A4" w:rsidRPr="003D36FB">
        <w:rPr>
          <w:rFonts w:ascii="Consolas" w:hAnsi="Consolas" w:cs="Consolas"/>
          <w:sz w:val="16"/>
          <w:szCs w:val="19"/>
          <w:rPrChange w:id="3791" w:author="Author">
            <w:rPr>
              <w:rFonts w:ascii="Consolas" w:hAnsi="Consolas" w:cs="Consolas"/>
              <w:sz w:val="19"/>
              <w:szCs w:val="19"/>
            </w:rPr>
          </w:rPrChange>
        </w:rPr>
        <w:br/>
        <w:t xml:space="preserve">        </w:t>
      </w:r>
      <w:proofErr w:type="spellStart"/>
      <w:r w:rsidR="007D69A4" w:rsidRPr="003D36FB">
        <w:rPr>
          <w:rFonts w:ascii="Consolas" w:hAnsi="Consolas" w:cs="Consolas"/>
          <w:sz w:val="16"/>
          <w:szCs w:val="19"/>
          <w:rPrChange w:id="3792" w:author="Author">
            <w:rPr>
              <w:rFonts w:ascii="Consolas" w:hAnsi="Consolas" w:cs="Consolas"/>
              <w:sz w:val="19"/>
              <w:szCs w:val="19"/>
            </w:rPr>
          </w:rPrChange>
        </w:rPr>
        <w:t>matchInWordNetByPrefix</w:t>
      </w:r>
      <w:proofErr w:type="spellEnd"/>
      <w:r w:rsidR="007D69A4" w:rsidRPr="003D36FB">
        <w:rPr>
          <w:rFonts w:ascii="Consolas" w:hAnsi="Consolas" w:cs="Consolas"/>
          <w:sz w:val="16"/>
          <w:szCs w:val="19"/>
          <w:rPrChange w:id="3793" w:author="Author">
            <w:rPr>
              <w:rFonts w:ascii="Consolas" w:hAnsi="Consolas" w:cs="Consolas"/>
              <w:sz w:val="19"/>
              <w:szCs w:val="19"/>
            </w:rPr>
          </w:rPrChange>
        </w:rPr>
        <w:t>(</w:t>
      </w:r>
      <w:proofErr w:type="spellStart"/>
      <w:r w:rsidR="007D69A4" w:rsidRPr="003D36FB">
        <w:rPr>
          <w:rFonts w:ascii="Consolas" w:hAnsi="Consolas" w:cs="Consolas"/>
          <w:sz w:val="16"/>
          <w:szCs w:val="19"/>
          <w:rPrChange w:id="3794" w:author="Author">
            <w:rPr>
              <w:rFonts w:ascii="Consolas" w:hAnsi="Consolas" w:cs="Consolas"/>
              <w:sz w:val="19"/>
              <w:szCs w:val="19"/>
            </w:rPr>
          </w:rPrChange>
        </w:rPr>
        <w:t>req</w:t>
      </w:r>
      <w:proofErr w:type="spellEnd"/>
      <w:r w:rsidR="007D69A4" w:rsidRPr="003D36FB">
        <w:rPr>
          <w:rFonts w:ascii="Consolas" w:hAnsi="Consolas" w:cs="Consolas"/>
          <w:sz w:val="16"/>
          <w:szCs w:val="19"/>
          <w:rPrChange w:id="3795" w:author="Author">
            <w:rPr>
              <w:rFonts w:ascii="Consolas" w:hAnsi="Consolas" w:cs="Consolas"/>
              <w:sz w:val="19"/>
              <w:szCs w:val="19"/>
            </w:rPr>
          </w:rPrChange>
        </w:rPr>
        <w:t>).Subscribe(</w:t>
      </w:r>
      <w:r w:rsidR="007D69A4" w:rsidRPr="003D36FB">
        <w:rPr>
          <w:rFonts w:ascii="Consolas" w:hAnsi="Consolas" w:cs="Consolas"/>
          <w:sz w:val="16"/>
          <w:szCs w:val="19"/>
          <w:rPrChange w:id="3796" w:author="Author">
            <w:rPr>
              <w:rFonts w:ascii="Consolas" w:hAnsi="Consolas" w:cs="Consolas"/>
              <w:sz w:val="19"/>
              <w:szCs w:val="19"/>
            </w:rPr>
          </w:rPrChange>
        </w:rPr>
        <w:br/>
        <w:t xml:space="preserve">            words =&gt; </w:t>
      </w:r>
      <w:proofErr w:type="spellStart"/>
      <w:r w:rsidR="007D69A4" w:rsidRPr="003D36FB">
        <w:rPr>
          <w:rFonts w:ascii="Consolas" w:hAnsi="Consolas" w:cs="Consolas"/>
          <w:color w:val="2B91AF"/>
          <w:sz w:val="16"/>
          <w:szCs w:val="19"/>
          <w:rPrChange w:id="3797" w:author="Author">
            <w:rPr>
              <w:rFonts w:ascii="Consolas" w:hAnsi="Consolas" w:cs="Consolas"/>
              <w:color w:val="2B91AF"/>
              <w:sz w:val="19"/>
              <w:szCs w:val="19"/>
            </w:rPr>
          </w:rPrChange>
        </w:rPr>
        <w:t>Console</w:t>
      </w:r>
      <w:r w:rsidR="007D69A4" w:rsidRPr="003D36FB">
        <w:rPr>
          <w:rFonts w:ascii="Consolas" w:hAnsi="Consolas" w:cs="Consolas"/>
          <w:sz w:val="16"/>
          <w:szCs w:val="19"/>
          <w:rPrChange w:id="3798" w:author="Author">
            <w:rPr>
              <w:rFonts w:ascii="Consolas" w:hAnsi="Consolas" w:cs="Consolas"/>
              <w:sz w:val="19"/>
              <w:szCs w:val="19"/>
            </w:rPr>
          </w:rPrChange>
        </w:rPr>
        <w:t>.WriteLine</w:t>
      </w:r>
      <w:proofErr w:type="spellEnd"/>
      <w:r w:rsidR="007D69A4" w:rsidRPr="003D36FB">
        <w:rPr>
          <w:rFonts w:ascii="Consolas" w:hAnsi="Consolas" w:cs="Consolas"/>
          <w:sz w:val="16"/>
          <w:szCs w:val="19"/>
          <w:rPrChange w:id="3799" w:author="Author">
            <w:rPr>
              <w:rFonts w:ascii="Consolas" w:hAnsi="Consolas" w:cs="Consolas"/>
              <w:sz w:val="19"/>
              <w:szCs w:val="19"/>
            </w:rPr>
          </w:rPrChange>
        </w:rPr>
        <w:t>(</w:t>
      </w:r>
      <w:proofErr w:type="spellStart"/>
      <w:r w:rsidR="007D69A4" w:rsidRPr="003D36FB">
        <w:rPr>
          <w:rFonts w:ascii="Consolas" w:hAnsi="Consolas" w:cs="Consolas"/>
          <w:sz w:val="16"/>
          <w:szCs w:val="19"/>
          <w:rPrChange w:id="3800" w:author="Author">
            <w:rPr>
              <w:rFonts w:ascii="Consolas" w:hAnsi="Consolas" w:cs="Consolas"/>
              <w:sz w:val="19"/>
              <w:szCs w:val="19"/>
            </w:rPr>
          </w:rPrChange>
        </w:rPr>
        <w:t>req</w:t>
      </w:r>
      <w:proofErr w:type="spellEnd"/>
      <w:r w:rsidR="007D69A4" w:rsidRPr="003D36FB">
        <w:rPr>
          <w:rFonts w:ascii="Consolas" w:hAnsi="Consolas" w:cs="Consolas"/>
          <w:sz w:val="16"/>
          <w:szCs w:val="19"/>
          <w:rPrChange w:id="3801" w:author="Author">
            <w:rPr>
              <w:rFonts w:ascii="Consolas" w:hAnsi="Consolas" w:cs="Consolas"/>
              <w:sz w:val="19"/>
              <w:szCs w:val="19"/>
            </w:rPr>
          </w:rPrChange>
        </w:rPr>
        <w:t xml:space="preserve"> + </w:t>
      </w:r>
      <w:r w:rsidR="007D69A4" w:rsidRPr="003D36FB">
        <w:rPr>
          <w:rFonts w:ascii="Consolas" w:hAnsi="Consolas" w:cs="Consolas"/>
          <w:color w:val="A31515"/>
          <w:sz w:val="16"/>
          <w:szCs w:val="19"/>
          <w:rPrChange w:id="3802" w:author="Author">
            <w:rPr>
              <w:rFonts w:ascii="Consolas" w:hAnsi="Consolas" w:cs="Consolas"/>
              <w:color w:val="A31515"/>
              <w:sz w:val="19"/>
              <w:szCs w:val="19"/>
            </w:rPr>
          </w:rPrChange>
        </w:rPr>
        <w:t>" --&gt; "</w:t>
      </w:r>
      <w:r w:rsidR="007D69A4" w:rsidRPr="003D36FB">
        <w:rPr>
          <w:rFonts w:ascii="Consolas" w:hAnsi="Consolas" w:cs="Consolas"/>
          <w:sz w:val="16"/>
          <w:szCs w:val="19"/>
          <w:rPrChange w:id="3803" w:author="Author">
            <w:rPr>
              <w:rFonts w:ascii="Consolas" w:hAnsi="Consolas" w:cs="Consolas"/>
              <w:sz w:val="19"/>
              <w:szCs w:val="19"/>
            </w:rPr>
          </w:rPrChange>
        </w:rPr>
        <w:t xml:space="preserve"> + </w:t>
      </w:r>
      <w:proofErr w:type="spellStart"/>
      <w:r w:rsidR="007D69A4" w:rsidRPr="003D36FB">
        <w:rPr>
          <w:rFonts w:ascii="Consolas" w:hAnsi="Consolas" w:cs="Consolas"/>
          <w:sz w:val="16"/>
          <w:szCs w:val="19"/>
          <w:rPrChange w:id="3804" w:author="Author">
            <w:rPr>
              <w:rFonts w:ascii="Consolas" w:hAnsi="Consolas" w:cs="Consolas"/>
              <w:sz w:val="19"/>
              <w:szCs w:val="19"/>
            </w:rPr>
          </w:rPrChange>
        </w:rPr>
        <w:t>words.Length</w:t>
      </w:r>
      <w:proofErr w:type="spellEnd"/>
      <w:r w:rsidR="007D69A4" w:rsidRPr="003D36FB">
        <w:rPr>
          <w:rFonts w:ascii="Consolas" w:hAnsi="Consolas" w:cs="Consolas"/>
          <w:sz w:val="16"/>
          <w:szCs w:val="19"/>
          <w:rPrChange w:id="3805" w:author="Author">
            <w:rPr>
              <w:rFonts w:ascii="Consolas" w:hAnsi="Consolas" w:cs="Consolas"/>
              <w:sz w:val="19"/>
              <w:szCs w:val="19"/>
            </w:rPr>
          </w:rPrChange>
        </w:rPr>
        <w:t>)</w:t>
      </w:r>
      <w:r w:rsidR="007D69A4" w:rsidRPr="003D36FB">
        <w:rPr>
          <w:rFonts w:ascii="Consolas" w:hAnsi="Consolas" w:cs="Consolas"/>
          <w:sz w:val="16"/>
          <w:szCs w:val="19"/>
          <w:rPrChange w:id="3806" w:author="Author">
            <w:rPr>
              <w:rFonts w:ascii="Consolas" w:hAnsi="Consolas" w:cs="Consolas"/>
              <w:sz w:val="19"/>
              <w:szCs w:val="19"/>
            </w:rPr>
          </w:rPrChange>
        </w:rPr>
        <w:br/>
        <w:t xml:space="preserve">        );</w:t>
      </w:r>
      <w:r w:rsidR="007D69A4" w:rsidRPr="003D36FB">
        <w:rPr>
          <w:rFonts w:ascii="Consolas" w:hAnsi="Consolas" w:cs="Consolas"/>
          <w:sz w:val="16"/>
          <w:szCs w:val="19"/>
          <w:rPrChange w:id="3807" w:author="Author">
            <w:rPr>
              <w:rFonts w:ascii="Consolas" w:hAnsi="Consolas" w:cs="Consolas"/>
              <w:sz w:val="19"/>
              <w:szCs w:val="19"/>
            </w:rPr>
          </w:rPrChange>
        </w:rPr>
        <w:br/>
        <w:t xml:space="preserve">    }</w:t>
      </w:r>
      <w:r w:rsidR="007D69A4" w:rsidRPr="003D36FB">
        <w:rPr>
          <w:rFonts w:ascii="Consolas" w:hAnsi="Consolas" w:cs="Consolas"/>
          <w:sz w:val="16"/>
          <w:szCs w:val="19"/>
          <w:rPrChange w:id="3808" w:author="Author">
            <w:rPr>
              <w:rFonts w:ascii="Consolas" w:hAnsi="Consolas" w:cs="Consolas"/>
              <w:sz w:val="19"/>
              <w:szCs w:val="19"/>
            </w:rPr>
          </w:rPrChange>
        </w:rPr>
        <w:br/>
      </w:r>
      <w:r w:rsidR="007D69A4" w:rsidRPr="003D36FB">
        <w:rPr>
          <w:rFonts w:ascii="Consolas" w:hAnsi="Consolas" w:cs="Consolas"/>
          <w:sz w:val="16"/>
          <w:szCs w:val="19"/>
          <w:rPrChange w:id="3809" w:author="Author">
            <w:rPr>
              <w:rFonts w:ascii="Consolas" w:hAnsi="Consolas" w:cs="Consolas"/>
              <w:sz w:val="19"/>
              <w:szCs w:val="19"/>
            </w:rPr>
          </w:rPrChange>
        </w:rPr>
        <w:br/>
      </w:r>
      <w:r w:rsidR="007D69A4" w:rsidRPr="003D36FB">
        <w:rPr>
          <w:sz w:val="18"/>
          <w:rPrChange w:id="3810" w:author="Author">
            <w:rPr/>
          </w:rPrChange>
        </w:rPr>
        <w:t>If you run the fragment above a couple of times, you should be (un)lucky enough to hit an out-or-order arrival situation.</w:t>
      </w:r>
      <w:r w:rsidR="008D070A" w:rsidRPr="003D36FB">
        <w:rPr>
          <w:sz w:val="18"/>
          <w:rPrChange w:id="3811" w:author="Author">
            <w:rPr/>
          </w:rPrChange>
        </w:rPr>
        <w:t xml:space="preserve"> While requests for “</w:t>
      </w:r>
      <w:proofErr w:type="spellStart"/>
      <w:r w:rsidR="008D070A" w:rsidRPr="003D36FB">
        <w:rPr>
          <w:sz w:val="18"/>
          <w:rPrChange w:id="3812" w:author="Author">
            <w:rPr/>
          </w:rPrChange>
        </w:rPr>
        <w:t>rea</w:t>
      </w:r>
      <w:proofErr w:type="spellEnd"/>
      <w:r w:rsidR="008D070A" w:rsidRPr="003D36FB">
        <w:rPr>
          <w:sz w:val="18"/>
          <w:rPrChange w:id="3813" w:author="Author">
            <w:rPr/>
          </w:rPrChange>
        </w:rPr>
        <w:t>”, “</w:t>
      </w:r>
      <w:proofErr w:type="spellStart"/>
      <w:r w:rsidR="008D070A" w:rsidRPr="003D36FB">
        <w:rPr>
          <w:sz w:val="18"/>
          <w:rPrChange w:id="3814" w:author="Author">
            <w:rPr/>
          </w:rPrChange>
        </w:rPr>
        <w:t>reac</w:t>
      </w:r>
      <w:proofErr w:type="spellEnd"/>
      <w:r w:rsidR="008D070A" w:rsidRPr="003D36FB">
        <w:rPr>
          <w:sz w:val="18"/>
          <w:rPrChange w:id="3815" w:author="Author">
            <w:rPr/>
          </w:rPrChange>
        </w:rPr>
        <w:t>”, “react”, “</w:t>
      </w:r>
      <w:proofErr w:type="spellStart"/>
      <w:r w:rsidR="008D070A" w:rsidRPr="003D36FB">
        <w:rPr>
          <w:sz w:val="18"/>
          <w:rPrChange w:id="3816" w:author="Author">
            <w:rPr/>
          </w:rPrChange>
        </w:rPr>
        <w:t>reacti</w:t>
      </w:r>
      <w:proofErr w:type="spellEnd"/>
      <w:r w:rsidR="008D070A" w:rsidRPr="003D36FB">
        <w:rPr>
          <w:sz w:val="18"/>
          <w:rPrChange w:id="3817" w:author="Author">
            <w:rPr/>
          </w:rPrChange>
        </w:rPr>
        <w:t>”, “</w:t>
      </w:r>
      <w:proofErr w:type="spellStart"/>
      <w:r w:rsidR="008D070A" w:rsidRPr="003D36FB">
        <w:rPr>
          <w:sz w:val="18"/>
          <w:rPrChange w:id="3818" w:author="Author">
            <w:rPr/>
          </w:rPrChange>
        </w:rPr>
        <w:t>reactiv</w:t>
      </w:r>
      <w:proofErr w:type="spellEnd"/>
      <w:r w:rsidR="008D070A" w:rsidRPr="003D36FB">
        <w:rPr>
          <w:sz w:val="18"/>
          <w:rPrChange w:id="3819" w:author="Author">
            <w:rPr/>
          </w:rPrChange>
        </w:rPr>
        <w:t>” and “reactive” are started in that order, results may come back in a different order as shown below:</w:t>
      </w:r>
      <w:r w:rsidR="008D070A" w:rsidRPr="003D36FB">
        <w:rPr>
          <w:sz w:val="18"/>
          <w:rPrChange w:id="3820" w:author="Author">
            <w:rPr/>
          </w:rPrChange>
        </w:rPr>
        <w:br/>
      </w:r>
      <w:r w:rsidR="008D070A" w:rsidRPr="003D36FB">
        <w:rPr>
          <w:sz w:val="18"/>
          <w:rPrChange w:id="3821" w:author="Author">
            <w:rPr/>
          </w:rPrChange>
        </w:rPr>
        <w:br/>
      </w:r>
      <w:r w:rsidR="008D070A" w:rsidRPr="003D36FB">
        <w:rPr>
          <w:noProof/>
          <w:sz w:val="18"/>
          <w:rPrChange w:id="3822" w:author="Author">
            <w:rPr>
              <w:noProof/>
            </w:rPr>
          </w:rPrChange>
        </w:rPr>
        <w:drawing>
          <wp:inline distT="0" distB="0" distL="0" distR="0" wp14:anchorId="53BD7B9B" wp14:editId="273BC7F2">
            <wp:extent cx="1792224" cy="1065615"/>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91715" cy="1065312"/>
                    </a:xfrm>
                    <a:prstGeom prst="rect">
                      <a:avLst/>
                    </a:prstGeom>
                    <a:noFill/>
                    <a:ln>
                      <a:noFill/>
                    </a:ln>
                  </pic:spPr>
                </pic:pic>
              </a:graphicData>
            </a:graphic>
          </wp:inline>
        </w:drawing>
      </w:r>
      <w:r w:rsidR="003E53D0" w:rsidRPr="003D36FB">
        <w:rPr>
          <w:sz w:val="18"/>
          <w:rPrChange w:id="3823" w:author="Author">
            <w:rPr/>
          </w:rPrChange>
        </w:rPr>
        <w:br/>
      </w:r>
    </w:p>
    <w:p w:rsidR="004069EC" w:rsidRPr="003D36FB" w:rsidDel="003D36FB" w:rsidRDefault="008D070A" w:rsidP="003D36FB">
      <w:pPr>
        <w:autoSpaceDE w:val="0"/>
        <w:autoSpaceDN w:val="0"/>
        <w:adjustRightInd w:val="0"/>
        <w:spacing w:after="0" w:line="240" w:lineRule="auto"/>
        <w:rPr>
          <w:del w:id="3824" w:author="Author"/>
          <w:b/>
          <w:sz w:val="18"/>
          <w:rPrChange w:id="3825" w:author="Author">
            <w:rPr>
              <w:del w:id="3826" w:author="Author"/>
              <w:b/>
            </w:rPr>
          </w:rPrChange>
        </w:rPr>
        <w:pPrChange w:id="3827" w:author="Author">
          <w:pPr>
            <w:autoSpaceDE w:val="0"/>
            <w:autoSpaceDN w:val="0"/>
            <w:adjustRightInd w:val="0"/>
            <w:spacing w:after="0" w:line="240" w:lineRule="auto"/>
          </w:pPr>
        </w:pPrChange>
      </w:pPr>
      <w:r w:rsidRPr="003D36FB">
        <w:rPr>
          <w:b/>
          <w:sz w:val="18"/>
          <w:rPrChange w:id="3828" w:author="Author">
            <w:rPr>
              <w:b/>
            </w:rPr>
          </w:rPrChange>
        </w:rPr>
        <w:t xml:space="preserve">Conclusion:  </w:t>
      </w:r>
      <w:r w:rsidR="00A63554" w:rsidRPr="003D36FB">
        <w:rPr>
          <w:sz w:val="18"/>
          <w:rPrChange w:id="3829" w:author="Author">
            <w:rPr/>
          </w:rPrChange>
        </w:rPr>
        <w:t xml:space="preserve">Wrapping the omnipresent but hard to use asynchronous method pattern in an observable sequence is easy </w:t>
      </w:r>
      <w:r w:rsidR="00044CEE" w:rsidRPr="003D36FB">
        <w:rPr>
          <w:sz w:val="18"/>
          <w:rPrChange w:id="3830" w:author="Author">
            <w:rPr/>
          </w:rPrChange>
        </w:rPr>
        <w:t xml:space="preserve">with </w:t>
      </w:r>
      <w:r w:rsidR="00A63554" w:rsidRPr="003D36FB">
        <w:rPr>
          <w:sz w:val="18"/>
          <w:rPrChange w:id="3831" w:author="Author">
            <w:rPr/>
          </w:rPrChange>
        </w:rPr>
        <w:t xml:space="preserve">the </w:t>
      </w:r>
      <w:proofErr w:type="spellStart"/>
      <w:r w:rsidR="00A63554" w:rsidRPr="003D36FB">
        <w:rPr>
          <w:sz w:val="18"/>
          <w:rPrChange w:id="3832" w:author="Author">
            <w:rPr/>
          </w:rPrChange>
        </w:rPr>
        <w:t>FromAsyncPattern</w:t>
      </w:r>
      <w:proofErr w:type="spellEnd"/>
      <w:r w:rsidR="00A63554" w:rsidRPr="003D36FB">
        <w:rPr>
          <w:sz w:val="18"/>
          <w:rPrChange w:id="3833" w:author="Author">
            <w:rPr/>
          </w:rPrChange>
        </w:rPr>
        <w:t xml:space="preserve"> method.</w:t>
      </w:r>
      <w:r w:rsidR="00EA4664" w:rsidRPr="003D36FB">
        <w:rPr>
          <w:sz w:val="18"/>
          <w:rPrChange w:id="3834" w:author="Author">
            <w:rPr/>
          </w:rPrChange>
        </w:rPr>
        <w:t xml:space="preserve"> Specifying the Begin and End method pair, one gets back a function that can be called to obtain an observable sequence provid</w:t>
      </w:r>
      <w:r w:rsidR="00044CEE" w:rsidRPr="003D36FB">
        <w:rPr>
          <w:sz w:val="18"/>
          <w:rPrChange w:id="3835" w:author="Author">
            <w:rPr/>
          </w:rPrChange>
        </w:rPr>
        <w:t>ing</w:t>
      </w:r>
      <w:r w:rsidR="00EA4664" w:rsidRPr="003D36FB">
        <w:rPr>
          <w:sz w:val="18"/>
          <w:rPrChange w:id="3836" w:author="Author">
            <w:rPr/>
          </w:rPrChange>
        </w:rPr>
        <w:t xml:space="preserve"> the results in an asynchronous manner. Using this technique, we illustrated how to wrap a WCF proxy’s asynchronous method to call a dictionary service. Finally, we pinpointed a couple of asynchronous computing </w:t>
      </w:r>
      <w:r w:rsidR="00044CEE" w:rsidRPr="003D36FB">
        <w:rPr>
          <w:sz w:val="18"/>
          <w:rPrChange w:id="3837" w:author="Author">
            <w:rPr/>
          </w:rPrChange>
        </w:rPr>
        <w:t xml:space="preserve">caveats </w:t>
      </w:r>
      <w:r w:rsidR="00EA4664" w:rsidRPr="003D36FB">
        <w:rPr>
          <w:sz w:val="18"/>
          <w:rPrChange w:id="3838" w:author="Author">
            <w:rPr/>
          </w:rPrChange>
        </w:rPr>
        <w:t>such as errors and timing issues.</w:t>
      </w:r>
      <w:r w:rsidR="00044CEE" w:rsidRPr="003D36FB">
        <w:rPr>
          <w:sz w:val="18"/>
          <w:rPrChange w:id="3839" w:author="Author">
            <w:rPr/>
          </w:rPrChange>
        </w:rPr>
        <w:t xml:space="preserve"> Both of those will be tacked in the next exercise.</w:t>
      </w:r>
    </w:p>
    <w:p w:rsidR="00CF2644" w:rsidRPr="003D36FB" w:rsidRDefault="00CF2644" w:rsidP="003D36FB">
      <w:pPr>
        <w:autoSpaceDE w:val="0"/>
        <w:autoSpaceDN w:val="0"/>
        <w:adjustRightInd w:val="0"/>
        <w:spacing w:after="0" w:line="240" w:lineRule="auto"/>
        <w:rPr>
          <w:rFonts w:asciiTheme="majorHAnsi" w:eastAsiaTheme="majorEastAsia" w:hAnsiTheme="majorHAnsi" w:cstheme="majorBidi"/>
          <w:b/>
          <w:bCs/>
          <w:szCs w:val="28"/>
          <w:rPrChange w:id="3840" w:author="Author">
            <w:rPr>
              <w:rFonts w:asciiTheme="majorHAnsi" w:eastAsiaTheme="majorEastAsia" w:hAnsiTheme="majorHAnsi" w:cstheme="majorBidi"/>
              <w:b/>
              <w:bCs/>
              <w:sz w:val="28"/>
              <w:szCs w:val="28"/>
            </w:rPr>
          </w:rPrChange>
        </w:rPr>
        <w:pPrChange w:id="3841" w:author="Author">
          <w:pPr/>
        </w:pPrChange>
      </w:pPr>
      <w:del w:id="3842" w:author="Author">
        <w:r w:rsidRPr="003D36FB" w:rsidDel="003D36FB">
          <w:rPr>
            <w:sz w:val="18"/>
            <w:rPrChange w:id="3843" w:author="Author">
              <w:rPr/>
            </w:rPrChange>
          </w:rPr>
          <w:br w:type="page"/>
        </w:r>
      </w:del>
    </w:p>
    <w:p w:rsidR="004069EC" w:rsidRPr="003D36FB" w:rsidRDefault="004069EC" w:rsidP="004069EC">
      <w:pPr>
        <w:pStyle w:val="Heading1"/>
        <w:rPr>
          <w:sz w:val="22"/>
          <w:rPrChange w:id="3844" w:author="Author">
            <w:rPr/>
          </w:rPrChange>
        </w:rPr>
      </w:pPr>
      <w:r w:rsidRPr="003D36FB">
        <w:rPr>
          <w:sz w:val="22"/>
          <w:rPrChange w:id="3845" w:author="Author">
            <w:rPr/>
          </w:rPrChange>
        </w:rPr>
        <w:t xml:space="preserve">Exercise 8 – </w:t>
      </w:r>
      <w:proofErr w:type="spellStart"/>
      <w:r w:rsidRPr="003D36FB">
        <w:rPr>
          <w:sz w:val="22"/>
          <w:rPrChange w:id="3846" w:author="Author">
            <w:rPr/>
          </w:rPrChange>
        </w:rPr>
        <w:t>SelectMany</w:t>
      </w:r>
      <w:proofErr w:type="spellEnd"/>
      <w:r w:rsidRPr="003D36FB">
        <w:rPr>
          <w:sz w:val="22"/>
          <w:rPrChange w:id="3847" w:author="Author">
            <w:rPr/>
          </w:rPrChange>
        </w:rPr>
        <w:t>: the Zen of composition</w:t>
      </w:r>
    </w:p>
    <w:p w:rsidR="00EA4664" w:rsidRPr="003D36FB" w:rsidRDefault="00EA4664" w:rsidP="00CE24F1">
      <w:pPr>
        <w:rPr>
          <w:sz w:val="18"/>
          <w:rPrChange w:id="3848" w:author="Author">
            <w:rPr/>
          </w:rPrChange>
        </w:rPr>
      </w:pPr>
      <w:r w:rsidRPr="003D36FB">
        <w:rPr>
          <w:b/>
          <w:sz w:val="18"/>
          <w:rPrChange w:id="3849" w:author="Author">
            <w:rPr>
              <w:b/>
            </w:rPr>
          </w:rPrChange>
        </w:rPr>
        <w:t xml:space="preserve">Objective:  </w:t>
      </w:r>
      <w:r w:rsidR="00B66108" w:rsidRPr="003D36FB">
        <w:rPr>
          <w:sz w:val="18"/>
          <w:rPrChange w:id="3850" w:author="Author">
            <w:rPr/>
          </w:rPrChange>
        </w:rPr>
        <w:t>With a tamed input sequence and a bridge function for an asynchronous web service call, we</w:t>
      </w:r>
      <w:r w:rsidR="000A0BB3" w:rsidRPr="003D36FB">
        <w:rPr>
          <w:sz w:val="18"/>
          <w:rPrChange w:id="3851" w:author="Author">
            <w:rPr/>
          </w:rPrChange>
        </w:rPr>
        <w:t>’re</w:t>
      </w:r>
      <w:r w:rsidR="00B66108" w:rsidRPr="003D36FB">
        <w:rPr>
          <w:sz w:val="18"/>
          <w:rPrChange w:id="3852" w:author="Author">
            <w:rPr/>
          </w:rPrChange>
        </w:rPr>
        <w:t xml:space="preserve"> ready to </w:t>
      </w:r>
      <w:r w:rsidR="000A0BB3" w:rsidRPr="003D36FB">
        <w:rPr>
          <w:sz w:val="18"/>
          <w:rPrChange w:id="3853" w:author="Author">
            <w:rPr/>
          </w:rPrChange>
        </w:rPr>
        <w:t>glue together both pieces into a single application</w:t>
      </w:r>
      <w:r w:rsidR="00B66108" w:rsidRPr="003D36FB">
        <w:rPr>
          <w:sz w:val="18"/>
          <w:rPrChange w:id="3854" w:author="Author">
            <w:rPr/>
          </w:rPrChange>
        </w:rPr>
        <w:t>. For every term entered by the user, we want to reach out to the service to obtain word suggestions.</w:t>
      </w:r>
      <w:r w:rsidR="00C37E6B" w:rsidRPr="003D36FB">
        <w:rPr>
          <w:sz w:val="18"/>
          <w:rPrChange w:id="3855" w:author="Author">
            <w:rPr/>
          </w:rPrChange>
        </w:rPr>
        <w:t xml:space="preserve"> In doing so, we’ll have to make sure to deal with potential out-of-order arrival of results</w:t>
      </w:r>
      <w:r w:rsidR="003E53D0" w:rsidRPr="003D36FB">
        <w:rPr>
          <w:sz w:val="18"/>
          <w:rPrChange w:id="3856" w:author="Author">
            <w:rPr/>
          </w:rPrChange>
        </w:rPr>
        <w:t xml:space="preserve"> as exposed in the previous exercise</w:t>
      </w:r>
      <w:r w:rsidR="00C37E6B" w:rsidRPr="003D36FB">
        <w:rPr>
          <w:sz w:val="18"/>
          <w:rPrChange w:id="3857" w:author="Author">
            <w:rPr/>
          </w:rPrChange>
        </w:rPr>
        <w:t>.</w:t>
      </w:r>
    </w:p>
    <w:p w:rsidR="000A0BB3" w:rsidRPr="003D36FB" w:rsidRDefault="000A0BB3" w:rsidP="000A0BB3">
      <w:pPr>
        <w:pStyle w:val="ListParagraph"/>
        <w:numPr>
          <w:ilvl w:val="0"/>
          <w:numId w:val="15"/>
        </w:numPr>
        <w:autoSpaceDE w:val="0"/>
        <w:autoSpaceDN w:val="0"/>
        <w:adjustRightInd w:val="0"/>
        <w:spacing w:after="0" w:line="240" w:lineRule="auto"/>
        <w:rPr>
          <w:sz w:val="18"/>
          <w:rPrChange w:id="3858" w:author="Author">
            <w:rPr/>
          </w:rPrChange>
        </w:rPr>
      </w:pPr>
      <w:r w:rsidRPr="003D36FB">
        <w:rPr>
          <w:sz w:val="18"/>
          <w:rPrChange w:id="3859" w:author="Author">
            <w:rPr/>
          </w:rPrChange>
        </w:rPr>
        <w:t xml:space="preserve">First, we’ll extend the application’s UI to include a </w:t>
      </w:r>
      <w:proofErr w:type="spellStart"/>
      <w:r w:rsidRPr="003D36FB">
        <w:rPr>
          <w:sz w:val="18"/>
          <w:rPrChange w:id="3860" w:author="Author">
            <w:rPr/>
          </w:rPrChange>
        </w:rPr>
        <w:t>ListBox</w:t>
      </w:r>
      <w:proofErr w:type="spellEnd"/>
      <w:r w:rsidRPr="003D36FB">
        <w:rPr>
          <w:sz w:val="18"/>
          <w:rPrChange w:id="3861" w:author="Author">
            <w:rPr/>
          </w:rPrChange>
        </w:rPr>
        <w:t xml:space="preserve"> control that will be populated with the results that come back from the web service. Depending on the reader’s preferences, a UI designer can be used or the following code can be pasted in the Main method:</w:t>
      </w:r>
      <w:r w:rsidRPr="003D36FB">
        <w:rPr>
          <w:sz w:val="18"/>
          <w:rPrChange w:id="3862" w:author="Author">
            <w:rPr/>
          </w:rPrChange>
        </w:rPr>
        <w:br/>
      </w:r>
      <w:r w:rsidRPr="003D36FB">
        <w:rPr>
          <w:sz w:val="18"/>
          <w:rPrChange w:id="3863" w:author="Author">
            <w:rPr/>
          </w:rPrChange>
        </w:rPr>
        <w:br/>
      </w:r>
      <w:r w:rsidRPr="003D36FB">
        <w:rPr>
          <w:rFonts w:ascii="Consolas" w:hAnsi="Consolas" w:cs="Consolas"/>
          <w:sz w:val="16"/>
          <w:szCs w:val="19"/>
          <w:rPrChange w:id="3864" w:author="Author">
            <w:rPr>
              <w:rFonts w:ascii="Consolas" w:hAnsi="Consolas" w:cs="Consolas"/>
              <w:sz w:val="19"/>
              <w:szCs w:val="19"/>
            </w:rPr>
          </w:rPrChange>
        </w:rPr>
        <w:t xml:space="preserve">    </w:t>
      </w:r>
      <w:proofErr w:type="spellStart"/>
      <w:r w:rsidRPr="003D36FB">
        <w:rPr>
          <w:rFonts w:ascii="Consolas" w:hAnsi="Consolas" w:cs="Consolas"/>
          <w:color w:val="0000FF"/>
          <w:sz w:val="16"/>
          <w:szCs w:val="19"/>
          <w:rPrChange w:id="3865" w:author="Author">
            <w:rPr>
              <w:rFonts w:ascii="Consolas" w:hAnsi="Consolas" w:cs="Consolas"/>
              <w:color w:val="0000FF"/>
              <w:sz w:val="19"/>
              <w:szCs w:val="19"/>
            </w:rPr>
          </w:rPrChange>
        </w:rPr>
        <w:t>var</w:t>
      </w:r>
      <w:proofErr w:type="spellEnd"/>
      <w:r w:rsidRPr="003D36FB">
        <w:rPr>
          <w:rFonts w:ascii="Consolas" w:hAnsi="Consolas" w:cs="Consolas"/>
          <w:sz w:val="16"/>
          <w:szCs w:val="19"/>
          <w:rPrChange w:id="3866" w:author="Author">
            <w:rPr>
              <w:rFonts w:ascii="Consolas" w:hAnsi="Consolas" w:cs="Consolas"/>
              <w:sz w:val="19"/>
              <w:szCs w:val="19"/>
            </w:rPr>
          </w:rPrChange>
        </w:rPr>
        <w:t xml:space="preserve"> txt = </w:t>
      </w:r>
      <w:r w:rsidRPr="003D36FB">
        <w:rPr>
          <w:rFonts w:ascii="Consolas" w:hAnsi="Consolas" w:cs="Consolas"/>
          <w:color w:val="0000FF"/>
          <w:sz w:val="16"/>
          <w:szCs w:val="19"/>
          <w:rPrChange w:id="3867" w:author="Author">
            <w:rPr>
              <w:rFonts w:ascii="Consolas" w:hAnsi="Consolas" w:cs="Consolas"/>
              <w:color w:val="0000FF"/>
              <w:sz w:val="19"/>
              <w:szCs w:val="19"/>
            </w:rPr>
          </w:rPrChange>
        </w:rPr>
        <w:t>new</w:t>
      </w:r>
      <w:r w:rsidRPr="003D36FB">
        <w:rPr>
          <w:rFonts w:ascii="Consolas" w:hAnsi="Consolas" w:cs="Consolas"/>
          <w:sz w:val="16"/>
          <w:szCs w:val="19"/>
          <w:rPrChange w:id="3868" w:author="Author">
            <w:rPr>
              <w:rFonts w:ascii="Consolas" w:hAnsi="Consolas" w:cs="Consolas"/>
              <w:sz w:val="19"/>
              <w:szCs w:val="19"/>
            </w:rPr>
          </w:rPrChange>
        </w:rPr>
        <w:t xml:space="preserve"> </w:t>
      </w:r>
      <w:proofErr w:type="spellStart"/>
      <w:r w:rsidRPr="003D36FB">
        <w:rPr>
          <w:rFonts w:ascii="Consolas" w:hAnsi="Consolas" w:cs="Consolas"/>
          <w:color w:val="2B91AF"/>
          <w:sz w:val="16"/>
          <w:szCs w:val="19"/>
          <w:rPrChange w:id="3869" w:author="Author">
            <w:rPr>
              <w:rFonts w:ascii="Consolas" w:hAnsi="Consolas" w:cs="Consolas"/>
              <w:color w:val="2B91AF"/>
              <w:sz w:val="19"/>
              <w:szCs w:val="19"/>
            </w:rPr>
          </w:rPrChange>
        </w:rPr>
        <w:t>TextBox</w:t>
      </w:r>
      <w:proofErr w:type="spellEnd"/>
      <w:r w:rsidRPr="003D36FB">
        <w:rPr>
          <w:rFonts w:ascii="Consolas" w:hAnsi="Consolas" w:cs="Consolas"/>
          <w:sz w:val="16"/>
          <w:szCs w:val="19"/>
          <w:rPrChange w:id="3870" w:author="Author">
            <w:rPr>
              <w:rFonts w:ascii="Consolas" w:hAnsi="Consolas" w:cs="Consolas"/>
              <w:sz w:val="19"/>
              <w:szCs w:val="19"/>
            </w:rPr>
          </w:rPrChange>
        </w:rPr>
        <w:t>();</w:t>
      </w:r>
      <w:r w:rsidRPr="003D36FB">
        <w:rPr>
          <w:rFonts w:ascii="Consolas" w:hAnsi="Consolas" w:cs="Consolas"/>
          <w:sz w:val="16"/>
          <w:szCs w:val="19"/>
          <w:rPrChange w:id="3871" w:author="Author">
            <w:rPr>
              <w:rFonts w:ascii="Consolas" w:hAnsi="Consolas" w:cs="Consolas"/>
              <w:sz w:val="19"/>
              <w:szCs w:val="19"/>
            </w:rPr>
          </w:rPrChange>
        </w:rPr>
        <w:br/>
        <w:t xml:space="preserve">    </w:t>
      </w:r>
      <w:proofErr w:type="spellStart"/>
      <w:r w:rsidRPr="003D36FB">
        <w:rPr>
          <w:rFonts w:ascii="Consolas" w:hAnsi="Consolas" w:cs="Consolas"/>
          <w:color w:val="0000FF"/>
          <w:sz w:val="16"/>
          <w:szCs w:val="19"/>
          <w:rPrChange w:id="3872" w:author="Author">
            <w:rPr>
              <w:rFonts w:ascii="Consolas" w:hAnsi="Consolas" w:cs="Consolas"/>
              <w:color w:val="0000FF"/>
              <w:sz w:val="19"/>
              <w:szCs w:val="19"/>
            </w:rPr>
          </w:rPrChange>
        </w:rPr>
        <w:t>var</w:t>
      </w:r>
      <w:proofErr w:type="spellEnd"/>
      <w:r w:rsidRPr="003D36FB">
        <w:rPr>
          <w:rFonts w:ascii="Consolas" w:hAnsi="Consolas" w:cs="Consolas"/>
          <w:sz w:val="16"/>
          <w:szCs w:val="19"/>
          <w:rPrChange w:id="3873" w:author="Author">
            <w:rPr>
              <w:rFonts w:ascii="Consolas" w:hAnsi="Consolas" w:cs="Consolas"/>
              <w:sz w:val="19"/>
              <w:szCs w:val="19"/>
            </w:rPr>
          </w:rPrChange>
        </w:rPr>
        <w:t xml:space="preserve"> </w:t>
      </w:r>
      <w:proofErr w:type="spellStart"/>
      <w:r w:rsidRPr="003D36FB">
        <w:rPr>
          <w:rFonts w:ascii="Consolas" w:hAnsi="Consolas" w:cs="Consolas"/>
          <w:sz w:val="16"/>
          <w:szCs w:val="19"/>
          <w:rPrChange w:id="3874" w:author="Author">
            <w:rPr>
              <w:rFonts w:ascii="Consolas" w:hAnsi="Consolas" w:cs="Consolas"/>
              <w:sz w:val="19"/>
              <w:szCs w:val="19"/>
            </w:rPr>
          </w:rPrChange>
        </w:rPr>
        <w:t>lst</w:t>
      </w:r>
      <w:proofErr w:type="spellEnd"/>
      <w:r w:rsidRPr="003D36FB">
        <w:rPr>
          <w:rFonts w:ascii="Consolas" w:hAnsi="Consolas" w:cs="Consolas"/>
          <w:sz w:val="16"/>
          <w:szCs w:val="19"/>
          <w:rPrChange w:id="3875" w:author="Author">
            <w:rPr>
              <w:rFonts w:ascii="Consolas" w:hAnsi="Consolas" w:cs="Consolas"/>
              <w:sz w:val="19"/>
              <w:szCs w:val="19"/>
            </w:rPr>
          </w:rPrChange>
        </w:rPr>
        <w:t xml:space="preserve"> = </w:t>
      </w:r>
      <w:r w:rsidRPr="003D36FB">
        <w:rPr>
          <w:rFonts w:ascii="Consolas" w:hAnsi="Consolas" w:cs="Consolas"/>
          <w:color w:val="0000FF"/>
          <w:sz w:val="16"/>
          <w:szCs w:val="19"/>
          <w:rPrChange w:id="3876" w:author="Author">
            <w:rPr>
              <w:rFonts w:ascii="Consolas" w:hAnsi="Consolas" w:cs="Consolas"/>
              <w:color w:val="0000FF"/>
              <w:sz w:val="19"/>
              <w:szCs w:val="19"/>
            </w:rPr>
          </w:rPrChange>
        </w:rPr>
        <w:t>new</w:t>
      </w:r>
      <w:r w:rsidRPr="003D36FB">
        <w:rPr>
          <w:rFonts w:ascii="Consolas" w:hAnsi="Consolas" w:cs="Consolas"/>
          <w:sz w:val="16"/>
          <w:szCs w:val="19"/>
          <w:rPrChange w:id="3877" w:author="Author">
            <w:rPr>
              <w:rFonts w:ascii="Consolas" w:hAnsi="Consolas" w:cs="Consolas"/>
              <w:sz w:val="19"/>
              <w:szCs w:val="19"/>
            </w:rPr>
          </w:rPrChange>
        </w:rPr>
        <w:t xml:space="preserve"> </w:t>
      </w:r>
      <w:proofErr w:type="spellStart"/>
      <w:r w:rsidRPr="003D36FB">
        <w:rPr>
          <w:rFonts w:ascii="Consolas" w:hAnsi="Consolas" w:cs="Consolas"/>
          <w:color w:val="2B91AF"/>
          <w:sz w:val="16"/>
          <w:szCs w:val="19"/>
          <w:rPrChange w:id="3878" w:author="Author">
            <w:rPr>
              <w:rFonts w:ascii="Consolas" w:hAnsi="Consolas" w:cs="Consolas"/>
              <w:color w:val="2B91AF"/>
              <w:sz w:val="19"/>
              <w:szCs w:val="19"/>
            </w:rPr>
          </w:rPrChange>
        </w:rPr>
        <w:t>ListBox</w:t>
      </w:r>
      <w:proofErr w:type="spellEnd"/>
      <w:r w:rsidRPr="003D36FB">
        <w:rPr>
          <w:rFonts w:ascii="Consolas" w:hAnsi="Consolas" w:cs="Consolas"/>
          <w:sz w:val="16"/>
          <w:szCs w:val="19"/>
          <w:rPrChange w:id="3879" w:author="Author">
            <w:rPr>
              <w:rFonts w:ascii="Consolas" w:hAnsi="Consolas" w:cs="Consolas"/>
              <w:sz w:val="19"/>
              <w:szCs w:val="19"/>
            </w:rPr>
          </w:rPrChange>
        </w:rPr>
        <w:t xml:space="preserve"> { Top = </w:t>
      </w:r>
      <w:proofErr w:type="spellStart"/>
      <w:r w:rsidRPr="003D36FB">
        <w:rPr>
          <w:rFonts w:ascii="Consolas" w:hAnsi="Consolas" w:cs="Consolas"/>
          <w:sz w:val="16"/>
          <w:szCs w:val="19"/>
          <w:rPrChange w:id="3880" w:author="Author">
            <w:rPr>
              <w:rFonts w:ascii="Consolas" w:hAnsi="Consolas" w:cs="Consolas"/>
              <w:sz w:val="19"/>
              <w:szCs w:val="19"/>
            </w:rPr>
          </w:rPrChange>
        </w:rPr>
        <w:t>txt.Height</w:t>
      </w:r>
      <w:proofErr w:type="spellEnd"/>
      <w:r w:rsidRPr="003D36FB">
        <w:rPr>
          <w:rFonts w:ascii="Consolas" w:hAnsi="Consolas" w:cs="Consolas"/>
          <w:sz w:val="16"/>
          <w:szCs w:val="19"/>
          <w:rPrChange w:id="3881" w:author="Author">
            <w:rPr>
              <w:rFonts w:ascii="Consolas" w:hAnsi="Consolas" w:cs="Consolas"/>
              <w:sz w:val="19"/>
              <w:szCs w:val="19"/>
            </w:rPr>
          </w:rPrChange>
        </w:rPr>
        <w:t xml:space="preserve"> + 10 };</w:t>
      </w:r>
      <w:r w:rsidRPr="003D36FB">
        <w:rPr>
          <w:rFonts w:ascii="Consolas" w:hAnsi="Consolas" w:cs="Consolas"/>
          <w:sz w:val="16"/>
          <w:szCs w:val="19"/>
          <w:rPrChange w:id="3882" w:author="Author">
            <w:rPr>
              <w:rFonts w:ascii="Consolas" w:hAnsi="Consolas" w:cs="Consolas"/>
              <w:sz w:val="19"/>
              <w:szCs w:val="19"/>
            </w:rPr>
          </w:rPrChange>
        </w:rPr>
        <w:br/>
        <w:t xml:space="preserve">    </w:t>
      </w:r>
      <w:proofErr w:type="spellStart"/>
      <w:r w:rsidRPr="003D36FB">
        <w:rPr>
          <w:rFonts w:ascii="Consolas" w:hAnsi="Consolas" w:cs="Consolas"/>
          <w:color w:val="0000FF"/>
          <w:sz w:val="16"/>
          <w:szCs w:val="19"/>
          <w:rPrChange w:id="3883" w:author="Author">
            <w:rPr>
              <w:rFonts w:ascii="Consolas" w:hAnsi="Consolas" w:cs="Consolas"/>
              <w:color w:val="0000FF"/>
              <w:sz w:val="19"/>
              <w:szCs w:val="19"/>
            </w:rPr>
          </w:rPrChange>
        </w:rPr>
        <w:t>var</w:t>
      </w:r>
      <w:proofErr w:type="spellEnd"/>
      <w:r w:rsidRPr="003D36FB">
        <w:rPr>
          <w:rFonts w:ascii="Consolas" w:hAnsi="Consolas" w:cs="Consolas"/>
          <w:sz w:val="16"/>
          <w:szCs w:val="19"/>
          <w:rPrChange w:id="3884" w:author="Author">
            <w:rPr>
              <w:rFonts w:ascii="Consolas" w:hAnsi="Consolas" w:cs="Consolas"/>
              <w:sz w:val="19"/>
              <w:szCs w:val="19"/>
            </w:rPr>
          </w:rPrChange>
        </w:rPr>
        <w:t xml:space="preserve"> </w:t>
      </w:r>
      <w:proofErr w:type="spellStart"/>
      <w:r w:rsidRPr="003D36FB">
        <w:rPr>
          <w:rFonts w:ascii="Consolas" w:hAnsi="Consolas" w:cs="Consolas"/>
          <w:sz w:val="16"/>
          <w:szCs w:val="19"/>
          <w:rPrChange w:id="3885" w:author="Author">
            <w:rPr>
              <w:rFonts w:ascii="Consolas" w:hAnsi="Consolas" w:cs="Consolas"/>
              <w:sz w:val="19"/>
              <w:szCs w:val="19"/>
            </w:rPr>
          </w:rPrChange>
        </w:rPr>
        <w:t>frm</w:t>
      </w:r>
      <w:proofErr w:type="spellEnd"/>
      <w:r w:rsidRPr="003D36FB">
        <w:rPr>
          <w:rFonts w:ascii="Consolas" w:hAnsi="Consolas" w:cs="Consolas"/>
          <w:sz w:val="16"/>
          <w:szCs w:val="19"/>
          <w:rPrChange w:id="3886" w:author="Author">
            <w:rPr>
              <w:rFonts w:ascii="Consolas" w:hAnsi="Consolas" w:cs="Consolas"/>
              <w:sz w:val="19"/>
              <w:szCs w:val="19"/>
            </w:rPr>
          </w:rPrChange>
        </w:rPr>
        <w:t xml:space="preserve"> = </w:t>
      </w:r>
      <w:r w:rsidRPr="003D36FB">
        <w:rPr>
          <w:rFonts w:ascii="Consolas" w:hAnsi="Consolas" w:cs="Consolas"/>
          <w:color w:val="0000FF"/>
          <w:sz w:val="16"/>
          <w:szCs w:val="19"/>
          <w:rPrChange w:id="3887" w:author="Author">
            <w:rPr>
              <w:rFonts w:ascii="Consolas" w:hAnsi="Consolas" w:cs="Consolas"/>
              <w:color w:val="0000FF"/>
              <w:sz w:val="19"/>
              <w:szCs w:val="19"/>
            </w:rPr>
          </w:rPrChange>
        </w:rPr>
        <w:t>new</w:t>
      </w:r>
      <w:r w:rsidRPr="003D36FB">
        <w:rPr>
          <w:rFonts w:ascii="Consolas" w:hAnsi="Consolas" w:cs="Consolas"/>
          <w:sz w:val="16"/>
          <w:szCs w:val="19"/>
          <w:rPrChange w:id="3888" w:author="Author">
            <w:rPr>
              <w:rFonts w:ascii="Consolas" w:hAnsi="Consolas" w:cs="Consolas"/>
              <w:sz w:val="19"/>
              <w:szCs w:val="19"/>
            </w:rPr>
          </w:rPrChange>
        </w:rPr>
        <w:t xml:space="preserve"> </w:t>
      </w:r>
      <w:r w:rsidRPr="003D36FB">
        <w:rPr>
          <w:rFonts w:ascii="Consolas" w:hAnsi="Consolas" w:cs="Consolas"/>
          <w:color w:val="2B91AF"/>
          <w:sz w:val="16"/>
          <w:szCs w:val="19"/>
          <w:rPrChange w:id="3889" w:author="Author">
            <w:rPr>
              <w:rFonts w:ascii="Consolas" w:hAnsi="Consolas" w:cs="Consolas"/>
              <w:color w:val="2B91AF"/>
              <w:sz w:val="19"/>
              <w:szCs w:val="19"/>
            </w:rPr>
          </w:rPrChange>
        </w:rPr>
        <w:t xml:space="preserve">Form </w:t>
      </w:r>
      <w:r w:rsidRPr="003D36FB">
        <w:rPr>
          <w:rFonts w:ascii="Consolas" w:hAnsi="Consolas" w:cs="Consolas"/>
          <w:sz w:val="16"/>
          <w:szCs w:val="19"/>
          <w:rPrChange w:id="3890" w:author="Author">
            <w:rPr>
              <w:rFonts w:ascii="Consolas" w:hAnsi="Consolas" w:cs="Consolas"/>
              <w:sz w:val="19"/>
              <w:szCs w:val="19"/>
            </w:rPr>
          </w:rPrChange>
        </w:rPr>
        <w:t>{</w:t>
      </w:r>
      <w:r w:rsidRPr="003D36FB">
        <w:rPr>
          <w:rFonts w:ascii="Consolas" w:hAnsi="Consolas" w:cs="Consolas"/>
          <w:sz w:val="16"/>
          <w:szCs w:val="19"/>
          <w:rPrChange w:id="3891" w:author="Author">
            <w:rPr>
              <w:rFonts w:ascii="Consolas" w:hAnsi="Consolas" w:cs="Consolas"/>
              <w:sz w:val="19"/>
              <w:szCs w:val="19"/>
            </w:rPr>
          </w:rPrChange>
        </w:rPr>
        <w:br/>
        <w:t xml:space="preserve">        Controls = { txt, </w:t>
      </w:r>
      <w:proofErr w:type="spellStart"/>
      <w:r w:rsidRPr="003D36FB">
        <w:rPr>
          <w:rFonts w:ascii="Consolas" w:hAnsi="Consolas" w:cs="Consolas"/>
          <w:sz w:val="16"/>
          <w:szCs w:val="19"/>
          <w:rPrChange w:id="3892" w:author="Author">
            <w:rPr>
              <w:rFonts w:ascii="Consolas" w:hAnsi="Consolas" w:cs="Consolas"/>
              <w:sz w:val="19"/>
              <w:szCs w:val="19"/>
            </w:rPr>
          </w:rPrChange>
        </w:rPr>
        <w:t>lst</w:t>
      </w:r>
      <w:proofErr w:type="spellEnd"/>
      <w:r w:rsidRPr="003D36FB">
        <w:rPr>
          <w:rFonts w:ascii="Consolas" w:hAnsi="Consolas" w:cs="Consolas"/>
          <w:sz w:val="16"/>
          <w:szCs w:val="19"/>
          <w:rPrChange w:id="3893" w:author="Author">
            <w:rPr>
              <w:rFonts w:ascii="Consolas" w:hAnsi="Consolas" w:cs="Consolas"/>
              <w:sz w:val="19"/>
              <w:szCs w:val="19"/>
            </w:rPr>
          </w:rPrChange>
        </w:rPr>
        <w:t xml:space="preserve"> }</w:t>
      </w:r>
      <w:r w:rsidRPr="003D36FB">
        <w:rPr>
          <w:rFonts w:ascii="Consolas" w:hAnsi="Consolas" w:cs="Consolas"/>
          <w:sz w:val="16"/>
          <w:szCs w:val="19"/>
          <w:rPrChange w:id="3894" w:author="Author">
            <w:rPr>
              <w:rFonts w:ascii="Consolas" w:hAnsi="Consolas" w:cs="Consolas"/>
              <w:sz w:val="19"/>
              <w:szCs w:val="19"/>
            </w:rPr>
          </w:rPrChange>
        </w:rPr>
        <w:br/>
        <w:t xml:space="preserve">    };</w:t>
      </w:r>
      <w:r w:rsidR="0020002E" w:rsidRPr="003D36FB">
        <w:rPr>
          <w:rFonts w:ascii="Consolas" w:hAnsi="Consolas" w:cs="Consolas"/>
          <w:sz w:val="16"/>
          <w:szCs w:val="19"/>
          <w:rPrChange w:id="3895" w:author="Author">
            <w:rPr>
              <w:rFonts w:ascii="Consolas" w:hAnsi="Consolas" w:cs="Consolas"/>
              <w:sz w:val="19"/>
              <w:szCs w:val="19"/>
            </w:rPr>
          </w:rPrChange>
        </w:rPr>
        <w:br/>
      </w:r>
      <w:r w:rsidRPr="003D36FB">
        <w:rPr>
          <w:rFonts w:ascii="Consolas" w:hAnsi="Consolas" w:cs="Consolas"/>
          <w:sz w:val="16"/>
          <w:szCs w:val="19"/>
          <w:rPrChange w:id="3896" w:author="Author">
            <w:rPr>
              <w:rFonts w:ascii="Consolas" w:hAnsi="Consolas" w:cs="Consolas"/>
              <w:sz w:val="19"/>
              <w:szCs w:val="19"/>
            </w:rPr>
          </w:rPrChange>
        </w:rPr>
        <w:br/>
      </w:r>
      <w:r w:rsidRPr="003D36FB">
        <w:rPr>
          <w:sz w:val="18"/>
          <w:rPrChange w:id="3897" w:author="Author">
            <w:rPr/>
          </w:rPrChange>
        </w:rPr>
        <w:t xml:space="preserve">Assuming the </w:t>
      </w:r>
      <w:proofErr w:type="spellStart"/>
      <w:r w:rsidRPr="003D36FB">
        <w:rPr>
          <w:sz w:val="18"/>
          <w:rPrChange w:id="3898" w:author="Author">
            <w:rPr/>
          </w:rPrChange>
        </w:rPr>
        <w:t>Application.Run</w:t>
      </w:r>
      <w:proofErr w:type="spellEnd"/>
      <w:r w:rsidRPr="003D36FB">
        <w:rPr>
          <w:sz w:val="18"/>
          <w:rPrChange w:id="3899" w:author="Author">
            <w:rPr/>
          </w:rPrChange>
        </w:rPr>
        <w:t xml:space="preserve"> call is still in place, the following UI should be displayed:</w:t>
      </w:r>
      <w:r w:rsidRPr="003D36FB">
        <w:rPr>
          <w:sz w:val="18"/>
          <w:rPrChange w:id="3900" w:author="Author">
            <w:rPr/>
          </w:rPrChange>
        </w:rPr>
        <w:br/>
      </w:r>
      <w:r w:rsidRPr="003D36FB">
        <w:rPr>
          <w:noProof/>
          <w:sz w:val="18"/>
          <w:rPrChange w:id="3901" w:author="Author">
            <w:rPr>
              <w:noProof/>
            </w:rPr>
          </w:rPrChange>
        </w:rPr>
        <w:drawing>
          <wp:inline distT="0" distB="0" distL="0" distR="0" wp14:anchorId="089DAE67" wp14:editId="24384CC2">
            <wp:extent cx="1775637" cy="1594884"/>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r="37918" b="44238"/>
                    <a:stretch/>
                  </pic:blipFill>
                  <pic:spPr bwMode="auto">
                    <a:xfrm>
                      <a:off x="0" y="0"/>
                      <a:ext cx="1773987" cy="1593402"/>
                    </a:xfrm>
                    <a:prstGeom prst="rect">
                      <a:avLst/>
                    </a:prstGeom>
                    <a:ln>
                      <a:noFill/>
                    </a:ln>
                    <a:extLst>
                      <a:ext uri="{53640926-AAD7-44D8-BBD7-CCE9431645EC}">
                        <a14:shadowObscured xmlns:a14="http://schemas.microsoft.com/office/drawing/2010/main"/>
                      </a:ext>
                    </a:extLst>
                  </pic:spPr>
                </pic:pic>
              </a:graphicData>
            </a:graphic>
          </wp:inline>
        </w:drawing>
      </w:r>
      <w:r w:rsidRPr="003D36FB">
        <w:rPr>
          <w:sz w:val="18"/>
          <w:rPrChange w:id="3902" w:author="Author">
            <w:rPr/>
          </w:rPrChange>
        </w:rPr>
        <w:br/>
      </w:r>
    </w:p>
    <w:p w:rsidR="000A0BB3" w:rsidRPr="003D36FB" w:rsidRDefault="00522467" w:rsidP="000A0BB3">
      <w:pPr>
        <w:pStyle w:val="ListParagraph"/>
        <w:numPr>
          <w:ilvl w:val="0"/>
          <w:numId w:val="15"/>
        </w:numPr>
        <w:autoSpaceDE w:val="0"/>
        <w:autoSpaceDN w:val="0"/>
        <w:adjustRightInd w:val="0"/>
        <w:spacing w:after="0" w:line="240" w:lineRule="auto"/>
        <w:rPr>
          <w:rFonts w:ascii="Consolas" w:hAnsi="Consolas" w:cs="Consolas"/>
          <w:sz w:val="16"/>
          <w:szCs w:val="19"/>
          <w:rPrChange w:id="3903" w:author="Author">
            <w:rPr>
              <w:rFonts w:ascii="Consolas" w:hAnsi="Consolas" w:cs="Consolas"/>
              <w:sz w:val="19"/>
              <w:szCs w:val="19"/>
            </w:rPr>
          </w:rPrChange>
        </w:rPr>
      </w:pPr>
      <w:r w:rsidRPr="003D36FB">
        <w:rPr>
          <w:b/>
          <w:noProof/>
          <w:sz w:val="18"/>
          <w:rPrChange w:id="3904" w:author="Author">
            <w:rPr>
              <w:b/>
              <w:noProof/>
            </w:rPr>
          </w:rPrChange>
        </w:rPr>
        <w:drawing>
          <wp:anchor distT="0" distB="0" distL="114300" distR="114300" simplePos="0" relativeHeight="251703296" behindDoc="0" locked="0" layoutInCell="1" allowOverlap="1" wp14:anchorId="3370BAE1" wp14:editId="06BE163E">
            <wp:simplePos x="0" y="0"/>
            <wp:positionH relativeFrom="column">
              <wp:posOffset>-182880</wp:posOffset>
            </wp:positionH>
            <wp:positionV relativeFrom="paragraph">
              <wp:posOffset>1901190</wp:posOffset>
            </wp:positionV>
            <wp:extent cx="603504" cy="539496"/>
            <wp:effectExtent l="0" t="0" r="6350" b="0"/>
            <wp:wrapNone/>
            <wp:docPr id="66" name="Picture 66"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3504" cy="539496"/>
                    </a:xfrm>
                    <a:prstGeom prst="rect">
                      <a:avLst/>
                    </a:prstGeom>
                    <a:noFill/>
                    <a:ln>
                      <a:noFill/>
                    </a:ln>
                  </pic:spPr>
                </pic:pic>
              </a:graphicData>
            </a:graphic>
            <wp14:sizeRelH relativeFrom="page">
              <wp14:pctWidth>0</wp14:pctWidth>
            </wp14:sizeRelH>
            <wp14:sizeRelV relativeFrom="page">
              <wp14:pctHeight>0</wp14:pctHeight>
            </wp14:sizeRelV>
          </wp:anchor>
        </w:drawing>
      </w:r>
      <w:r w:rsidR="000A0BB3" w:rsidRPr="003D36FB">
        <w:rPr>
          <w:sz w:val="18"/>
          <w:rPrChange w:id="3905" w:author="Author">
            <w:rPr/>
          </w:rPrChange>
        </w:rPr>
        <w:t>Also restore the following piece of code that’s used to obtain user input in a throttled and free-of-duplicates manner:</w:t>
      </w:r>
      <w:r w:rsidR="000A0BB3" w:rsidRPr="003D36FB">
        <w:rPr>
          <w:sz w:val="18"/>
          <w:rPrChange w:id="3906" w:author="Author">
            <w:rPr/>
          </w:rPrChange>
        </w:rPr>
        <w:br/>
      </w:r>
      <w:r w:rsidR="000A0BB3" w:rsidRPr="003D36FB">
        <w:rPr>
          <w:sz w:val="18"/>
          <w:rPrChange w:id="3907" w:author="Author">
            <w:rPr/>
          </w:rPrChange>
        </w:rPr>
        <w:br/>
      </w:r>
      <w:r w:rsidR="000A0BB3" w:rsidRPr="003D36FB">
        <w:rPr>
          <w:rFonts w:ascii="Consolas" w:hAnsi="Consolas" w:cs="Consolas"/>
          <w:sz w:val="16"/>
          <w:szCs w:val="19"/>
          <w:rPrChange w:id="3908" w:author="Author">
            <w:rPr>
              <w:rFonts w:ascii="Consolas" w:hAnsi="Consolas" w:cs="Consolas"/>
              <w:sz w:val="19"/>
              <w:szCs w:val="19"/>
            </w:rPr>
          </w:rPrChange>
        </w:rPr>
        <w:t xml:space="preserve">    </w:t>
      </w:r>
      <w:proofErr w:type="spellStart"/>
      <w:r w:rsidR="000A0BB3" w:rsidRPr="003D36FB">
        <w:rPr>
          <w:rFonts w:ascii="Consolas" w:hAnsi="Consolas" w:cs="Consolas"/>
          <w:color w:val="0000FF"/>
          <w:sz w:val="16"/>
          <w:szCs w:val="19"/>
          <w:rPrChange w:id="3909" w:author="Author">
            <w:rPr>
              <w:rFonts w:ascii="Consolas" w:hAnsi="Consolas" w:cs="Consolas"/>
              <w:color w:val="0000FF"/>
              <w:sz w:val="19"/>
              <w:szCs w:val="19"/>
            </w:rPr>
          </w:rPrChange>
        </w:rPr>
        <w:t>var</w:t>
      </w:r>
      <w:proofErr w:type="spellEnd"/>
      <w:r w:rsidR="000A0BB3" w:rsidRPr="003D36FB">
        <w:rPr>
          <w:rFonts w:ascii="Consolas" w:hAnsi="Consolas" w:cs="Consolas"/>
          <w:sz w:val="16"/>
          <w:szCs w:val="19"/>
          <w:rPrChange w:id="3910" w:author="Author">
            <w:rPr>
              <w:rFonts w:ascii="Consolas" w:hAnsi="Consolas" w:cs="Consolas"/>
              <w:sz w:val="19"/>
              <w:szCs w:val="19"/>
            </w:rPr>
          </w:rPrChange>
        </w:rPr>
        <w:t xml:space="preserve"> input = (</w:t>
      </w:r>
      <w:r w:rsidR="000A0BB3" w:rsidRPr="003D36FB">
        <w:rPr>
          <w:rFonts w:ascii="Consolas" w:hAnsi="Consolas" w:cs="Consolas"/>
          <w:color w:val="0000FF"/>
          <w:sz w:val="16"/>
          <w:szCs w:val="19"/>
          <w:rPrChange w:id="3911" w:author="Author">
            <w:rPr>
              <w:rFonts w:ascii="Consolas" w:hAnsi="Consolas" w:cs="Consolas"/>
              <w:color w:val="0000FF"/>
              <w:sz w:val="19"/>
              <w:szCs w:val="19"/>
            </w:rPr>
          </w:rPrChange>
        </w:rPr>
        <w:t>from</w:t>
      </w:r>
      <w:r w:rsidR="000A0BB3" w:rsidRPr="003D36FB">
        <w:rPr>
          <w:rFonts w:ascii="Consolas" w:hAnsi="Consolas" w:cs="Consolas"/>
          <w:sz w:val="16"/>
          <w:szCs w:val="19"/>
          <w:rPrChange w:id="3912" w:author="Author">
            <w:rPr>
              <w:rFonts w:ascii="Consolas" w:hAnsi="Consolas" w:cs="Consolas"/>
              <w:sz w:val="19"/>
              <w:szCs w:val="19"/>
            </w:rPr>
          </w:rPrChange>
        </w:rPr>
        <w:t xml:space="preserve"> </w:t>
      </w:r>
      <w:proofErr w:type="spellStart"/>
      <w:r w:rsidR="000A0BB3" w:rsidRPr="003D36FB">
        <w:rPr>
          <w:rFonts w:ascii="Consolas" w:hAnsi="Consolas" w:cs="Consolas"/>
          <w:sz w:val="16"/>
          <w:szCs w:val="19"/>
          <w:rPrChange w:id="3913" w:author="Author">
            <w:rPr>
              <w:rFonts w:ascii="Consolas" w:hAnsi="Consolas" w:cs="Consolas"/>
              <w:sz w:val="19"/>
              <w:szCs w:val="19"/>
            </w:rPr>
          </w:rPrChange>
        </w:rPr>
        <w:t>evt</w:t>
      </w:r>
      <w:proofErr w:type="spellEnd"/>
      <w:r w:rsidR="000A0BB3" w:rsidRPr="003D36FB">
        <w:rPr>
          <w:rFonts w:ascii="Consolas" w:hAnsi="Consolas" w:cs="Consolas"/>
          <w:sz w:val="16"/>
          <w:szCs w:val="19"/>
          <w:rPrChange w:id="3914" w:author="Author">
            <w:rPr>
              <w:rFonts w:ascii="Consolas" w:hAnsi="Consolas" w:cs="Consolas"/>
              <w:sz w:val="19"/>
              <w:szCs w:val="19"/>
            </w:rPr>
          </w:rPrChange>
        </w:rPr>
        <w:t xml:space="preserve"> </w:t>
      </w:r>
      <w:r w:rsidR="000A0BB3" w:rsidRPr="003D36FB">
        <w:rPr>
          <w:rFonts w:ascii="Consolas" w:hAnsi="Consolas" w:cs="Consolas"/>
          <w:color w:val="0000FF"/>
          <w:sz w:val="16"/>
          <w:szCs w:val="19"/>
          <w:rPrChange w:id="3915" w:author="Author">
            <w:rPr>
              <w:rFonts w:ascii="Consolas" w:hAnsi="Consolas" w:cs="Consolas"/>
              <w:color w:val="0000FF"/>
              <w:sz w:val="19"/>
              <w:szCs w:val="19"/>
            </w:rPr>
          </w:rPrChange>
        </w:rPr>
        <w:t>in</w:t>
      </w:r>
      <w:r w:rsidR="000A0BB3" w:rsidRPr="003D36FB">
        <w:rPr>
          <w:rFonts w:ascii="Consolas" w:hAnsi="Consolas" w:cs="Consolas"/>
          <w:sz w:val="16"/>
          <w:szCs w:val="19"/>
          <w:rPrChange w:id="3916" w:author="Author">
            <w:rPr>
              <w:rFonts w:ascii="Consolas" w:hAnsi="Consolas" w:cs="Consolas"/>
              <w:sz w:val="19"/>
              <w:szCs w:val="19"/>
            </w:rPr>
          </w:rPrChange>
        </w:rPr>
        <w:t xml:space="preserve"> </w:t>
      </w:r>
      <w:proofErr w:type="spellStart"/>
      <w:r w:rsidR="000A0BB3" w:rsidRPr="003D36FB">
        <w:rPr>
          <w:rFonts w:ascii="Consolas" w:hAnsi="Consolas" w:cs="Consolas"/>
          <w:color w:val="2B91AF"/>
          <w:sz w:val="16"/>
          <w:szCs w:val="19"/>
          <w:rPrChange w:id="3917" w:author="Author">
            <w:rPr>
              <w:rFonts w:ascii="Consolas" w:hAnsi="Consolas" w:cs="Consolas"/>
              <w:color w:val="2B91AF"/>
              <w:sz w:val="19"/>
              <w:szCs w:val="19"/>
            </w:rPr>
          </w:rPrChange>
        </w:rPr>
        <w:t>Observable</w:t>
      </w:r>
      <w:r w:rsidR="000A0BB3" w:rsidRPr="003D36FB">
        <w:rPr>
          <w:rFonts w:ascii="Consolas" w:hAnsi="Consolas" w:cs="Consolas"/>
          <w:sz w:val="16"/>
          <w:szCs w:val="19"/>
          <w:rPrChange w:id="3918" w:author="Author">
            <w:rPr>
              <w:rFonts w:ascii="Consolas" w:hAnsi="Consolas" w:cs="Consolas"/>
              <w:sz w:val="19"/>
              <w:szCs w:val="19"/>
            </w:rPr>
          </w:rPrChange>
        </w:rPr>
        <w:t>.FromEvent</w:t>
      </w:r>
      <w:ins w:id="3919" w:author="Author">
        <w:r w:rsidR="00DB6307" w:rsidRPr="003D36FB">
          <w:rPr>
            <w:rFonts w:ascii="Consolas" w:hAnsi="Consolas" w:cs="Consolas"/>
            <w:sz w:val="16"/>
            <w:szCs w:val="19"/>
            <w:rPrChange w:id="3920" w:author="Author">
              <w:rPr>
                <w:rFonts w:ascii="Consolas" w:hAnsi="Consolas" w:cs="Consolas"/>
                <w:sz w:val="19"/>
                <w:szCs w:val="19"/>
              </w:rPr>
            </w:rPrChange>
          </w:rPr>
          <w:t>Pattern</w:t>
        </w:r>
      </w:ins>
      <w:proofErr w:type="spellEnd"/>
      <w:r w:rsidR="000A0BB3" w:rsidRPr="003D36FB">
        <w:rPr>
          <w:rFonts w:ascii="Consolas" w:hAnsi="Consolas" w:cs="Consolas"/>
          <w:sz w:val="16"/>
          <w:szCs w:val="19"/>
          <w:rPrChange w:id="3921" w:author="Author">
            <w:rPr>
              <w:rFonts w:ascii="Consolas" w:hAnsi="Consolas" w:cs="Consolas"/>
              <w:sz w:val="19"/>
              <w:szCs w:val="19"/>
            </w:rPr>
          </w:rPrChange>
        </w:rPr>
        <w:t xml:space="preserve">(txt, </w:t>
      </w:r>
      <w:r w:rsidR="000A0BB3" w:rsidRPr="003D36FB">
        <w:rPr>
          <w:rFonts w:ascii="Consolas" w:hAnsi="Consolas" w:cs="Consolas"/>
          <w:color w:val="A31515"/>
          <w:sz w:val="16"/>
          <w:szCs w:val="19"/>
          <w:rPrChange w:id="3922" w:author="Author">
            <w:rPr>
              <w:rFonts w:ascii="Consolas" w:hAnsi="Consolas" w:cs="Consolas"/>
              <w:color w:val="A31515"/>
              <w:sz w:val="19"/>
              <w:szCs w:val="19"/>
            </w:rPr>
          </w:rPrChange>
        </w:rPr>
        <w:t>"</w:t>
      </w:r>
      <w:proofErr w:type="spellStart"/>
      <w:r w:rsidR="000A0BB3" w:rsidRPr="003D36FB">
        <w:rPr>
          <w:rFonts w:ascii="Consolas" w:hAnsi="Consolas" w:cs="Consolas"/>
          <w:color w:val="A31515"/>
          <w:sz w:val="16"/>
          <w:szCs w:val="19"/>
          <w:rPrChange w:id="3923" w:author="Author">
            <w:rPr>
              <w:rFonts w:ascii="Consolas" w:hAnsi="Consolas" w:cs="Consolas"/>
              <w:color w:val="A31515"/>
              <w:sz w:val="19"/>
              <w:szCs w:val="19"/>
            </w:rPr>
          </w:rPrChange>
        </w:rPr>
        <w:t>TextChanged</w:t>
      </w:r>
      <w:proofErr w:type="spellEnd"/>
      <w:r w:rsidR="000A0BB3" w:rsidRPr="003D36FB">
        <w:rPr>
          <w:rFonts w:ascii="Consolas" w:hAnsi="Consolas" w:cs="Consolas"/>
          <w:color w:val="A31515"/>
          <w:sz w:val="16"/>
          <w:szCs w:val="19"/>
          <w:rPrChange w:id="3924" w:author="Author">
            <w:rPr>
              <w:rFonts w:ascii="Consolas" w:hAnsi="Consolas" w:cs="Consolas"/>
              <w:color w:val="A31515"/>
              <w:sz w:val="19"/>
              <w:szCs w:val="19"/>
            </w:rPr>
          </w:rPrChange>
        </w:rPr>
        <w:t>"</w:t>
      </w:r>
      <w:r w:rsidR="000A0BB3" w:rsidRPr="003D36FB">
        <w:rPr>
          <w:rFonts w:ascii="Consolas" w:hAnsi="Consolas" w:cs="Consolas"/>
          <w:sz w:val="16"/>
          <w:szCs w:val="19"/>
          <w:rPrChange w:id="3925" w:author="Author">
            <w:rPr>
              <w:rFonts w:ascii="Consolas" w:hAnsi="Consolas" w:cs="Consolas"/>
              <w:sz w:val="19"/>
              <w:szCs w:val="19"/>
            </w:rPr>
          </w:rPrChange>
        </w:rPr>
        <w:t>)</w:t>
      </w:r>
      <w:r w:rsidR="000A0BB3" w:rsidRPr="003D36FB">
        <w:rPr>
          <w:rFonts w:ascii="Consolas" w:hAnsi="Consolas" w:cs="Consolas"/>
          <w:sz w:val="16"/>
          <w:szCs w:val="19"/>
          <w:rPrChange w:id="3926" w:author="Author">
            <w:rPr>
              <w:rFonts w:ascii="Consolas" w:hAnsi="Consolas" w:cs="Consolas"/>
              <w:sz w:val="19"/>
              <w:szCs w:val="19"/>
            </w:rPr>
          </w:rPrChange>
        </w:rPr>
        <w:br/>
        <w:t xml:space="preserve">                 </w:t>
      </w:r>
      <w:r w:rsidR="000A0BB3" w:rsidRPr="003D36FB">
        <w:rPr>
          <w:rFonts w:ascii="Consolas" w:hAnsi="Consolas" w:cs="Consolas"/>
          <w:color w:val="0000FF"/>
          <w:sz w:val="16"/>
          <w:szCs w:val="19"/>
          <w:rPrChange w:id="3927" w:author="Author">
            <w:rPr>
              <w:rFonts w:ascii="Consolas" w:hAnsi="Consolas" w:cs="Consolas"/>
              <w:color w:val="0000FF"/>
              <w:sz w:val="19"/>
              <w:szCs w:val="19"/>
            </w:rPr>
          </w:rPrChange>
        </w:rPr>
        <w:t>select</w:t>
      </w:r>
      <w:r w:rsidR="000A0BB3" w:rsidRPr="003D36FB">
        <w:rPr>
          <w:rFonts w:ascii="Consolas" w:hAnsi="Consolas" w:cs="Consolas"/>
          <w:sz w:val="16"/>
          <w:szCs w:val="19"/>
          <w:rPrChange w:id="3928" w:author="Author">
            <w:rPr>
              <w:rFonts w:ascii="Consolas" w:hAnsi="Consolas" w:cs="Consolas"/>
              <w:sz w:val="19"/>
              <w:szCs w:val="19"/>
            </w:rPr>
          </w:rPrChange>
        </w:rPr>
        <w:t xml:space="preserve"> ((</w:t>
      </w:r>
      <w:proofErr w:type="spellStart"/>
      <w:r w:rsidR="000A0BB3" w:rsidRPr="003D36FB">
        <w:rPr>
          <w:rFonts w:ascii="Consolas" w:hAnsi="Consolas" w:cs="Consolas"/>
          <w:color w:val="2B91AF"/>
          <w:sz w:val="16"/>
          <w:szCs w:val="19"/>
          <w:rPrChange w:id="3929" w:author="Author">
            <w:rPr>
              <w:rFonts w:ascii="Consolas" w:hAnsi="Consolas" w:cs="Consolas"/>
              <w:color w:val="2B91AF"/>
              <w:sz w:val="19"/>
              <w:szCs w:val="19"/>
            </w:rPr>
          </w:rPrChange>
        </w:rPr>
        <w:t>TextBox</w:t>
      </w:r>
      <w:proofErr w:type="spellEnd"/>
      <w:r w:rsidR="000A0BB3" w:rsidRPr="003D36FB">
        <w:rPr>
          <w:rFonts w:ascii="Consolas" w:hAnsi="Consolas" w:cs="Consolas"/>
          <w:sz w:val="16"/>
          <w:szCs w:val="19"/>
          <w:rPrChange w:id="3930" w:author="Author">
            <w:rPr>
              <w:rFonts w:ascii="Consolas" w:hAnsi="Consolas" w:cs="Consolas"/>
              <w:sz w:val="19"/>
              <w:szCs w:val="19"/>
            </w:rPr>
          </w:rPrChange>
        </w:rPr>
        <w:t>)</w:t>
      </w:r>
      <w:proofErr w:type="spellStart"/>
      <w:r w:rsidR="000A0BB3" w:rsidRPr="003D36FB">
        <w:rPr>
          <w:rFonts w:ascii="Consolas" w:hAnsi="Consolas" w:cs="Consolas"/>
          <w:sz w:val="16"/>
          <w:szCs w:val="19"/>
          <w:rPrChange w:id="3931" w:author="Author">
            <w:rPr>
              <w:rFonts w:ascii="Consolas" w:hAnsi="Consolas" w:cs="Consolas"/>
              <w:sz w:val="19"/>
              <w:szCs w:val="19"/>
            </w:rPr>
          </w:rPrChange>
        </w:rPr>
        <w:t>evt.Sender</w:t>
      </w:r>
      <w:proofErr w:type="spellEnd"/>
      <w:r w:rsidR="000A0BB3" w:rsidRPr="003D36FB">
        <w:rPr>
          <w:rFonts w:ascii="Consolas" w:hAnsi="Consolas" w:cs="Consolas"/>
          <w:sz w:val="16"/>
          <w:szCs w:val="19"/>
          <w:rPrChange w:id="3932" w:author="Author">
            <w:rPr>
              <w:rFonts w:ascii="Consolas" w:hAnsi="Consolas" w:cs="Consolas"/>
              <w:sz w:val="19"/>
              <w:szCs w:val="19"/>
            </w:rPr>
          </w:rPrChange>
        </w:rPr>
        <w:t>).Text)</w:t>
      </w:r>
      <w:r w:rsidR="000A0BB3" w:rsidRPr="003D36FB">
        <w:rPr>
          <w:rFonts w:ascii="Consolas" w:hAnsi="Consolas" w:cs="Consolas"/>
          <w:sz w:val="16"/>
          <w:szCs w:val="19"/>
          <w:rPrChange w:id="3933" w:author="Author">
            <w:rPr>
              <w:rFonts w:ascii="Consolas" w:hAnsi="Consolas" w:cs="Consolas"/>
              <w:sz w:val="19"/>
              <w:szCs w:val="19"/>
            </w:rPr>
          </w:rPrChange>
        </w:rPr>
        <w:br/>
        <w:t xml:space="preserve">                .Throttle(</w:t>
      </w:r>
      <w:proofErr w:type="spellStart"/>
      <w:r w:rsidR="000A0BB3" w:rsidRPr="003D36FB">
        <w:rPr>
          <w:rFonts w:ascii="Consolas" w:hAnsi="Consolas" w:cs="Consolas"/>
          <w:color w:val="2B91AF"/>
          <w:sz w:val="16"/>
          <w:szCs w:val="19"/>
          <w:rPrChange w:id="3934" w:author="Author">
            <w:rPr>
              <w:rFonts w:ascii="Consolas" w:hAnsi="Consolas" w:cs="Consolas"/>
              <w:color w:val="2B91AF"/>
              <w:sz w:val="19"/>
              <w:szCs w:val="19"/>
            </w:rPr>
          </w:rPrChange>
        </w:rPr>
        <w:t>TimeSpan</w:t>
      </w:r>
      <w:r w:rsidR="000A0BB3" w:rsidRPr="003D36FB">
        <w:rPr>
          <w:rFonts w:ascii="Consolas" w:hAnsi="Consolas" w:cs="Consolas"/>
          <w:sz w:val="16"/>
          <w:szCs w:val="19"/>
          <w:rPrChange w:id="3935" w:author="Author">
            <w:rPr>
              <w:rFonts w:ascii="Consolas" w:hAnsi="Consolas" w:cs="Consolas"/>
              <w:sz w:val="19"/>
              <w:szCs w:val="19"/>
            </w:rPr>
          </w:rPrChange>
        </w:rPr>
        <w:t>.FromSeconds</w:t>
      </w:r>
      <w:proofErr w:type="spellEnd"/>
      <w:r w:rsidR="000A0BB3" w:rsidRPr="003D36FB">
        <w:rPr>
          <w:rFonts w:ascii="Consolas" w:hAnsi="Consolas" w:cs="Consolas"/>
          <w:sz w:val="16"/>
          <w:szCs w:val="19"/>
          <w:rPrChange w:id="3936" w:author="Author">
            <w:rPr>
              <w:rFonts w:ascii="Consolas" w:hAnsi="Consolas" w:cs="Consolas"/>
              <w:sz w:val="19"/>
              <w:szCs w:val="19"/>
            </w:rPr>
          </w:rPrChange>
        </w:rPr>
        <w:t>(1))</w:t>
      </w:r>
      <w:r w:rsidR="00BE7DF8" w:rsidRPr="003D36FB">
        <w:rPr>
          <w:rFonts w:ascii="Consolas" w:hAnsi="Consolas" w:cs="Consolas"/>
          <w:sz w:val="16"/>
          <w:szCs w:val="19"/>
          <w:rPrChange w:id="3937" w:author="Author">
            <w:rPr>
              <w:rFonts w:ascii="Consolas" w:hAnsi="Consolas" w:cs="Consolas"/>
              <w:sz w:val="19"/>
              <w:szCs w:val="19"/>
            </w:rPr>
          </w:rPrChange>
        </w:rPr>
        <w:br/>
        <w:t xml:space="preserve">                .</w:t>
      </w:r>
      <w:proofErr w:type="spellStart"/>
      <w:r w:rsidR="00BE7DF8" w:rsidRPr="003D36FB">
        <w:rPr>
          <w:rFonts w:ascii="Consolas" w:hAnsi="Consolas" w:cs="Consolas"/>
          <w:sz w:val="16"/>
          <w:szCs w:val="19"/>
          <w:rPrChange w:id="3938" w:author="Author">
            <w:rPr>
              <w:rFonts w:ascii="Consolas" w:hAnsi="Consolas" w:cs="Consolas"/>
              <w:sz w:val="19"/>
              <w:szCs w:val="19"/>
            </w:rPr>
          </w:rPrChange>
        </w:rPr>
        <w:t>DistinctUntilChanged</w:t>
      </w:r>
      <w:proofErr w:type="spellEnd"/>
      <w:r w:rsidR="00BE7DF8" w:rsidRPr="003D36FB">
        <w:rPr>
          <w:rFonts w:ascii="Consolas" w:hAnsi="Consolas" w:cs="Consolas"/>
          <w:sz w:val="16"/>
          <w:szCs w:val="19"/>
          <w:rPrChange w:id="3939" w:author="Author">
            <w:rPr>
              <w:rFonts w:ascii="Consolas" w:hAnsi="Consolas" w:cs="Consolas"/>
              <w:sz w:val="19"/>
              <w:szCs w:val="19"/>
            </w:rPr>
          </w:rPrChange>
        </w:rPr>
        <w:t>()</w:t>
      </w:r>
      <w:r w:rsidR="00BE7DF8" w:rsidRPr="003D36FB">
        <w:rPr>
          <w:rFonts w:ascii="Consolas" w:hAnsi="Consolas" w:cs="Consolas"/>
          <w:sz w:val="16"/>
          <w:szCs w:val="19"/>
          <w:rPrChange w:id="3940" w:author="Author">
            <w:rPr>
              <w:rFonts w:ascii="Consolas" w:hAnsi="Consolas" w:cs="Consolas"/>
              <w:sz w:val="19"/>
              <w:szCs w:val="19"/>
            </w:rPr>
          </w:rPrChange>
        </w:rPr>
        <w:br/>
      </w:r>
      <w:r w:rsidR="000A0BB3" w:rsidRPr="003D36FB">
        <w:rPr>
          <w:rFonts w:ascii="Consolas" w:hAnsi="Consolas" w:cs="Consolas"/>
          <w:sz w:val="16"/>
          <w:szCs w:val="19"/>
          <w:rPrChange w:id="3941" w:author="Author">
            <w:rPr>
              <w:rFonts w:ascii="Consolas" w:hAnsi="Consolas" w:cs="Consolas"/>
              <w:sz w:val="19"/>
              <w:szCs w:val="19"/>
            </w:rPr>
          </w:rPrChange>
        </w:rPr>
        <w:t xml:space="preserve">                </w:t>
      </w:r>
      <w:r w:rsidR="000A0BB3" w:rsidRPr="003D36FB">
        <w:rPr>
          <w:rFonts w:ascii="Consolas" w:hAnsi="Consolas" w:cs="Consolas"/>
          <w:sz w:val="16"/>
          <w:szCs w:val="19"/>
          <w:highlight w:val="yellow"/>
          <w:rPrChange w:id="3942" w:author="Author">
            <w:rPr>
              <w:rFonts w:ascii="Consolas" w:hAnsi="Consolas" w:cs="Consolas"/>
              <w:sz w:val="19"/>
              <w:szCs w:val="19"/>
              <w:highlight w:val="yellow"/>
            </w:rPr>
          </w:rPrChange>
        </w:rPr>
        <w:t>.Do(</w:t>
      </w:r>
      <w:r w:rsidR="00203ED9" w:rsidRPr="003D36FB">
        <w:rPr>
          <w:rFonts w:ascii="Consolas" w:hAnsi="Consolas" w:cs="Consolas"/>
          <w:sz w:val="16"/>
          <w:szCs w:val="19"/>
          <w:highlight w:val="yellow"/>
          <w:rPrChange w:id="3943" w:author="Author">
            <w:rPr>
              <w:rFonts w:ascii="Consolas" w:hAnsi="Consolas" w:cs="Consolas"/>
              <w:sz w:val="19"/>
              <w:szCs w:val="19"/>
              <w:highlight w:val="yellow"/>
            </w:rPr>
          </w:rPrChange>
        </w:rPr>
        <w:t xml:space="preserve">x =&gt; </w:t>
      </w:r>
      <w:proofErr w:type="spellStart"/>
      <w:r w:rsidR="000A0BB3" w:rsidRPr="003D36FB">
        <w:rPr>
          <w:rFonts w:ascii="Consolas" w:hAnsi="Consolas" w:cs="Consolas"/>
          <w:color w:val="2B91AF"/>
          <w:sz w:val="16"/>
          <w:szCs w:val="19"/>
          <w:highlight w:val="yellow"/>
          <w:rPrChange w:id="3944" w:author="Author">
            <w:rPr>
              <w:rFonts w:ascii="Consolas" w:hAnsi="Consolas" w:cs="Consolas"/>
              <w:color w:val="2B91AF"/>
              <w:sz w:val="19"/>
              <w:szCs w:val="19"/>
              <w:highlight w:val="yellow"/>
            </w:rPr>
          </w:rPrChange>
        </w:rPr>
        <w:t>Console</w:t>
      </w:r>
      <w:r w:rsidR="000A0BB3" w:rsidRPr="003D36FB">
        <w:rPr>
          <w:rFonts w:ascii="Consolas" w:hAnsi="Consolas" w:cs="Consolas"/>
          <w:sz w:val="16"/>
          <w:szCs w:val="19"/>
          <w:highlight w:val="yellow"/>
          <w:rPrChange w:id="3945" w:author="Author">
            <w:rPr>
              <w:rFonts w:ascii="Consolas" w:hAnsi="Consolas" w:cs="Consolas"/>
              <w:sz w:val="19"/>
              <w:szCs w:val="19"/>
              <w:highlight w:val="yellow"/>
            </w:rPr>
          </w:rPrChange>
        </w:rPr>
        <w:t>.WriteLine</w:t>
      </w:r>
      <w:proofErr w:type="spellEnd"/>
      <w:r w:rsidR="00203ED9" w:rsidRPr="003D36FB">
        <w:rPr>
          <w:rFonts w:ascii="Consolas" w:hAnsi="Consolas" w:cs="Consolas"/>
          <w:sz w:val="16"/>
          <w:szCs w:val="19"/>
          <w:highlight w:val="yellow"/>
          <w:rPrChange w:id="3946" w:author="Author">
            <w:rPr>
              <w:rFonts w:ascii="Consolas" w:hAnsi="Consolas" w:cs="Consolas"/>
              <w:sz w:val="19"/>
              <w:szCs w:val="19"/>
              <w:highlight w:val="yellow"/>
            </w:rPr>
          </w:rPrChange>
        </w:rPr>
        <w:t>(x)</w:t>
      </w:r>
      <w:r w:rsidR="000A0BB3" w:rsidRPr="003D36FB">
        <w:rPr>
          <w:rFonts w:ascii="Consolas" w:hAnsi="Consolas" w:cs="Consolas"/>
          <w:sz w:val="16"/>
          <w:szCs w:val="19"/>
          <w:highlight w:val="yellow"/>
          <w:rPrChange w:id="3947" w:author="Author">
            <w:rPr>
              <w:rFonts w:ascii="Consolas" w:hAnsi="Consolas" w:cs="Consolas"/>
              <w:sz w:val="19"/>
              <w:szCs w:val="19"/>
              <w:highlight w:val="yellow"/>
            </w:rPr>
          </w:rPrChange>
        </w:rPr>
        <w:t>)</w:t>
      </w:r>
      <w:r w:rsidR="000A0BB3" w:rsidRPr="003D36FB">
        <w:rPr>
          <w:rFonts w:ascii="Consolas" w:hAnsi="Consolas" w:cs="Consolas"/>
          <w:sz w:val="16"/>
          <w:szCs w:val="19"/>
          <w:rPrChange w:id="3948" w:author="Author">
            <w:rPr>
              <w:rFonts w:ascii="Consolas" w:hAnsi="Consolas" w:cs="Consolas"/>
              <w:sz w:val="19"/>
              <w:szCs w:val="19"/>
            </w:rPr>
          </w:rPrChange>
        </w:rPr>
        <w:t>;</w:t>
      </w:r>
      <w:r w:rsidR="000A0BB3" w:rsidRPr="003D36FB">
        <w:rPr>
          <w:rFonts w:ascii="Consolas" w:hAnsi="Consolas" w:cs="Consolas"/>
          <w:sz w:val="16"/>
          <w:szCs w:val="19"/>
          <w:rPrChange w:id="3949" w:author="Author">
            <w:rPr>
              <w:rFonts w:ascii="Consolas" w:hAnsi="Consolas" w:cs="Consolas"/>
              <w:sz w:val="19"/>
              <w:szCs w:val="19"/>
            </w:rPr>
          </w:rPrChange>
        </w:rPr>
        <w:br/>
      </w:r>
      <w:r w:rsidR="000A0BB3" w:rsidRPr="003D36FB">
        <w:rPr>
          <w:rFonts w:ascii="Consolas" w:hAnsi="Consolas" w:cs="Consolas"/>
          <w:sz w:val="16"/>
          <w:szCs w:val="19"/>
          <w:rPrChange w:id="3950" w:author="Author">
            <w:rPr>
              <w:rFonts w:ascii="Consolas" w:hAnsi="Consolas" w:cs="Consolas"/>
              <w:sz w:val="19"/>
              <w:szCs w:val="19"/>
            </w:rPr>
          </w:rPrChange>
        </w:rPr>
        <w:br/>
      </w:r>
      <w:r w:rsidR="000A0BB3" w:rsidRPr="003D36FB">
        <w:rPr>
          <w:sz w:val="18"/>
          <w:rPrChange w:id="3951" w:author="Author">
            <w:rPr/>
          </w:rPrChange>
        </w:rPr>
        <w:t xml:space="preserve">Different from previous exercises, we’re not going to subscribe to the input sequence directly. The Do operator added at the end will be </w:t>
      </w:r>
      <w:r w:rsidR="000A0BB3" w:rsidRPr="003D36FB">
        <w:rPr>
          <w:sz w:val="18"/>
          <w:rPrChange w:id="3952" w:author="Author">
            <w:rPr/>
          </w:rPrChange>
        </w:rPr>
        <w:lastRenderedPageBreak/>
        <w:t>used to visualize the requests that will be sent to the web service further on.</w:t>
      </w:r>
      <w:r w:rsidR="000A0BB3" w:rsidRPr="003D36FB">
        <w:rPr>
          <w:sz w:val="18"/>
          <w:rPrChange w:id="3953" w:author="Author">
            <w:rPr/>
          </w:rPrChange>
        </w:rPr>
        <w:br/>
      </w:r>
      <w:r w:rsidR="000A0BB3" w:rsidRPr="003D36FB">
        <w:rPr>
          <w:sz w:val="18"/>
          <w:rPrChange w:id="3954" w:author="Author">
            <w:rPr/>
          </w:rPrChange>
        </w:rPr>
        <w:br/>
      </w:r>
      <w:r w:rsidR="000A0BB3" w:rsidRPr="003D36FB">
        <w:rPr>
          <w:b/>
          <w:sz w:val="18"/>
          <w:rPrChange w:id="3955" w:author="Author">
            <w:rPr>
              <w:b/>
            </w:rPr>
          </w:rPrChange>
        </w:rPr>
        <w:t>Note:</w:t>
      </w:r>
      <w:r w:rsidR="000A0BB3" w:rsidRPr="003D36FB">
        <w:rPr>
          <w:sz w:val="18"/>
          <w:rPrChange w:id="3956" w:author="Author">
            <w:rPr/>
          </w:rPrChange>
        </w:rPr>
        <w:t xml:space="preserve">  This use of the Do method doesn’t </w:t>
      </w:r>
      <w:r w:rsidR="00203ED9" w:rsidRPr="003D36FB">
        <w:rPr>
          <w:sz w:val="18"/>
          <w:rPrChange w:id="3957" w:author="Author">
            <w:rPr/>
          </w:rPrChange>
        </w:rPr>
        <w:t xml:space="preserve">need to </w:t>
      </w:r>
      <w:r w:rsidR="000A0BB3" w:rsidRPr="003D36FB">
        <w:rPr>
          <w:sz w:val="18"/>
          <w:rPrChange w:id="3958" w:author="Author">
            <w:rPr/>
          </w:rPrChange>
        </w:rPr>
        <w:t xml:space="preserve">take in a lambda expression but </w:t>
      </w:r>
      <w:r w:rsidR="00203ED9" w:rsidRPr="003D36FB">
        <w:rPr>
          <w:sz w:val="18"/>
          <w:rPrChange w:id="3959" w:author="Author">
            <w:rPr/>
          </w:rPrChange>
        </w:rPr>
        <w:t xml:space="preserve">sometimes can take </w:t>
      </w:r>
      <w:r w:rsidR="000A0BB3" w:rsidRPr="003D36FB">
        <w:rPr>
          <w:sz w:val="18"/>
          <w:rPrChange w:id="3960" w:author="Author">
            <w:rPr/>
          </w:rPrChange>
        </w:rPr>
        <w:t xml:space="preserve">a method group instead. In fact, this form of assigning to a delegate has been available since C# 1.0. </w:t>
      </w:r>
      <w:r w:rsidR="00203ED9" w:rsidRPr="003D36FB">
        <w:rPr>
          <w:sz w:val="18"/>
          <w:rPrChange w:id="3961" w:author="Author">
            <w:rPr/>
          </w:rPrChange>
        </w:rPr>
        <w:t xml:space="preserve">In the above we could simply </w:t>
      </w:r>
      <w:r w:rsidR="00203ED9" w:rsidRPr="003D36FB">
        <w:rPr>
          <w:rFonts w:ascii="Consolas" w:hAnsi="Consolas" w:cs="Consolas"/>
          <w:sz w:val="16"/>
          <w:szCs w:val="19"/>
          <w:rPrChange w:id="3962" w:author="Author">
            <w:rPr>
              <w:rFonts w:ascii="Consolas" w:hAnsi="Consolas" w:cs="Consolas"/>
              <w:sz w:val="19"/>
              <w:szCs w:val="19"/>
            </w:rPr>
          </w:rPrChange>
        </w:rPr>
        <w:t>.</w:t>
      </w:r>
      <w:proofErr w:type="gramStart"/>
      <w:r w:rsidR="00203ED9" w:rsidRPr="003D36FB">
        <w:rPr>
          <w:rFonts w:ascii="Consolas" w:hAnsi="Consolas" w:cs="Consolas"/>
          <w:sz w:val="16"/>
          <w:szCs w:val="19"/>
          <w:rPrChange w:id="3963" w:author="Author">
            <w:rPr>
              <w:rFonts w:ascii="Consolas" w:hAnsi="Consolas" w:cs="Consolas"/>
              <w:sz w:val="19"/>
              <w:szCs w:val="19"/>
            </w:rPr>
          </w:rPrChange>
        </w:rPr>
        <w:t>Do(</w:t>
      </w:r>
      <w:proofErr w:type="spellStart"/>
      <w:proofErr w:type="gramEnd"/>
      <w:r w:rsidR="00203ED9" w:rsidRPr="003D36FB">
        <w:rPr>
          <w:rFonts w:ascii="Consolas" w:hAnsi="Consolas" w:cs="Consolas"/>
          <w:color w:val="2B91AF"/>
          <w:sz w:val="16"/>
          <w:szCs w:val="19"/>
          <w:rPrChange w:id="3964" w:author="Author">
            <w:rPr>
              <w:rFonts w:ascii="Consolas" w:hAnsi="Consolas" w:cs="Consolas"/>
              <w:color w:val="2B91AF"/>
              <w:sz w:val="19"/>
              <w:szCs w:val="19"/>
            </w:rPr>
          </w:rPrChange>
        </w:rPr>
        <w:t>Console</w:t>
      </w:r>
      <w:r w:rsidR="00203ED9" w:rsidRPr="003D36FB">
        <w:rPr>
          <w:rFonts w:ascii="Consolas" w:hAnsi="Consolas" w:cs="Consolas"/>
          <w:sz w:val="16"/>
          <w:szCs w:val="19"/>
          <w:rPrChange w:id="3965" w:author="Author">
            <w:rPr>
              <w:rFonts w:ascii="Consolas" w:hAnsi="Consolas" w:cs="Consolas"/>
              <w:sz w:val="19"/>
              <w:szCs w:val="19"/>
            </w:rPr>
          </w:rPrChange>
        </w:rPr>
        <w:t>.WriteLine</w:t>
      </w:r>
      <w:proofErr w:type="spellEnd"/>
      <w:r w:rsidR="00203ED9" w:rsidRPr="003D36FB">
        <w:rPr>
          <w:rFonts w:ascii="Consolas" w:hAnsi="Consolas" w:cs="Consolas"/>
          <w:sz w:val="16"/>
          <w:szCs w:val="19"/>
          <w:rPrChange w:id="3966" w:author="Author">
            <w:rPr>
              <w:rFonts w:ascii="Consolas" w:hAnsi="Consolas" w:cs="Consolas"/>
              <w:sz w:val="19"/>
              <w:szCs w:val="19"/>
            </w:rPr>
          </w:rPrChange>
        </w:rPr>
        <w:t>)</w:t>
      </w:r>
      <w:r w:rsidR="00203ED9" w:rsidRPr="003D36FB">
        <w:rPr>
          <w:sz w:val="18"/>
          <w:rPrChange w:id="3967" w:author="Author">
            <w:rPr/>
          </w:rPrChange>
        </w:rPr>
        <w:t xml:space="preserve">. </w:t>
      </w:r>
      <w:r w:rsidR="000A0BB3" w:rsidRPr="003D36FB">
        <w:rPr>
          <w:sz w:val="18"/>
          <w:rPrChange w:id="3968" w:author="Author">
            <w:rPr/>
          </w:rPrChange>
        </w:rPr>
        <w:t>Now that we have lambda expressions, people tend to forget about this syntax and write</w:t>
      </w:r>
      <w:r w:rsidR="00287326" w:rsidRPr="003D36FB">
        <w:rPr>
          <w:sz w:val="18"/>
          <w:rPrChange w:id="3969" w:author="Author">
            <w:rPr/>
          </w:rPrChange>
        </w:rPr>
        <w:t xml:space="preserve"> </w:t>
      </w:r>
      <w:r w:rsidR="00203ED9" w:rsidRPr="003D36FB">
        <w:rPr>
          <w:rFonts w:ascii="Consolas" w:hAnsi="Consolas" w:cs="Consolas"/>
          <w:sz w:val="16"/>
          <w:szCs w:val="19"/>
          <w:rPrChange w:id="3970" w:author="Author">
            <w:rPr>
              <w:rFonts w:ascii="Consolas" w:hAnsi="Consolas" w:cs="Consolas"/>
              <w:sz w:val="19"/>
              <w:szCs w:val="19"/>
            </w:rPr>
          </w:rPrChange>
        </w:rPr>
        <w:t>.Do(</w:t>
      </w:r>
      <w:r w:rsidR="00287326" w:rsidRPr="003D36FB">
        <w:rPr>
          <w:rFonts w:ascii="Consolas" w:hAnsi="Consolas" w:cs="Consolas"/>
          <w:sz w:val="16"/>
          <w:szCs w:val="19"/>
          <w:rPrChange w:id="3971" w:author="Author">
            <w:rPr>
              <w:rFonts w:ascii="Consolas" w:hAnsi="Consolas" w:cs="Consolas"/>
              <w:sz w:val="19"/>
              <w:szCs w:val="19"/>
            </w:rPr>
          </w:rPrChange>
        </w:rPr>
        <w:t xml:space="preserve">x =&gt; </w:t>
      </w:r>
      <w:proofErr w:type="spellStart"/>
      <w:r w:rsidR="000A0BB3" w:rsidRPr="003D36FB">
        <w:rPr>
          <w:rFonts w:ascii="Consolas" w:hAnsi="Consolas" w:cs="Consolas"/>
          <w:color w:val="2B91AF"/>
          <w:sz w:val="16"/>
          <w:szCs w:val="19"/>
          <w:rPrChange w:id="3972" w:author="Author">
            <w:rPr>
              <w:rFonts w:ascii="Consolas" w:hAnsi="Consolas" w:cs="Consolas"/>
              <w:color w:val="2B91AF"/>
              <w:sz w:val="19"/>
              <w:szCs w:val="19"/>
            </w:rPr>
          </w:rPrChange>
        </w:rPr>
        <w:t>Console</w:t>
      </w:r>
      <w:r w:rsidR="000A0BB3" w:rsidRPr="003D36FB">
        <w:rPr>
          <w:rFonts w:ascii="Consolas" w:hAnsi="Consolas" w:cs="Consolas"/>
          <w:sz w:val="16"/>
          <w:szCs w:val="19"/>
          <w:rPrChange w:id="3973" w:author="Author">
            <w:rPr>
              <w:rFonts w:ascii="Consolas" w:hAnsi="Consolas" w:cs="Consolas"/>
              <w:sz w:val="19"/>
              <w:szCs w:val="19"/>
            </w:rPr>
          </w:rPrChange>
        </w:rPr>
        <w:t>.WriteLine</w:t>
      </w:r>
      <w:proofErr w:type="spellEnd"/>
      <w:r w:rsidR="00287326" w:rsidRPr="003D36FB">
        <w:rPr>
          <w:rFonts w:ascii="Consolas" w:hAnsi="Consolas" w:cs="Consolas"/>
          <w:sz w:val="16"/>
          <w:szCs w:val="19"/>
          <w:rPrChange w:id="3974" w:author="Author">
            <w:rPr>
              <w:rFonts w:ascii="Consolas" w:hAnsi="Consolas" w:cs="Consolas"/>
              <w:sz w:val="19"/>
              <w:szCs w:val="19"/>
            </w:rPr>
          </w:rPrChange>
        </w:rPr>
        <w:t>(x)</w:t>
      </w:r>
      <w:r w:rsidR="00203ED9" w:rsidRPr="003D36FB">
        <w:rPr>
          <w:rFonts w:ascii="Consolas" w:hAnsi="Consolas" w:cs="Consolas"/>
          <w:sz w:val="16"/>
          <w:szCs w:val="19"/>
          <w:rPrChange w:id="3975" w:author="Author">
            <w:rPr>
              <w:rFonts w:ascii="Consolas" w:hAnsi="Consolas" w:cs="Consolas"/>
              <w:sz w:val="19"/>
              <w:szCs w:val="19"/>
            </w:rPr>
          </w:rPrChange>
        </w:rPr>
        <w:t>)</w:t>
      </w:r>
      <w:r w:rsidR="00287326" w:rsidRPr="003D36FB">
        <w:rPr>
          <w:sz w:val="18"/>
          <w:rPrChange w:id="3976" w:author="Author">
            <w:rPr/>
          </w:rPrChange>
        </w:rPr>
        <w:t xml:space="preserve"> </w:t>
      </w:r>
      <w:r w:rsidR="00203ED9" w:rsidRPr="003D36FB">
        <w:rPr>
          <w:sz w:val="18"/>
          <w:rPrChange w:id="3977" w:author="Author">
            <w:rPr/>
          </w:rPrChange>
        </w:rPr>
        <w:t>all the time</w:t>
      </w:r>
      <w:r w:rsidR="000A0BB3" w:rsidRPr="003D36FB">
        <w:rPr>
          <w:sz w:val="18"/>
          <w:rPrChange w:id="3978" w:author="Author">
            <w:rPr/>
          </w:rPrChange>
        </w:rPr>
        <w:t>.</w:t>
      </w:r>
      <w:r w:rsidR="00287326" w:rsidRPr="003D36FB">
        <w:rPr>
          <w:sz w:val="18"/>
          <w:rPrChange w:id="3979" w:author="Author">
            <w:rPr/>
          </w:rPrChange>
        </w:rPr>
        <w:t xml:space="preserve"> Shortening the lambda form to the method group is in fact rooted in a well-known concept in functional programming theory, known as </w:t>
      </w:r>
      <w:r w:rsidR="00287326" w:rsidRPr="003D36FB">
        <w:rPr>
          <w:i/>
          <w:sz w:val="18"/>
          <w:rPrChange w:id="3980" w:author="Author">
            <w:rPr>
              <w:i/>
            </w:rPr>
          </w:rPrChange>
        </w:rPr>
        <w:t>eta reduction</w:t>
      </w:r>
      <w:r w:rsidR="00287326" w:rsidRPr="003D36FB">
        <w:rPr>
          <w:sz w:val="18"/>
          <w:rPrChange w:id="3981" w:author="Author">
            <w:rPr/>
          </w:rPrChange>
        </w:rPr>
        <w:t xml:space="preserve">. </w:t>
      </w:r>
      <w:r w:rsidR="000A0BB3" w:rsidRPr="003D36FB">
        <w:rPr>
          <w:sz w:val="18"/>
          <w:rPrChange w:id="3982" w:author="Author">
            <w:rPr/>
          </w:rPrChange>
        </w:rPr>
        <w:br/>
      </w:r>
    </w:p>
    <w:p w:rsidR="00F70A6B" w:rsidRPr="003D36FB" w:rsidRDefault="00287326" w:rsidP="000A0BB3">
      <w:pPr>
        <w:pStyle w:val="ListParagraph"/>
        <w:numPr>
          <w:ilvl w:val="0"/>
          <w:numId w:val="15"/>
        </w:numPr>
        <w:autoSpaceDE w:val="0"/>
        <w:autoSpaceDN w:val="0"/>
        <w:adjustRightInd w:val="0"/>
        <w:spacing w:after="0" w:line="240" w:lineRule="auto"/>
        <w:rPr>
          <w:sz w:val="18"/>
          <w:rPrChange w:id="3983" w:author="Author">
            <w:rPr/>
          </w:rPrChange>
        </w:rPr>
      </w:pPr>
      <w:r w:rsidRPr="003D36FB">
        <w:rPr>
          <w:sz w:val="18"/>
          <w:rPrChange w:id="3984" w:author="Author">
            <w:rPr/>
          </w:rPrChange>
        </w:rPr>
        <w:t>Next, put the Rx-based web service wrapper in place</w:t>
      </w:r>
      <w:r w:rsidR="00F70A6B" w:rsidRPr="003D36FB">
        <w:rPr>
          <w:sz w:val="18"/>
          <w:rPrChange w:id="3985" w:author="Author">
            <w:rPr/>
          </w:rPrChange>
        </w:rPr>
        <w:t>:</w:t>
      </w:r>
      <w:r w:rsidRPr="003D36FB">
        <w:rPr>
          <w:sz w:val="18"/>
          <w:rPrChange w:id="3986" w:author="Author">
            <w:rPr/>
          </w:rPrChange>
        </w:rPr>
        <w:br/>
      </w:r>
      <w:r w:rsidRPr="003D36FB">
        <w:rPr>
          <w:sz w:val="18"/>
          <w:rPrChange w:id="3987" w:author="Author">
            <w:rPr/>
          </w:rPrChange>
        </w:rPr>
        <w:br/>
      </w:r>
      <w:r w:rsidRPr="003D36FB">
        <w:rPr>
          <w:rFonts w:ascii="Consolas" w:hAnsi="Consolas" w:cs="Consolas"/>
          <w:sz w:val="16"/>
          <w:szCs w:val="19"/>
          <w:rPrChange w:id="3988" w:author="Author">
            <w:rPr>
              <w:rFonts w:ascii="Consolas" w:hAnsi="Consolas" w:cs="Consolas"/>
              <w:sz w:val="19"/>
              <w:szCs w:val="19"/>
            </w:rPr>
          </w:rPrChange>
        </w:rPr>
        <w:t xml:space="preserve">    </w:t>
      </w:r>
      <w:proofErr w:type="spellStart"/>
      <w:r w:rsidRPr="003D36FB">
        <w:rPr>
          <w:rFonts w:ascii="Consolas" w:hAnsi="Consolas" w:cs="Consolas"/>
          <w:color w:val="0000FF"/>
          <w:sz w:val="16"/>
          <w:szCs w:val="19"/>
          <w:rPrChange w:id="3989" w:author="Author">
            <w:rPr>
              <w:rFonts w:ascii="Consolas" w:hAnsi="Consolas" w:cs="Consolas"/>
              <w:color w:val="0000FF"/>
              <w:sz w:val="19"/>
              <w:szCs w:val="19"/>
            </w:rPr>
          </w:rPrChange>
        </w:rPr>
        <w:t>var</w:t>
      </w:r>
      <w:proofErr w:type="spellEnd"/>
      <w:r w:rsidRPr="003D36FB">
        <w:rPr>
          <w:rFonts w:ascii="Consolas" w:hAnsi="Consolas" w:cs="Consolas"/>
          <w:sz w:val="16"/>
          <w:szCs w:val="19"/>
          <w:rPrChange w:id="3990" w:author="Author">
            <w:rPr>
              <w:rFonts w:ascii="Consolas" w:hAnsi="Consolas" w:cs="Consolas"/>
              <w:sz w:val="19"/>
              <w:szCs w:val="19"/>
            </w:rPr>
          </w:rPrChange>
        </w:rPr>
        <w:t xml:space="preserve"> svc = </w:t>
      </w:r>
      <w:r w:rsidRPr="003D36FB">
        <w:rPr>
          <w:rFonts w:ascii="Consolas" w:hAnsi="Consolas" w:cs="Consolas"/>
          <w:color w:val="0000FF"/>
          <w:sz w:val="16"/>
          <w:szCs w:val="19"/>
          <w:rPrChange w:id="3991" w:author="Author">
            <w:rPr>
              <w:rFonts w:ascii="Consolas" w:hAnsi="Consolas" w:cs="Consolas"/>
              <w:color w:val="0000FF"/>
              <w:sz w:val="19"/>
              <w:szCs w:val="19"/>
            </w:rPr>
          </w:rPrChange>
        </w:rPr>
        <w:t>new</w:t>
      </w:r>
      <w:r w:rsidRPr="003D36FB">
        <w:rPr>
          <w:rFonts w:ascii="Consolas" w:hAnsi="Consolas" w:cs="Consolas"/>
          <w:sz w:val="16"/>
          <w:szCs w:val="19"/>
          <w:rPrChange w:id="3992" w:author="Author">
            <w:rPr>
              <w:rFonts w:ascii="Consolas" w:hAnsi="Consolas" w:cs="Consolas"/>
              <w:sz w:val="19"/>
              <w:szCs w:val="19"/>
            </w:rPr>
          </w:rPrChange>
        </w:rPr>
        <w:t xml:space="preserve"> </w:t>
      </w:r>
      <w:proofErr w:type="spellStart"/>
      <w:r w:rsidRPr="003D36FB">
        <w:rPr>
          <w:rFonts w:ascii="Consolas" w:hAnsi="Consolas" w:cs="Consolas"/>
          <w:color w:val="2B91AF"/>
          <w:sz w:val="16"/>
          <w:szCs w:val="19"/>
          <w:rPrChange w:id="3993" w:author="Author">
            <w:rPr>
              <w:rFonts w:ascii="Consolas" w:hAnsi="Consolas" w:cs="Consolas"/>
              <w:color w:val="2B91AF"/>
              <w:sz w:val="19"/>
              <w:szCs w:val="19"/>
            </w:rPr>
          </w:rPrChange>
        </w:rPr>
        <w:t>DictServiceSoapClient</w:t>
      </w:r>
      <w:proofErr w:type="spellEnd"/>
      <w:r w:rsidRPr="003D36FB">
        <w:rPr>
          <w:rFonts w:ascii="Consolas" w:hAnsi="Consolas" w:cs="Consolas"/>
          <w:sz w:val="16"/>
          <w:szCs w:val="19"/>
          <w:rPrChange w:id="3994" w:author="Author">
            <w:rPr>
              <w:rFonts w:ascii="Consolas" w:hAnsi="Consolas" w:cs="Consolas"/>
              <w:sz w:val="19"/>
              <w:szCs w:val="19"/>
            </w:rPr>
          </w:rPrChange>
        </w:rPr>
        <w:t>(</w:t>
      </w:r>
      <w:r w:rsidRPr="003D36FB">
        <w:rPr>
          <w:rFonts w:ascii="Consolas" w:hAnsi="Consolas" w:cs="Consolas"/>
          <w:color w:val="A31515"/>
          <w:sz w:val="16"/>
          <w:szCs w:val="19"/>
          <w:rPrChange w:id="3995" w:author="Author">
            <w:rPr>
              <w:rFonts w:ascii="Consolas" w:hAnsi="Consolas" w:cs="Consolas"/>
              <w:color w:val="A31515"/>
              <w:sz w:val="19"/>
              <w:szCs w:val="19"/>
            </w:rPr>
          </w:rPrChange>
        </w:rPr>
        <w:t>"</w:t>
      </w:r>
      <w:proofErr w:type="spellStart"/>
      <w:r w:rsidRPr="003D36FB">
        <w:rPr>
          <w:rFonts w:ascii="Consolas" w:hAnsi="Consolas" w:cs="Consolas"/>
          <w:color w:val="A31515"/>
          <w:sz w:val="16"/>
          <w:szCs w:val="19"/>
          <w:rPrChange w:id="3996" w:author="Author">
            <w:rPr>
              <w:rFonts w:ascii="Consolas" w:hAnsi="Consolas" w:cs="Consolas"/>
              <w:color w:val="A31515"/>
              <w:sz w:val="19"/>
              <w:szCs w:val="19"/>
            </w:rPr>
          </w:rPrChange>
        </w:rPr>
        <w:t>DictServiceSoap</w:t>
      </w:r>
      <w:proofErr w:type="spellEnd"/>
      <w:r w:rsidRPr="003D36FB">
        <w:rPr>
          <w:rFonts w:ascii="Consolas" w:hAnsi="Consolas" w:cs="Consolas"/>
          <w:color w:val="A31515"/>
          <w:sz w:val="16"/>
          <w:szCs w:val="19"/>
          <w:rPrChange w:id="3997" w:author="Author">
            <w:rPr>
              <w:rFonts w:ascii="Consolas" w:hAnsi="Consolas" w:cs="Consolas"/>
              <w:color w:val="A31515"/>
              <w:sz w:val="19"/>
              <w:szCs w:val="19"/>
            </w:rPr>
          </w:rPrChange>
        </w:rPr>
        <w:t>"</w:t>
      </w:r>
      <w:r w:rsidRPr="003D36FB">
        <w:rPr>
          <w:rFonts w:ascii="Consolas" w:hAnsi="Consolas" w:cs="Consolas"/>
          <w:sz w:val="16"/>
          <w:szCs w:val="19"/>
          <w:rPrChange w:id="3998" w:author="Author">
            <w:rPr>
              <w:rFonts w:ascii="Consolas" w:hAnsi="Consolas" w:cs="Consolas"/>
              <w:sz w:val="19"/>
              <w:szCs w:val="19"/>
            </w:rPr>
          </w:rPrChange>
        </w:rPr>
        <w:t>);</w:t>
      </w:r>
      <w:r w:rsidRPr="003D36FB">
        <w:rPr>
          <w:rFonts w:ascii="Consolas" w:hAnsi="Consolas" w:cs="Consolas"/>
          <w:sz w:val="16"/>
          <w:szCs w:val="19"/>
          <w:rPrChange w:id="3999" w:author="Author">
            <w:rPr>
              <w:rFonts w:ascii="Consolas" w:hAnsi="Consolas" w:cs="Consolas"/>
              <w:sz w:val="19"/>
              <w:szCs w:val="19"/>
            </w:rPr>
          </w:rPrChange>
        </w:rPr>
        <w:br/>
        <w:t xml:space="preserve">    </w:t>
      </w:r>
      <w:proofErr w:type="spellStart"/>
      <w:r w:rsidRPr="003D36FB">
        <w:rPr>
          <w:rFonts w:ascii="Consolas" w:hAnsi="Consolas" w:cs="Consolas"/>
          <w:color w:val="0000FF"/>
          <w:sz w:val="16"/>
          <w:szCs w:val="19"/>
          <w:rPrChange w:id="4000" w:author="Author">
            <w:rPr>
              <w:rFonts w:ascii="Consolas" w:hAnsi="Consolas" w:cs="Consolas"/>
              <w:color w:val="0000FF"/>
              <w:sz w:val="19"/>
              <w:szCs w:val="19"/>
            </w:rPr>
          </w:rPrChange>
        </w:rPr>
        <w:t>var</w:t>
      </w:r>
      <w:proofErr w:type="spellEnd"/>
      <w:r w:rsidRPr="003D36FB">
        <w:rPr>
          <w:rFonts w:ascii="Consolas" w:hAnsi="Consolas" w:cs="Consolas"/>
          <w:sz w:val="16"/>
          <w:szCs w:val="19"/>
          <w:rPrChange w:id="4001" w:author="Author">
            <w:rPr>
              <w:rFonts w:ascii="Consolas" w:hAnsi="Consolas" w:cs="Consolas"/>
              <w:sz w:val="19"/>
              <w:szCs w:val="19"/>
            </w:rPr>
          </w:rPrChange>
        </w:rPr>
        <w:t xml:space="preserve"> </w:t>
      </w:r>
      <w:proofErr w:type="spellStart"/>
      <w:r w:rsidRPr="003D36FB">
        <w:rPr>
          <w:rFonts w:ascii="Consolas" w:hAnsi="Consolas" w:cs="Consolas"/>
          <w:sz w:val="16"/>
          <w:szCs w:val="19"/>
          <w:rPrChange w:id="4002" w:author="Author">
            <w:rPr>
              <w:rFonts w:ascii="Consolas" w:hAnsi="Consolas" w:cs="Consolas"/>
              <w:sz w:val="19"/>
              <w:szCs w:val="19"/>
            </w:rPr>
          </w:rPrChange>
        </w:rPr>
        <w:t>matchInDict</w:t>
      </w:r>
      <w:proofErr w:type="spellEnd"/>
      <w:r w:rsidRPr="003D36FB">
        <w:rPr>
          <w:rFonts w:ascii="Consolas" w:hAnsi="Consolas" w:cs="Consolas"/>
          <w:sz w:val="16"/>
          <w:szCs w:val="19"/>
          <w:rPrChange w:id="4003" w:author="Author">
            <w:rPr>
              <w:rFonts w:ascii="Consolas" w:hAnsi="Consolas" w:cs="Consolas"/>
              <w:sz w:val="19"/>
              <w:szCs w:val="19"/>
            </w:rPr>
          </w:rPrChange>
        </w:rPr>
        <w:t xml:space="preserve"> = </w:t>
      </w:r>
      <w:proofErr w:type="spellStart"/>
      <w:r w:rsidRPr="003D36FB">
        <w:rPr>
          <w:rFonts w:ascii="Consolas" w:hAnsi="Consolas" w:cs="Consolas"/>
          <w:color w:val="2B91AF"/>
          <w:sz w:val="16"/>
          <w:szCs w:val="19"/>
          <w:rPrChange w:id="4004" w:author="Author">
            <w:rPr>
              <w:rFonts w:ascii="Consolas" w:hAnsi="Consolas" w:cs="Consolas"/>
              <w:color w:val="2B91AF"/>
              <w:sz w:val="19"/>
              <w:szCs w:val="19"/>
            </w:rPr>
          </w:rPrChange>
        </w:rPr>
        <w:t>Observable</w:t>
      </w:r>
      <w:r w:rsidRPr="003D36FB">
        <w:rPr>
          <w:rFonts w:ascii="Consolas" w:hAnsi="Consolas" w:cs="Consolas"/>
          <w:sz w:val="16"/>
          <w:szCs w:val="19"/>
          <w:rPrChange w:id="4005" w:author="Author">
            <w:rPr>
              <w:rFonts w:ascii="Consolas" w:hAnsi="Consolas" w:cs="Consolas"/>
              <w:sz w:val="19"/>
              <w:szCs w:val="19"/>
            </w:rPr>
          </w:rPrChange>
        </w:rPr>
        <w:t>.FromAsyncPattern</w:t>
      </w:r>
      <w:proofErr w:type="spellEnd"/>
      <w:r w:rsidRPr="003D36FB">
        <w:rPr>
          <w:rFonts w:ascii="Consolas" w:hAnsi="Consolas" w:cs="Consolas"/>
          <w:sz w:val="16"/>
          <w:szCs w:val="19"/>
          <w:rPrChange w:id="4006" w:author="Author">
            <w:rPr>
              <w:rFonts w:ascii="Consolas" w:hAnsi="Consolas" w:cs="Consolas"/>
              <w:sz w:val="19"/>
              <w:szCs w:val="19"/>
            </w:rPr>
          </w:rPrChange>
        </w:rPr>
        <w:t>&lt;</w:t>
      </w:r>
      <w:r w:rsidRPr="003D36FB">
        <w:rPr>
          <w:rFonts w:ascii="Consolas" w:hAnsi="Consolas" w:cs="Consolas"/>
          <w:color w:val="0000FF"/>
          <w:sz w:val="16"/>
          <w:szCs w:val="19"/>
          <w:rPrChange w:id="4007" w:author="Author">
            <w:rPr>
              <w:rFonts w:ascii="Consolas" w:hAnsi="Consolas" w:cs="Consolas"/>
              <w:color w:val="0000FF"/>
              <w:sz w:val="19"/>
              <w:szCs w:val="19"/>
            </w:rPr>
          </w:rPrChange>
        </w:rPr>
        <w:t>string</w:t>
      </w:r>
      <w:r w:rsidRPr="003D36FB">
        <w:rPr>
          <w:rFonts w:ascii="Consolas" w:hAnsi="Consolas" w:cs="Consolas"/>
          <w:sz w:val="16"/>
          <w:szCs w:val="19"/>
          <w:rPrChange w:id="4008" w:author="Author">
            <w:rPr>
              <w:rFonts w:ascii="Consolas" w:hAnsi="Consolas" w:cs="Consolas"/>
              <w:sz w:val="19"/>
              <w:szCs w:val="19"/>
            </w:rPr>
          </w:rPrChange>
        </w:rPr>
        <w:t xml:space="preserve">, </w:t>
      </w:r>
      <w:r w:rsidRPr="003D36FB">
        <w:rPr>
          <w:rFonts w:ascii="Consolas" w:hAnsi="Consolas" w:cs="Consolas"/>
          <w:color w:val="0000FF"/>
          <w:sz w:val="16"/>
          <w:szCs w:val="19"/>
          <w:rPrChange w:id="4009" w:author="Author">
            <w:rPr>
              <w:rFonts w:ascii="Consolas" w:hAnsi="Consolas" w:cs="Consolas"/>
              <w:color w:val="0000FF"/>
              <w:sz w:val="19"/>
              <w:szCs w:val="19"/>
            </w:rPr>
          </w:rPrChange>
        </w:rPr>
        <w:t>string</w:t>
      </w:r>
      <w:r w:rsidRPr="003D36FB">
        <w:rPr>
          <w:rFonts w:ascii="Consolas" w:hAnsi="Consolas" w:cs="Consolas"/>
          <w:sz w:val="16"/>
          <w:szCs w:val="19"/>
          <w:rPrChange w:id="4010" w:author="Author">
            <w:rPr>
              <w:rFonts w:ascii="Consolas" w:hAnsi="Consolas" w:cs="Consolas"/>
              <w:sz w:val="19"/>
              <w:szCs w:val="19"/>
            </w:rPr>
          </w:rPrChange>
        </w:rPr>
        <w:t xml:space="preserve">, </w:t>
      </w:r>
      <w:r w:rsidRPr="003D36FB">
        <w:rPr>
          <w:rFonts w:ascii="Consolas" w:hAnsi="Consolas" w:cs="Consolas"/>
          <w:color w:val="0000FF"/>
          <w:sz w:val="16"/>
          <w:szCs w:val="19"/>
          <w:rPrChange w:id="4011" w:author="Author">
            <w:rPr>
              <w:rFonts w:ascii="Consolas" w:hAnsi="Consolas" w:cs="Consolas"/>
              <w:color w:val="0000FF"/>
              <w:sz w:val="19"/>
              <w:szCs w:val="19"/>
            </w:rPr>
          </w:rPrChange>
        </w:rPr>
        <w:t>string</w:t>
      </w:r>
      <w:r w:rsidRPr="003D36FB">
        <w:rPr>
          <w:rFonts w:ascii="Consolas" w:hAnsi="Consolas" w:cs="Consolas"/>
          <w:sz w:val="16"/>
          <w:szCs w:val="19"/>
          <w:rPrChange w:id="4012" w:author="Author">
            <w:rPr>
              <w:rFonts w:ascii="Consolas" w:hAnsi="Consolas" w:cs="Consolas"/>
              <w:sz w:val="19"/>
              <w:szCs w:val="19"/>
            </w:rPr>
          </w:rPrChange>
        </w:rPr>
        <w:t xml:space="preserve">, </w:t>
      </w:r>
      <w:proofErr w:type="spellStart"/>
      <w:r w:rsidRPr="003D36FB">
        <w:rPr>
          <w:rFonts w:ascii="Consolas" w:hAnsi="Consolas" w:cs="Consolas"/>
          <w:color w:val="2B91AF"/>
          <w:sz w:val="16"/>
          <w:szCs w:val="19"/>
          <w:rPrChange w:id="4013" w:author="Author">
            <w:rPr>
              <w:rFonts w:ascii="Consolas" w:hAnsi="Consolas" w:cs="Consolas"/>
              <w:color w:val="2B91AF"/>
              <w:sz w:val="19"/>
              <w:szCs w:val="19"/>
            </w:rPr>
          </w:rPrChange>
        </w:rPr>
        <w:t>DictionaryWord</w:t>
      </w:r>
      <w:proofErr w:type="spellEnd"/>
      <w:r w:rsidRPr="003D36FB">
        <w:rPr>
          <w:rFonts w:ascii="Consolas" w:hAnsi="Consolas" w:cs="Consolas"/>
          <w:sz w:val="16"/>
          <w:szCs w:val="19"/>
          <w:rPrChange w:id="4014" w:author="Author">
            <w:rPr>
              <w:rFonts w:ascii="Consolas" w:hAnsi="Consolas" w:cs="Consolas"/>
              <w:sz w:val="19"/>
              <w:szCs w:val="19"/>
            </w:rPr>
          </w:rPrChange>
        </w:rPr>
        <w:t>[]&gt;</w:t>
      </w:r>
      <w:r w:rsidRPr="003D36FB">
        <w:rPr>
          <w:rFonts w:ascii="Consolas" w:hAnsi="Consolas" w:cs="Consolas"/>
          <w:sz w:val="16"/>
          <w:szCs w:val="19"/>
          <w:rPrChange w:id="4015" w:author="Author">
            <w:rPr>
              <w:rFonts w:ascii="Consolas" w:hAnsi="Consolas" w:cs="Consolas"/>
              <w:sz w:val="19"/>
              <w:szCs w:val="19"/>
            </w:rPr>
          </w:rPrChange>
        </w:rPr>
        <w:br/>
        <w:t xml:space="preserve">        (</w:t>
      </w:r>
      <w:proofErr w:type="spellStart"/>
      <w:r w:rsidRPr="003D36FB">
        <w:rPr>
          <w:rFonts w:ascii="Consolas" w:hAnsi="Consolas" w:cs="Consolas"/>
          <w:sz w:val="16"/>
          <w:szCs w:val="19"/>
          <w:rPrChange w:id="4016" w:author="Author">
            <w:rPr>
              <w:rFonts w:ascii="Consolas" w:hAnsi="Consolas" w:cs="Consolas"/>
              <w:sz w:val="19"/>
              <w:szCs w:val="19"/>
            </w:rPr>
          </w:rPrChange>
        </w:rPr>
        <w:t>svc.BeginMatchInDict</w:t>
      </w:r>
      <w:proofErr w:type="spellEnd"/>
      <w:r w:rsidRPr="003D36FB">
        <w:rPr>
          <w:rFonts w:ascii="Consolas" w:hAnsi="Consolas" w:cs="Consolas"/>
          <w:sz w:val="16"/>
          <w:szCs w:val="19"/>
          <w:rPrChange w:id="4017" w:author="Author">
            <w:rPr>
              <w:rFonts w:ascii="Consolas" w:hAnsi="Consolas" w:cs="Consolas"/>
              <w:sz w:val="19"/>
              <w:szCs w:val="19"/>
            </w:rPr>
          </w:rPrChange>
        </w:rPr>
        <w:t xml:space="preserve">, </w:t>
      </w:r>
      <w:proofErr w:type="spellStart"/>
      <w:r w:rsidRPr="003D36FB">
        <w:rPr>
          <w:rFonts w:ascii="Consolas" w:hAnsi="Consolas" w:cs="Consolas"/>
          <w:sz w:val="16"/>
          <w:szCs w:val="19"/>
          <w:rPrChange w:id="4018" w:author="Author">
            <w:rPr>
              <w:rFonts w:ascii="Consolas" w:hAnsi="Consolas" w:cs="Consolas"/>
              <w:sz w:val="19"/>
              <w:szCs w:val="19"/>
            </w:rPr>
          </w:rPrChange>
        </w:rPr>
        <w:t>svc.EndMatchInDict</w:t>
      </w:r>
      <w:proofErr w:type="spellEnd"/>
      <w:r w:rsidRPr="003D36FB">
        <w:rPr>
          <w:rFonts w:ascii="Consolas" w:hAnsi="Consolas" w:cs="Consolas"/>
          <w:sz w:val="16"/>
          <w:szCs w:val="19"/>
          <w:rPrChange w:id="4019" w:author="Author">
            <w:rPr>
              <w:rFonts w:ascii="Consolas" w:hAnsi="Consolas" w:cs="Consolas"/>
              <w:sz w:val="19"/>
              <w:szCs w:val="19"/>
            </w:rPr>
          </w:rPrChange>
        </w:rPr>
        <w:t>);</w:t>
      </w:r>
      <w:r w:rsidRPr="003D36FB">
        <w:rPr>
          <w:rFonts w:ascii="Consolas" w:hAnsi="Consolas" w:cs="Consolas"/>
          <w:sz w:val="16"/>
          <w:szCs w:val="19"/>
          <w:rPrChange w:id="4020" w:author="Author">
            <w:rPr>
              <w:rFonts w:ascii="Consolas" w:hAnsi="Consolas" w:cs="Consolas"/>
              <w:sz w:val="19"/>
              <w:szCs w:val="19"/>
            </w:rPr>
          </w:rPrChange>
        </w:rPr>
        <w:br/>
      </w:r>
      <w:r w:rsidRPr="003D36FB">
        <w:rPr>
          <w:rFonts w:ascii="Consolas" w:hAnsi="Consolas" w:cs="Consolas"/>
          <w:sz w:val="16"/>
          <w:szCs w:val="19"/>
          <w:rPrChange w:id="4021" w:author="Author">
            <w:rPr>
              <w:rFonts w:ascii="Consolas" w:hAnsi="Consolas" w:cs="Consolas"/>
              <w:sz w:val="19"/>
              <w:szCs w:val="19"/>
            </w:rPr>
          </w:rPrChange>
        </w:rPr>
        <w:br/>
        <w:t xml:space="preserve">    </w:t>
      </w:r>
      <w:proofErr w:type="spellStart"/>
      <w:r w:rsidRPr="003D36FB">
        <w:rPr>
          <w:rFonts w:ascii="Consolas" w:hAnsi="Consolas" w:cs="Consolas"/>
          <w:color w:val="2B91AF"/>
          <w:sz w:val="16"/>
          <w:szCs w:val="19"/>
          <w:rPrChange w:id="4022" w:author="Author">
            <w:rPr>
              <w:rFonts w:ascii="Consolas" w:hAnsi="Consolas" w:cs="Consolas"/>
              <w:color w:val="2B91AF"/>
              <w:sz w:val="19"/>
              <w:szCs w:val="19"/>
            </w:rPr>
          </w:rPrChange>
        </w:rPr>
        <w:t>Func</w:t>
      </w:r>
      <w:proofErr w:type="spellEnd"/>
      <w:r w:rsidRPr="003D36FB">
        <w:rPr>
          <w:rFonts w:ascii="Consolas" w:hAnsi="Consolas" w:cs="Consolas"/>
          <w:sz w:val="16"/>
          <w:szCs w:val="19"/>
          <w:rPrChange w:id="4023" w:author="Author">
            <w:rPr>
              <w:rFonts w:ascii="Consolas" w:hAnsi="Consolas" w:cs="Consolas"/>
              <w:sz w:val="19"/>
              <w:szCs w:val="19"/>
            </w:rPr>
          </w:rPrChange>
        </w:rPr>
        <w:t>&lt;</w:t>
      </w:r>
      <w:r w:rsidRPr="003D36FB">
        <w:rPr>
          <w:rFonts w:ascii="Consolas" w:hAnsi="Consolas" w:cs="Consolas"/>
          <w:color w:val="0000FF"/>
          <w:sz w:val="16"/>
          <w:szCs w:val="19"/>
          <w:rPrChange w:id="4024" w:author="Author">
            <w:rPr>
              <w:rFonts w:ascii="Consolas" w:hAnsi="Consolas" w:cs="Consolas"/>
              <w:color w:val="0000FF"/>
              <w:sz w:val="19"/>
              <w:szCs w:val="19"/>
            </w:rPr>
          </w:rPrChange>
        </w:rPr>
        <w:t>string</w:t>
      </w:r>
      <w:r w:rsidRPr="003D36FB">
        <w:rPr>
          <w:rFonts w:ascii="Consolas" w:hAnsi="Consolas" w:cs="Consolas"/>
          <w:sz w:val="16"/>
          <w:szCs w:val="19"/>
          <w:rPrChange w:id="4025" w:author="Author">
            <w:rPr>
              <w:rFonts w:ascii="Consolas" w:hAnsi="Consolas" w:cs="Consolas"/>
              <w:sz w:val="19"/>
              <w:szCs w:val="19"/>
            </w:rPr>
          </w:rPrChange>
        </w:rPr>
        <w:t xml:space="preserve">, </w:t>
      </w:r>
      <w:proofErr w:type="spellStart"/>
      <w:r w:rsidRPr="003D36FB">
        <w:rPr>
          <w:rFonts w:ascii="Consolas" w:hAnsi="Consolas" w:cs="Consolas"/>
          <w:color w:val="2B91AF"/>
          <w:sz w:val="16"/>
          <w:szCs w:val="19"/>
          <w:rPrChange w:id="4026" w:author="Author">
            <w:rPr>
              <w:rFonts w:ascii="Consolas" w:hAnsi="Consolas" w:cs="Consolas"/>
              <w:color w:val="2B91AF"/>
              <w:sz w:val="19"/>
              <w:szCs w:val="19"/>
            </w:rPr>
          </w:rPrChange>
        </w:rPr>
        <w:t>IObservable</w:t>
      </w:r>
      <w:proofErr w:type="spellEnd"/>
      <w:r w:rsidRPr="003D36FB">
        <w:rPr>
          <w:rFonts w:ascii="Consolas" w:hAnsi="Consolas" w:cs="Consolas"/>
          <w:sz w:val="16"/>
          <w:szCs w:val="19"/>
          <w:rPrChange w:id="4027" w:author="Author">
            <w:rPr>
              <w:rFonts w:ascii="Consolas" w:hAnsi="Consolas" w:cs="Consolas"/>
              <w:sz w:val="19"/>
              <w:szCs w:val="19"/>
            </w:rPr>
          </w:rPrChange>
        </w:rPr>
        <w:t>&lt;</w:t>
      </w:r>
      <w:proofErr w:type="spellStart"/>
      <w:r w:rsidRPr="003D36FB">
        <w:rPr>
          <w:rFonts w:ascii="Consolas" w:hAnsi="Consolas" w:cs="Consolas"/>
          <w:color w:val="2B91AF"/>
          <w:sz w:val="16"/>
          <w:szCs w:val="19"/>
          <w:rPrChange w:id="4028" w:author="Author">
            <w:rPr>
              <w:rFonts w:ascii="Consolas" w:hAnsi="Consolas" w:cs="Consolas"/>
              <w:color w:val="2B91AF"/>
              <w:sz w:val="19"/>
              <w:szCs w:val="19"/>
            </w:rPr>
          </w:rPrChange>
        </w:rPr>
        <w:t>DictionaryWord</w:t>
      </w:r>
      <w:proofErr w:type="spellEnd"/>
      <w:r w:rsidRPr="003D36FB">
        <w:rPr>
          <w:rFonts w:ascii="Consolas" w:hAnsi="Consolas" w:cs="Consolas"/>
          <w:sz w:val="16"/>
          <w:szCs w:val="19"/>
          <w:rPrChange w:id="4029" w:author="Author">
            <w:rPr>
              <w:rFonts w:ascii="Consolas" w:hAnsi="Consolas" w:cs="Consolas"/>
              <w:sz w:val="19"/>
              <w:szCs w:val="19"/>
            </w:rPr>
          </w:rPrChange>
        </w:rPr>
        <w:t xml:space="preserve">[]&gt;&gt; </w:t>
      </w:r>
      <w:proofErr w:type="spellStart"/>
      <w:r w:rsidRPr="003D36FB">
        <w:rPr>
          <w:rFonts w:ascii="Consolas" w:hAnsi="Consolas" w:cs="Consolas"/>
          <w:sz w:val="16"/>
          <w:szCs w:val="19"/>
          <w:rPrChange w:id="4030" w:author="Author">
            <w:rPr>
              <w:rFonts w:ascii="Consolas" w:hAnsi="Consolas" w:cs="Consolas"/>
              <w:sz w:val="19"/>
              <w:szCs w:val="19"/>
            </w:rPr>
          </w:rPrChange>
        </w:rPr>
        <w:t>matchInWordNetByPrefix</w:t>
      </w:r>
      <w:proofErr w:type="spellEnd"/>
      <w:r w:rsidRPr="003D36FB">
        <w:rPr>
          <w:rFonts w:ascii="Consolas" w:hAnsi="Consolas" w:cs="Consolas"/>
          <w:sz w:val="16"/>
          <w:szCs w:val="19"/>
          <w:rPrChange w:id="4031" w:author="Author">
            <w:rPr>
              <w:rFonts w:ascii="Consolas" w:hAnsi="Consolas" w:cs="Consolas"/>
              <w:sz w:val="19"/>
              <w:szCs w:val="19"/>
            </w:rPr>
          </w:rPrChange>
        </w:rPr>
        <w:t xml:space="preserve"> =</w:t>
      </w:r>
      <w:r w:rsidRPr="003D36FB">
        <w:rPr>
          <w:rFonts w:ascii="Consolas" w:hAnsi="Consolas" w:cs="Consolas"/>
          <w:sz w:val="16"/>
          <w:szCs w:val="19"/>
          <w:rPrChange w:id="4032" w:author="Author">
            <w:rPr>
              <w:rFonts w:ascii="Consolas" w:hAnsi="Consolas" w:cs="Consolas"/>
              <w:sz w:val="19"/>
              <w:szCs w:val="19"/>
            </w:rPr>
          </w:rPrChange>
        </w:rPr>
        <w:br/>
        <w:t xml:space="preserve">        term =&gt; </w:t>
      </w:r>
      <w:proofErr w:type="spellStart"/>
      <w:r w:rsidRPr="003D36FB">
        <w:rPr>
          <w:rFonts w:ascii="Consolas" w:hAnsi="Consolas" w:cs="Consolas"/>
          <w:sz w:val="16"/>
          <w:szCs w:val="19"/>
          <w:rPrChange w:id="4033" w:author="Author">
            <w:rPr>
              <w:rFonts w:ascii="Consolas" w:hAnsi="Consolas" w:cs="Consolas"/>
              <w:sz w:val="19"/>
              <w:szCs w:val="19"/>
            </w:rPr>
          </w:rPrChange>
        </w:rPr>
        <w:t>matchInDict</w:t>
      </w:r>
      <w:proofErr w:type="spellEnd"/>
      <w:r w:rsidRPr="003D36FB">
        <w:rPr>
          <w:rFonts w:ascii="Consolas" w:hAnsi="Consolas" w:cs="Consolas"/>
          <w:sz w:val="16"/>
          <w:szCs w:val="19"/>
          <w:rPrChange w:id="4034" w:author="Author">
            <w:rPr>
              <w:rFonts w:ascii="Consolas" w:hAnsi="Consolas" w:cs="Consolas"/>
              <w:sz w:val="19"/>
              <w:szCs w:val="19"/>
            </w:rPr>
          </w:rPrChange>
        </w:rPr>
        <w:t>(</w:t>
      </w:r>
      <w:r w:rsidRPr="003D36FB">
        <w:rPr>
          <w:rFonts w:ascii="Consolas" w:hAnsi="Consolas" w:cs="Consolas"/>
          <w:color w:val="A31515"/>
          <w:sz w:val="16"/>
          <w:szCs w:val="19"/>
          <w:rPrChange w:id="4035" w:author="Author">
            <w:rPr>
              <w:rFonts w:ascii="Consolas" w:hAnsi="Consolas" w:cs="Consolas"/>
              <w:color w:val="A31515"/>
              <w:sz w:val="19"/>
              <w:szCs w:val="19"/>
            </w:rPr>
          </w:rPrChange>
        </w:rPr>
        <w:t>"</w:t>
      </w:r>
      <w:proofErr w:type="spellStart"/>
      <w:r w:rsidRPr="003D36FB">
        <w:rPr>
          <w:rFonts w:ascii="Consolas" w:hAnsi="Consolas" w:cs="Consolas"/>
          <w:color w:val="A31515"/>
          <w:sz w:val="16"/>
          <w:szCs w:val="19"/>
          <w:rPrChange w:id="4036" w:author="Author">
            <w:rPr>
              <w:rFonts w:ascii="Consolas" w:hAnsi="Consolas" w:cs="Consolas"/>
              <w:color w:val="A31515"/>
              <w:sz w:val="19"/>
              <w:szCs w:val="19"/>
            </w:rPr>
          </w:rPrChange>
        </w:rPr>
        <w:t>wn</w:t>
      </w:r>
      <w:proofErr w:type="spellEnd"/>
      <w:r w:rsidRPr="003D36FB">
        <w:rPr>
          <w:rFonts w:ascii="Consolas" w:hAnsi="Consolas" w:cs="Consolas"/>
          <w:color w:val="A31515"/>
          <w:sz w:val="16"/>
          <w:szCs w:val="19"/>
          <w:rPrChange w:id="4037" w:author="Author">
            <w:rPr>
              <w:rFonts w:ascii="Consolas" w:hAnsi="Consolas" w:cs="Consolas"/>
              <w:color w:val="A31515"/>
              <w:sz w:val="19"/>
              <w:szCs w:val="19"/>
            </w:rPr>
          </w:rPrChange>
        </w:rPr>
        <w:t>"</w:t>
      </w:r>
      <w:r w:rsidRPr="003D36FB">
        <w:rPr>
          <w:rFonts w:ascii="Consolas" w:hAnsi="Consolas" w:cs="Consolas"/>
          <w:sz w:val="16"/>
          <w:szCs w:val="19"/>
          <w:rPrChange w:id="4038" w:author="Author">
            <w:rPr>
              <w:rFonts w:ascii="Consolas" w:hAnsi="Consolas" w:cs="Consolas"/>
              <w:sz w:val="19"/>
              <w:szCs w:val="19"/>
            </w:rPr>
          </w:rPrChange>
        </w:rPr>
        <w:t xml:space="preserve">, term, </w:t>
      </w:r>
      <w:r w:rsidRPr="003D36FB">
        <w:rPr>
          <w:rFonts w:ascii="Consolas" w:hAnsi="Consolas" w:cs="Consolas"/>
          <w:color w:val="A31515"/>
          <w:sz w:val="16"/>
          <w:szCs w:val="19"/>
          <w:rPrChange w:id="4039" w:author="Author">
            <w:rPr>
              <w:rFonts w:ascii="Consolas" w:hAnsi="Consolas" w:cs="Consolas"/>
              <w:color w:val="A31515"/>
              <w:sz w:val="19"/>
              <w:szCs w:val="19"/>
            </w:rPr>
          </w:rPrChange>
        </w:rPr>
        <w:t>"prefix"</w:t>
      </w:r>
      <w:r w:rsidRPr="003D36FB">
        <w:rPr>
          <w:rFonts w:ascii="Consolas" w:hAnsi="Consolas" w:cs="Consolas"/>
          <w:sz w:val="16"/>
          <w:szCs w:val="19"/>
          <w:rPrChange w:id="4040" w:author="Author">
            <w:rPr>
              <w:rFonts w:ascii="Consolas" w:hAnsi="Consolas" w:cs="Consolas"/>
              <w:sz w:val="19"/>
              <w:szCs w:val="19"/>
            </w:rPr>
          </w:rPrChange>
        </w:rPr>
        <w:t>);</w:t>
      </w:r>
      <w:r w:rsidRPr="003D36FB">
        <w:rPr>
          <w:rFonts w:ascii="Consolas" w:hAnsi="Consolas" w:cs="Consolas"/>
          <w:sz w:val="16"/>
          <w:szCs w:val="19"/>
          <w:rPrChange w:id="4041" w:author="Author">
            <w:rPr>
              <w:rFonts w:ascii="Consolas" w:hAnsi="Consolas" w:cs="Consolas"/>
              <w:sz w:val="19"/>
              <w:szCs w:val="19"/>
            </w:rPr>
          </w:rPrChange>
        </w:rPr>
        <w:br/>
      </w:r>
    </w:p>
    <w:p w:rsidR="00A145AF" w:rsidRPr="003D36FB" w:rsidRDefault="00F70A6B" w:rsidP="000A0BB3">
      <w:pPr>
        <w:pStyle w:val="ListParagraph"/>
        <w:numPr>
          <w:ilvl w:val="0"/>
          <w:numId w:val="15"/>
        </w:numPr>
        <w:autoSpaceDE w:val="0"/>
        <w:autoSpaceDN w:val="0"/>
        <w:adjustRightInd w:val="0"/>
        <w:spacing w:after="0" w:line="240" w:lineRule="auto"/>
        <w:rPr>
          <w:sz w:val="18"/>
          <w:rPrChange w:id="4042" w:author="Author">
            <w:rPr/>
          </w:rPrChange>
        </w:rPr>
      </w:pPr>
      <w:r w:rsidRPr="003D36FB">
        <w:rPr>
          <w:sz w:val="18"/>
          <w:rPrChange w:id="4043" w:author="Author">
            <w:rPr/>
          </w:rPrChange>
        </w:rPr>
        <w:t xml:space="preserve">At this point we got two things: an observable sequence of input strings and a function that takes a string and produces an observable sequence containing the corresponding words. How do we glue those two together? The answer to this question lies in the incredibly powerful </w:t>
      </w:r>
      <w:proofErr w:type="spellStart"/>
      <w:r w:rsidRPr="003D36FB">
        <w:rPr>
          <w:sz w:val="18"/>
          <w:rPrChange w:id="4044" w:author="Author">
            <w:rPr/>
          </w:rPrChange>
        </w:rPr>
        <w:t>SelectMany</w:t>
      </w:r>
      <w:proofErr w:type="spellEnd"/>
      <w:r w:rsidRPr="003D36FB">
        <w:rPr>
          <w:sz w:val="18"/>
          <w:rPrChange w:id="4045" w:author="Author">
            <w:rPr/>
          </w:rPrChange>
        </w:rPr>
        <w:t xml:space="preserve"> operator. One of its overloads is shown below</w:t>
      </w:r>
      <w:proofErr w:type="gramStart"/>
      <w:r w:rsidRPr="003D36FB">
        <w:rPr>
          <w:sz w:val="18"/>
          <w:rPrChange w:id="4046" w:author="Author">
            <w:rPr/>
          </w:rPrChange>
        </w:rPr>
        <w:t>:</w:t>
      </w:r>
      <w:proofErr w:type="gramEnd"/>
      <w:r w:rsidRPr="003D36FB">
        <w:rPr>
          <w:sz w:val="18"/>
          <w:rPrChange w:id="4047" w:author="Author">
            <w:rPr/>
          </w:rPrChange>
        </w:rPr>
        <w:br/>
      </w:r>
      <w:r w:rsidRPr="003D36FB">
        <w:rPr>
          <w:sz w:val="18"/>
          <w:rPrChange w:id="4048" w:author="Author">
            <w:rPr/>
          </w:rPrChange>
        </w:rPr>
        <w:br/>
      </w:r>
      <w:r w:rsidRPr="003D36FB">
        <w:rPr>
          <w:noProof/>
          <w:sz w:val="18"/>
          <w:rPrChange w:id="4049" w:author="Author">
            <w:rPr>
              <w:noProof/>
            </w:rPr>
          </w:rPrChange>
        </w:rPr>
        <w:drawing>
          <wp:inline distT="0" distB="0" distL="0" distR="0" wp14:anchorId="459AC0CA" wp14:editId="5CE2DAA6">
            <wp:extent cx="6858000" cy="5238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58000" cy="523875"/>
                    </a:xfrm>
                    <a:prstGeom prst="rect">
                      <a:avLst/>
                    </a:prstGeom>
                    <a:noFill/>
                    <a:ln>
                      <a:noFill/>
                    </a:ln>
                  </pic:spPr>
                </pic:pic>
              </a:graphicData>
            </a:graphic>
          </wp:inline>
        </w:drawing>
      </w:r>
      <w:r w:rsidRPr="003D36FB">
        <w:rPr>
          <w:sz w:val="18"/>
          <w:rPrChange w:id="4050" w:author="Author">
            <w:rPr/>
          </w:rPrChange>
        </w:rPr>
        <w:br/>
        <w:t xml:space="preserve">It turns out we got all the ingredients </w:t>
      </w:r>
      <w:proofErr w:type="spellStart"/>
      <w:r w:rsidRPr="003D36FB">
        <w:rPr>
          <w:sz w:val="18"/>
          <w:rPrChange w:id="4051" w:author="Author">
            <w:rPr/>
          </w:rPrChange>
        </w:rPr>
        <w:t>SelectMany</w:t>
      </w:r>
      <w:proofErr w:type="spellEnd"/>
      <w:r w:rsidRPr="003D36FB">
        <w:rPr>
          <w:sz w:val="18"/>
          <w:rPrChange w:id="4052" w:author="Author">
            <w:rPr/>
          </w:rPrChange>
        </w:rPr>
        <w:t xml:space="preserve"> needs to do its magic: we got an </w:t>
      </w:r>
      <w:proofErr w:type="spellStart"/>
      <w:r w:rsidRPr="003D36FB">
        <w:rPr>
          <w:sz w:val="18"/>
          <w:rPrChange w:id="4053" w:author="Author">
            <w:rPr/>
          </w:rPrChange>
        </w:rPr>
        <w:t>IObservable</w:t>
      </w:r>
      <w:proofErr w:type="spellEnd"/>
      <w:r w:rsidRPr="003D36FB">
        <w:rPr>
          <w:sz w:val="18"/>
          <w:rPrChange w:id="4054" w:author="Author">
            <w:rPr/>
          </w:rPrChange>
        </w:rPr>
        <w:t>&lt;</w:t>
      </w:r>
      <w:proofErr w:type="spellStart"/>
      <w:r w:rsidRPr="003D36FB">
        <w:rPr>
          <w:sz w:val="18"/>
          <w:rPrChange w:id="4055" w:author="Author">
            <w:rPr/>
          </w:rPrChange>
        </w:rPr>
        <w:t>TSource</w:t>
      </w:r>
      <w:proofErr w:type="spellEnd"/>
      <w:r w:rsidRPr="003D36FB">
        <w:rPr>
          <w:sz w:val="18"/>
          <w:rPrChange w:id="4056" w:author="Author">
            <w:rPr/>
          </w:rPrChange>
        </w:rPr>
        <w:t xml:space="preserve">&gt; which in our case contains strings. We also got a function mapping those strings on an </w:t>
      </w:r>
      <w:proofErr w:type="spellStart"/>
      <w:r w:rsidRPr="003D36FB">
        <w:rPr>
          <w:sz w:val="18"/>
          <w:rPrChange w:id="4057" w:author="Author">
            <w:rPr/>
          </w:rPrChange>
        </w:rPr>
        <w:t>IObservable</w:t>
      </w:r>
      <w:proofErr w:type="spellEnd"/>
      <w:r w:rsidRPr="003D36FB">
        <w:rPr>
          <w:sz w:val="18"/>
          <w:rPrChange w:id="4058" w:author="Author">
            <w:rPr/>
          </w:rPrChange>
        </w:rPr>
        <w:t>&lt;</w:t>
      </w:r>
      <w:proofErr w:type="spellStart"/>
      <w:r w:rsidRPr="003D36FB">
        <w:rPr>
          <w:sz w:val="18"/>
          <w:rPrChange w:id="4059" w:author="Author">
            <w:rPr/>
          </w:rPrChange>
        </w:rPr>
        <w:t>TResult</w:t>
      </w:r>
      <w:proofErr w:type="spellEnd"/>
      <w:r w:rsidRPr="003D36FB">
        <w:rPr>
          <w:sz w:val="18"/>
          <w:rPrChange w:id="4060" w:author="Author">
            <w:rPr/>
          </w:rPrChange>
        </w:rPr>
        <w:t xml:space="preserve">&gt;.  What the </w:t>
      </w:r>
      <w:proofErr w:type="spellStart"/>
      <w:r w:rsidRPr="003D36FB">
        <w:rPr>
          <w:sz w:val="18"/>
          <w:rPrChange w:id="4061" w:author="Author">
            <w:rPr/>
          </w:rPrChange>
        </w:rPr>
        <w:t>SelectMany</w:t>
      </w:r>
      <w:proofErr w:type="spellEnd"/>
      <w:r w:rsidRPr="003D36FB">
        <w:rPr>
          <w:sz w:val="18"/>
          <w:rPrChange w:id="4062" w:author="Author">
            <w:rPr/>
          </w:rPrChange>
        </w:rPr>
        <w:t xml:space="preserve"> operator can do using those inputs is </w:t>
      </w:r>
      <w:r w:rsidRPr="003D36FB">
        <w:rPr>
          <w:i/>
          <w:sz w:val="18"/>
          <w:rPrChange w:id="4063" w:author="Author">
            <w:rPr>
              <w:i/>
            </w:rPr>
          </w:rPrChange>
        </w:rPr>
        <w:t>bind</w:t>
      </w:r>
      <w:r w:rsidRPr="003D36FB">
        <w:rPr>
          <w:sz w:val="18"/>
          <w:rPrChange w:id="4064" w:author="Author">
            <w:rPr/>
          </w:rPrChange>
        </w:rPr>
        <w:t xml:space="preserve"> them together.</w:t>
      </w:r>
      <w:r w:rsidRPr="003D36FB">
        <w:rPr>
          <w:sz w:val="18"/>
          <w:rPrChange w:id="4065" w:author="Author">
            <w:rPr/>
          </w:rPrChange>
        </w:rPr>
        <w:br/>
      </w:r>
      <w:r w:rsidRPr="003D36FB">
        <w:rPr>
          <w:sz w:val="18"/>
          <w:rPrChange w:id="4066" w:author="Author">
            <w:rPr/>
          </w:rPrChange>
        </w:rPr>
        <w:br/>
        <w:t xml:space="preserve">Most readers will be familiar with this operator in a possibly unconscious manner. Every time you query some database traversing a relationship between tables, you’re really dealing with </w:t>
      </w:r>
      <w:proofErr w:type="spellStart"/>
      <w:r w:rsidRPr="003D36FB">
        <w:rPr>
          <w:sz w:val="18"/>
          <w:rPrChange w:id="4067" w:author="Author">
            <w:rPr/>
          </w:rPrChange>
        </w:rPr>
        <w:t>SelectMany</w:t>
      </w:r>
      <w:proofErr w:type="spellEnd"/>
      <w:r w:rsidRPr="003D36FB">
        <w:rPr>
          <w:sz w:val="18"/>
          <w:rPrChange w:id="4068" w:author="Author">
            <w:rPr/>
          </w:rPrChange>
        </w:rPr>
        <w:t xml:space="preserve">. For example, </w:t>
      </w:r>
      <w:r w:rsidR="00B8144B" w:rsidRPr="003D36FB">
        <w:rPr>
          <w:sz w:val="18"/>
          <w:rPrChange w:id="4069" w:author="Author">
            <w:rPr/>
          </w:rPrChange>
        </w:rPr>
        <w:t xml:space="preserve">assume you </w:t>
      </w:r>
      <w:r w:rsidRPr="003D36FB">
        <w:rPr>
          <w:sz w:val="18"/>
          <w:rPrChange w:id="4070" w:author="Author">
            <w:rPr/>
          </w:rPrChange>
        </w:rPr>
        <w:t>want to get all the suppliers across all the products in a store</w:t>
      </w:r>
      <w:r w:rsidR="00B8144B" w:rsidRPr="003D36FB">
        <w:rPr>
          <w:sz w:val="18"/>
          <w:rPrChange w:id="4071" w:author="Author">
            <w:rPr/>
          </w:rPrChange>
        </w:rPr>
        <w:t>. Starting from a sequence of Product objects and a way to map a Product onto a Supplier (e.g. a function retrieving a</w:t>
      </w:r>
      <w:r w:rsidR="002A4105" w:rsidRPr="003D36FB">
        <w:rPr>
          <w:sz w:val="18"/>
          <w:rPrChange w:id="4072" w:author="Author">
            <w:rPr/>
          </w:rPrChange>
        </w:rPr>
        <w:t xml:space="preserve"> Product’s </w:t>
      </w:r>
      <w:proofErr w:type="spellStart"/>
      <w:r w:rsidR="002A4105" w:rsidRPr="003D36FB">
        <w:rPr>
          <w:sz w:val="18"/>
          <w:rPrChange w:id="4073" w:author="Author">
            <w:rPr/>
          </w:rPrChange>
        </w:rPr>
        <w:t>SuppliedBy</w:t>
      </w:r>
      <w:proofErr w:type="spellEnd"/>
      <w:r w:rsidR="002A4105" w:rsidRPr="003D36FB">
        <w:rPr>
          <w:sz w:val="18"/>
          <w:rPrChange w:id="4074" w:author="Author">
            <w:rPr/>
          </w:rPrChange>
        </w:rPr>
        <w:t xml:space="preserve"> property)</w:t>
      </w:r>
      <w:r w:rsidR="00B8144B" w:rsidRPr="003D36FB">
        <w:rPr>
          <w:sz w:val="18"/>
          <w:rPrChange w:id="4075" w:author="Author">
            <w:rPr/>
          </w:rPrChange>
        </w:rPr>
        <w:t>, the operator can give us a flattened list of Supplier objects across all Product objects. The following figure illustrates this binding operation</w:t>
      </w:r>
      <w:r w:rsidR="006B0A78" w:rsidRPr="003D36FB">
        <w:rPr>
          <w:sz w:val="18"/>
          <w:rPrChange w:id="4076" w:author="Author">
            <w:rPr/>
          </w:rPrChange>
        </w:rPr>
        <w:t xml:space="preserve"> for our scenario of dictionary suggest</w:t>
      </w:r>
      <w:proofErr w:type="gramStart"/>
      <w:r w:rsidR="00B8144B" w:rsidRPr="003D36FB">
        <w:rPr>
          <w:sz w:val="18"/>
          <w:rPrChange w:id="4077" w:author="Author">
            <w:rPr/>
          </w:rPrChange>
        </w:rPr>
        <w:t>:</w:t>
      </w:r>
      <w:proofErr w:type="gramEnd"/>
      <w:r w:rsidR="00B8144B" w:rsidRPr="003D36FB">
        <w:rPr>
          <w:sz w:val="18"/>
          <w:rPrChange w:id="4078" w:author="Author">
            <w:rPr/>
          </w:rPrChange>
        </w:rPr>
        <w:br/>
      </w:r>
      <w:r w:rsidR="00B8144B" w:rsidRPr="003D36FB">
        <w:rPr>
          <w:sz w:val="18"/>
          <w:rPrChange w:id="4079" w:author="Author">
            <w:rPr/>
          </w:rPrChange>
        </w:rPr>
        <w:br/>
      </w:r>
      <w:r w:rsidR="006B0A78" w:rsidRPr="003D36FB">
        <w:rPr>
          <w:noProof/>
          <w:sz w:val="18"/>
          <w:rPrChange w:id="4080" w:author="Author">
            <w:rPr>
              <w:noProof/>
            </w:rPr>
          </w:rPrChange>
        </w:rPr>
        <w:drawing>
          <wp:inline distT="0" distB="0" distL="0" distR="0" wp14:anchorId="4A834A71" wp14:editId="29CB9E87">
            <wp:extent cx="4965405" cy="2698439"/>
            <wp:effectExtent l="0" t="0" r="6985" b="69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74320" cy="2703284"/>
                    </a:xfrm>
                    <a:prstGeom prst="rect">
                      <a:avLst/>
                    </a:prstGeom>
                    <a:noFill/>
                    <a:ln>
                      <a:noFill/>
                    </a:ln>
                  </pic:spPr>
                </pic:pic>
              </a:graphicData>
            </a:graphic>
          </wp:inline>
        </w:drawing>
      </w:r>
      <w:r w:rsidR="00134F35" w:rsidRPr="003D36FB">
        <w:rPr>
          <w:sz w:val="18"/>
          <w:rPrChange w:id="4081" w:author="Author">
            <w:rPr/>
          </w:rPrChange>
        </w:rPr>
        <w:br/>
      </w:r>
      <w:r w:rsidR="00134F35" w:rsidRPr="003D36FB">
        <w:rPr>
          <w:sz w:val="18"/>
          <w:rPrChange w:id="4082" w:author="Author">
            <w:rPr/>
          </w:rPrChange>
        </w:rPr>
        <w:br/>
      </w:r>
      <w:r w:rsidR="00134F35" w:rsidRPr="003D36FB">
        <w:rPr>
          <w:b/>
          <w:sz w:val="18"/>
          <w:rPrChange w:id="4083" w:author="Author">
            <w:rPr>
              <w:b/>
            </w:rPr>
          </w:rPrChange>
        </w:rPr>
        <w:t>Note:</w:t>
      </w:r>
      <w:r w:rsidR="00134F35" w:rsidRPr="003D36FB">
        <w:rPr>
          <w:sz w:val="18"/>
          <w:rPrChange w:id="4084" w:author="Author">
            <w:rPr/>
          </w:rPrChange>
        </w:rPr>
        <w:t xml:space="preserve">  The cardinality of the web service output may be a bit confusing at first. </w:t>
      </w:r>
      <w:r w:rsidR="00A145AF" w:rsidRPr="003D36FB">
        <w:rPr>
          <w:sz w:val="18"/>
          <w:rPrChange w:id="4085" w:author="Author">
            <w:rPr/>
          </w:rPrChange>
        </w:rPr>
        <w:t xml:space="preserve">Being </w:t>
      </w:r>
      <w:r w:rsidR="00134F35" w:rsidRPr="003D36FB">
        <w:rPr>
          <w:sz w:val="18"/>
          <w:rPrChange w:id="4086" w:author="Author">
            <w:rPr/>
          </w:rPrChange>
        </w:rPr>
        <w:t xml:space="preserve">an IObservable sequence containing an array of </w:t>
      </w:r>
      <w:proofErr w:type="spellStart"/>
      <w:r w:rsidR="00134F35" w:rsidRPr="003D36FB">
        <w:rPr>
          <w:sz w:val="18"/>
          <w:rPrChange w:id="4087" w:author="Author">
            <w:rPr/>
          </w:rPrChange>
        </w:rPr>
        <w:t>DictionaryWord</w:t>
      </w:r>
      <w:proofErr w:type="spellEnd"/>
      <w:r w:rsidR="00134F35" w:rsidRPr="003D36FB">
        <w:rPr>
          <w:sz w:val="18"/>
          <w:rPrChange w:id="4088" w:author="Author">
            <w:rPr/>
          </w:rPrChange>
        </w:rPr>
        <w:t xml:space="preserve"> objects</w:t>
      </w:r>
      <w:r w:rsidR="00A145AF" w:rsidRPr="003D36FB">
        <w:rPr>
          <w:sz w:val="18"/>
          <w:rPrChange w:id="4089" w:author="Author">
            <w:rPr/>
          </w:rPrChange>
        </w:rPr>
        <w:t xml:space="preserve">, subscribing means you’ll get zero or more </w:t>
      </w:r>
      <w:proofErr w:type="spellStart"/>
      <w:r w:rsidR="00A145AF" w:rsidRPr="003D36FB">
        <w:rPr>
          <w:sz w:val="18"/>
          <w:rPrChange w:id="4090" w:author="Author">
            <w:rPr/>
          </w:rPrChange>
        </w:rPr>
        <w:t>DictionaryWord</w:t>
      </w:r>
      <w:proofErr w:type="spellEnd"/>
      <w:r w:rsidR="00A145AF" w:rsidRPr="003D36FB">
        <w:rPr>
          <w:sz w:val="18"/>
          <w:rPrChange w:id="4091" w:author="Author">
            <w:rPr/>
          </w:rPrChange>
        </w:rPr>
        <w:t xml:space="preserve"> arrays in an asynchronous manner. In this particular scenario, we’ll receive a single array which will contain matching words (possibly empty). If a service would exist that notifies the client about results matching the query as they are found during a dictionary scan, the resulting type could be an </w:t>
      </w:r>
      <w:proofErr w:type="spellStart"/>
      <w:r w:rsidR="00A145AF" w:rsidRPr="003D36FB">
        <w:rPr>
          <w:sz w:val="18"/>
          <w:rPrChange w:id="4092" w:author="Author">
            <w:rPr/>
          </w:rPrChange>
        </w:rPr>
        <w:t>IObservable</w:t>
      </w:r>
      <w:proofErr w:type="spellEnd"/>
      <w:r w:rsidR="00A145AF" w:rsidRPr="003D36FB">
        <w:rPr>
          <w:sz w:val="18"/>
          <w:rPrChange w:id="4093" w:author="Author">
            <w:rPr/>
          </w:rPrChange>
        </w:rPr>
        <w:t>&lt;</w:t>
      </w:r>
      <w:proofErr w:type="spellStart"/>
      <w:r w:rsidR="00A145AF" w:rsidRPr="003D36FB">
        <w:rPr>
          <w:sz w:val="18"/>
          <w:rPrChange w:id="4094" w:author="Author">
            <w:rPr/>
          </w:rPrChange>
        </w:rPr>
        <w:t>DictionaryWord</w:t>
      </w:r>
      <w:proofErr w:type="spellEnd"/>
      <w:r w:rsidR="00A145AF" w:rsidRPr="003D36FB">
        <w:rPr>
          <w:sz w:val="18"/>
          <w:rPrChange w:id="4095" w:author="Author">
            <w:rPr/>
          </w:rPrChange>
        </w:rPr>
        <w:t>&gt;.</w:t>
      </w:r>
      <w:r w:rsidR="00A145AF" w:rsidRPr="003D36FB">
        <w:rPr>
          <w:sz w:val="18"/>
          <w:rPrChange w:id="4096" w:author="Author">
            <w:rPr/>
          </w:rPrChange>
        </w:rPr>
        <w:br/>
      </w:r>
    </w:p>
    <w:p w:rsidR="00FD4B2F" w:rsidRPr="003D36FB" w:rsidRDefault="006006BB" w:rsidP="00FD4B2F">
      <w:pPr>
        <w:pStyle w:val="ListParagraph"/>
        <w:numPr>
          <w:ilvl w:val="0"/>
          <w:numId w:val="15"/>
        </w:numPr>
        <w:autoSpaceDE w:val="0"/>
        <w:autoSpaceDN w:val="0"/>
        <w:adjustRightInd w:val="0"/>
        <w:spacing w:after="0" w:line="240" w:lineRule="auto"/>
        <w:rPr>
          <w:sz w:val="18"/>
          <w:rPrChange w:id="4097" w:author="Author">
            <w:rPr/>
          </w:rPrChange>
        </w:rPr>
      </w:pPr>
      <w:r w:rsidRPr="003D36FB">
        <w:rPr>
          <w:b/>
          <w:noProof/>
          <w:sz w:val="18"/>
          <w:rPrChange w:id="4098" w:author="Author">
            <w:rPr>
              <w:b/>
              <w:noProof/>
            </w:rPr>
          </w:rPrChange>
        </w:rPr>
        <w:lastRenderedPageBreak/>
        <w:drawing>
          <wp:anchor distT="0" distB="0" distL="114300" distR="114300" simplePos="0" relativeHeight="251727872" behindDoc="0" locked="0" layoutInCell="1" allowOverlap="1" wp14:anchorId="6BBFB99C" wp14:editId="354077FB">
            <wp:simplePos x="0" y="0"/>
            <wp:positionH relativeFrom="column">
              <wp:posOffset>-285115</wp:posOffset>
            </wp:positionH>
            <wp:positionV relativeFrom="paragraph">
              <wp:posOffset>-975360</wp:posOffset>
            </wp:positionV>
            <wp:extent cx="603250" cy="539115"/>
            <wp:effectExtent l="0" t="0" r="6350" b="0"/>
            <wp:wrapNone/>
            <wp:docPr id="98" name="Picture 98"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3250" cy="539115"/>
                    </a:xfrm>
                    <a:prstGeom prst="rect">
                      <a:avLst/>
                    </a:prstGeom>
                    <a:noFill/>
                    <a:ln>
                      <a:noFill/>
                    </a:ln>
                  </pic:spPr>
                </pic:pic>
              </a:graphicData>
            </a:graphic>
            <wp14:sizeRelH relativeFrom="page">
              <wp14:pctWidth>0</wp14:pctWidth>
            </wp14:sizeRelH>
            <wp14:sizeRelV relativeFrom="page">
              <wp14:pctHeight>0</wp14:pctHeight>
            </wp14:sizeRelV>
          </wp:anchor>
        </w:drawing>
      </w:r>
      <w:r w:rsidR="00522467" w:rsidRPr="003D36FB">
        <w:rPr>
          <w:noProof/>
          <w:sz w:val="18"/>
          <w:rPrChange w:id="4099" w:author="Author">
            <w:rPr>
              <w:noProof/>
            </w:rPr>
          </w:rPrChange>
        </w:rPr>
        <w:drawing>
          <wp:anchor distT="0" distB="0" distL="114300" distR="114300" simplePos="0" relativeHeight="251705344" behindDoc="0" locked="0" layoutInCell="1" allowOverlap="1" wp14:anchorId="26918F60" wp14:editId="39362812">
            <wp:simplePos x="0" y="0"/>
            <wp:positionH relativeFrom="column">
              <wp:posOffset>-182880</wp:posOffset>
            </wp:positionH>
            <wp:positionV relativeFrom="paragraph">
              <wp:posOffset>1998980</wp:posOffset>
            </wp:positionV>
            <wp:extent cx="411621" cy="740664"/>
            <wp:effectExtent l="0" t="0" r="7620" b="2540"/>
            <wp:wrapNone/>
            <wp:docPr id="67" name="Picture 67" descr="C:\Users\bartde\AppData\Local\Microsoft\Windows\Temporary Internet Files\Content.IE5\CFGY0LUV\MC9000298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de\AppData\Local\Microsoft\Windows\Temporary Internet Files\Content.IE5\CFGY0LUV\MC900029888[1].wm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621" cy="740664"/>
                    </a:xfrm>
                    <a:prstGeom prst="rect">
                      <a:avLst/>
                    </a:prstGeom>
                    <a:noFill/>
                    <a:ln>
                      <a:noFill/>
                    </a:ln>
                  </pic:spPr>
                </pic:pic>
              </a:graphicData>
            </a:graphic>
            <wp14:sizeRelH relativeFrom="page">
              <wp14:pctWidth>0</wp14:pctWidth>
            </wp14:sizeRelH>
            <wp14:sizeRelV relativeFrom="page">
              <wp14:pctHeight>0</wp14:pctHeight>
            </wp14:sizeRelV>
          </wp:anchor>
        </w:drawing>
      </w:r>
      <w:r w:rsidR="00A145AF" w:rsidRPr="003D36FB">
        <w:rPr>
          <w:sz w:val="18"/>
          <w:rPrChange w:id="4100" w:author="Author">
            <w:rPr/>
          </w:rPrChange>
        </w:rPr>
        <w:t xml:space="preserve">Let’s turn </w:t>
      </w:r>
      <w:proofErr w:type="spellStart"/>
      <w:r w:rsidR="00A145AF" w:rsidRPr="003D36FB">
        <w:rPr>
          <w:sz w:val="18"/>
          <w:rPrChange w:id="4101" w:author="Author">
            <w:rPr/>
          </w:rPrChange>
        </w:rPr>
        <w:t>SelectMany</w:t>
      </w:r>
      <w:proofErr w:type="spellEnd"/>
      <w:r w:rsidR="00A145AF" w:rsidRPr="003D36FB">
        <w:rPr>
          <w:sz w:val="18"/>
          <w:rPrChange w:id="4102" w:author="Author">
            <w:rPr/>
          </w:rPrChange>
        </w:rPr>
        <w:t xml:space="preserve"> into </w:t>
      </w:r>
      <w:r w:rsidR="00FD4B2F" w:rsidRPr="003D36FB">
        <w:rPr>
          <w:sz w:val="18"/>
          <w:rPrChange w:id="4103" w:author="Author">
            <w:rPr/>
          </w:rPrChange>
        </w:rPr>
        <w:t xml:space="preserve">motion </w:t>
      </w:r>
      <w:r w:rsidR="00A145AF" w:rsidRPr="003D36FB">
        <w:rPr>
          <w:sz w:val="18"/>
          <w:rPrChange w:id="4104" w:author="Author">
            <w:rPr/>
          </w:rPrChange>
        </w:rPr>
        <w:t>now.</w:t>
      </w:r>
      <w:r w:rsidR="00FD4B2F" w:rsidRPr="003D36FB">
        <w:rPr>
          <w:sz w:val="18"/>
          <w:rPrChange w:id="4105" w:author="Author">
            <w:rPr/>
          </w:rPrChange>
        </w:rPr>
        <w:t xml:space="preserve"> Instead of using the operator as a method call, we can use C#’s query expression syntax where the use of </w:t>
      </w:r>
      <w:proofErr w:type="spellStart"/>
      <w:r w:rsidR="00FD4B2F" w:rsidRPr="003D36FB">
        <w:rPr>
          <w:sz w:val="18"/>
          <w:rPrChange w:id="4106" w:author="Author">
            <w:rPr/>
          </w:rPrChange>
        </w:rPr>
        <w:t>SelectMany</w:t>
      </w:r>
      <w:proofErr w:type="spellEnd"/>
      <w:r w:rsidR="00FD4B2F" w:rsidRPr="003D36FB">
        <w:rPr>
          <w:sz w:val="18"/>
          <w:rPrChange w:id="4107" w:author="Author">
            <w:rPr/>
          </w:rPrChange>
        </w:rPr>
        <w:t xml:space="preserve"> is triggered by the presence of multiple from clauses. This gets translated into one of the </w:t>
      </w:r>
      <w:proofErr w:type="spellStart"/>
      <w:r w:rsidR="00FD4B2F" w:rsidRPr="003D36FB">
        <w:rPr>
          <w:sz w:val="18"/>
          <w:rPrChange w:id="4108" w:author="Author">
            <w:rPr/>
          </w:rPrChange>
        </w:rPr>
        <w:t>SelectMany</w:t>
      </w:r>
      <w:proofErr w:type="spellEnd"/>
      <w:r w:rsidR="00FD4B2F" w:rsidRPr="003D36FB">
        <w:rPr>
          <w:sz w:val="18"/>
          <w:rPrChange w:id="4109" w:author="Author">
            <w:rPr/>
          </w:rPrChange>
        </w:rPr>
        <w:t xml:space="preserve"> overloads:</w:t>
      </w:r>
      <w:r w:rsidR="00FD4B2F" w:rsidRPr="003D36FB">
        <w:rPr>
          <w:sz w:val="18"/>
          <w:rPrChange w:id="4110" w:author="Author">
            <w:rPr/>
          </w:rPrChange>
        </w:rPr>
        <w:br/>
      </w:r>
      <w:r w:rsidR="00FD4B2F" w:rsidRPr="003D36FB">
        <w:rPr>
          <w:sz w:val="18"/>
          <w:rPrChange w:id="4111" w:author="Author">
            <w:rPr/>
          </w:rPrChange>
        </w:rPr>
        <w:br/>
      </w:r>
      <w:r w:rsidR="00FD4B2F" w:rsidRPr="003D36FB">
        <w:rPr>
          <w:rFonts w:ascii="Consolas" w:hAnsi="Consolas" w:cs="Consolas"/>
          <w:sz w:val="16"/>
          <w:szCs w:val="19"/>
          <w:rPrChange w:id="4112" w:author="Author">
            <w:rPr>
              <w:rFonts w:ascii="Consolas" w:hAnsi="Consolas" w:cs="Consolas"/>
              <w:sz w:val="19"/>
              <w:szCs w:val="19"/>
            </w:rPr>
          </w:rPrChange>
        </w:rPr>
        <w:t xml:space="preserve">    </w:t>
      </w:r>
      <w:proofErr w:type="spellStart"/>
      <w:r w:rsidR="00FD4B2F" w:rsidRPr="003D36FB">
        <w:rPr>
          <w:rFonts w:ascii="Consolas" w:hAnsi="Consolas" w:cs="Consolas"/>
          <w:color w:val="0000FF"/>
          <w:sz w:val="16"/>
          <w:szCs w:val="19"/>
          <w:rPrChange w:id="4113" w:author="Author">
            <w:rPr>
              <w:rFonts w:ascii="Consolas" w:hAnsi="Consolas" w:cs="Consolas"/>
              <w:color w:val="0000FF"/>
              <w:sz w:val="19"/>
              <w:szCs w:val="19"/>
            </w:rPr>
          </w:rPrChange>
        </w:rPr>
        <w:t>var</w:t>
      </w:r>
      <w:proofErr w:type="spellEnd"/>
      <w:r w:rsidR="00FD4B2F" w:rsidRPr="003D36FB">
        <w:rPr>
          <w:rFonts w:ascii="Consolas" w:hAnsi="Consolas" w:cs="Consolas"/>
          <w:sz w:val="16"/>
          <w:szCs w:val="19"/>
          <w:rPrChange w:id="4114" w:author="Author">
            <w:rPr>
              <w:rFonts w:ascii="Consolas" w:hAnsi="Consolas" w:cs="Consolas"/>
              <w:sz w:val="19"/>
              <w:szCs w:val="19"/>
            </w:rPr>
          </w:rPrChange>
        </w:rPr>
        <w:t xml:space="preserve"> res = </w:t>
      </w:r>
      <w:r w:rsidR="00FD4B2F" w:rsidRPr="003D36FB">
        <w:rPr>
          <w:rFonts w:ascii="Consolas" w:hAnsi="Consolas" w:cs="Consolas"/>
          <w:color w:val="0000FF"/>
          <w:sz w:val="16"/>
          <w:szCs w:val="19"/>
          <w:rPrChange w:id="4115" w:author="Author">
            <w:rPr>
              <w:rFonts w:ascii="Consolas" w:hAnsi="Consolas" w:cs="Consolas"/>
              <w:color w:val="0000FF"/>
              <w:sz w:val="19"/>
              <w:szCs w:val="19"/>
            </w:rPr>
          </w:rPrChange>
        </w:rPr>
        <w:t>from</w:t>
      </w:r>
      <w:r w:rsidR="00FD4B2F" w:rsidRPr="003D36FB">
        <w:rPr>
          <w:rFonts w:ascii="Consolas" w:hAnsi="Consolas" w:cs="Consolas"/>
          <w:sz w:val="16"/>
          <w:szCs w:val="19"/>
          <w:rPrChange w:id="4116" w:author="Author">
            <w:rPr>
              <w:rFonts w:ascii="Consolas" w:hAnsi="Consolas" w:cs="Consolas"/>
              <w:sz w:val="19"/>
              <w:szCs w:val="19"/>
            </w:rPr>
          </w:rPrChange>
        </w:rPr>
        <w:t xml:space="preserve"> term </w:t>
      </w:r>
      <w:r w:rsidR="00FD4B2F" w:rsidRPr="003D36FB">
        <w:rPr>
          <w:rFonts w:ascii="Consolas" w:hAnsi="Consolas" w:cs="Consolas"/>
          <w:color w:val="0000FF"/>
          <w:sz w:val="16"/>
          <w:szCs w:val="19"/>
          <w:rPrChange w:id="4117" w:author="Author">
            <w:rPr>
              <w:rFonts w:ascii="Consolas" w:hAnsi="Consolas" w:cs="Consolas"/>
              <w:color w:val="0000FF"/>
              <w:sz w:val="19"/>
              <w:szCs w:val="19"/>
            </w:rPr>
          </w:rPrChange>
        </w:rPr>
        <w:t>in</w:t>
      </w:r>
      <w:r w:rsidR="00FD4B2F" w:rsidRPr="003D36FB">
        <w:rPr>
          <w:rFonts w:ascii="Consolas" w:hAnsi="Consolas" w:cs="Consolas"/>
          <w:sz w:val="16"/>
          <w:szCs w:val="19"/>
          <w:rPrChange w:id="4118" w:author="Author">
            <w:rPr>
              <w:rFonts w:ascii="Consolas" w:hAnsi="Consolas" w:cs="Consolas"/>
              <w:sz w:val="19"/>
              <w:szCs w:val="19"/>
            </w:rPr>
          </w:rPrChange>
        </w:rPr>
        <w:t xml:space="preserve"> input</w:t>
      </w:r>
      <w:r w:rsidR="00FD4B2F" w:rsidRPr="003D36FB">
        <w:rPr>
          <w:rFonts w:ascii="Consolas" w:hAnsi="Consolas" w:cs="Consolas"/>
          <w:sz w:val="16"/>
          <w:szCs w:val="19"/>
          <w:rPrChange w:id="4119" w:author="Author">
            <w:rPr>
              <w:rFonts w:ascii="Consolas" w:hAnsi="Consolas" w:cs="Consolas"/>
              <w:sz w:val="19"/>
              <w:szCs w:val="19"/>
            </w:rPr>
          </w:rPrChange>
        </w:rPr>
        <w:br/>
        <w:t xml:space="preserve">              </w:t>
      </w:r>
      <w:r w:rsidR="00FD4B2F" w:rsidRPr="003D36FB">
        <w:rPr>
          <w:rFonts w:ascii="Consolas" w:hAnsi="Consolas" w:cs="Consolas"/>
          <w:color w:val="0000FF"/>
          <w:sz w:val="16"/>
          <w:szCs w:val="19"/>
          <w:rPrChange w:id="4120" w:author="Author">
            <w:rPr>
              <w:rFonts w:ascii="Consolas" w:hAnsi="Consolas" w:cs="Consolas"/>
              <w:color w:val="0000FF"/>
              <w:sz w:val="19"/>
              <w:szCs w:val="19"/>
            </w:rPr>
          </w:rPrChange>
        </w:rPr>
        <w:t>from</w:t>
      </w:r>
      <w:r w:rsidR="00FD4B2F" w:rsidRPr="003D36FB">
        <w:rPr>
          <w:rFonts w:ascii="Consolas" w:hAnsi="Consolas" w:cs="Consolas"/>
          <w:sz w:val="16"/>
          <w:szCs w:val="19"/>
          <w:rPrChange w:id="4121" w:author="Author">
            <w:rPr>
              <w:rFonts w:ascii="Consolas" w:hAnsi="Consolas" w:cs="Consolas"/>
              <w:sz w:val="19"/>
              <w:szCs w:val="19"/>
            </w:rPr>
          </w:rPrChange>
        </w:rPr>
        <w:t xml:space="preserve"> word</w:t>
      </w:r>
      <w:r w:rsidR="00946EFF" w:rsidRPr="003D36FB">
        <w:rPr>
          <w:rFonts w:ascii="Consolas" w:hAnsi="Consolas" w:cs="Consolas"/>
          <w:sz w:val="16"/>
          <w:szCs w:val="19"/>
          <w:rPrChange w:id="4122" w:author="Author">
            <w:rPr>
              <w:rFonts w:ascii="Consolas" w:hAnsi="Consolas" w:cs="Consolas"/>
              <w:sz w:val="19"/>
              <w:szCs w:val="19"/>
            </w:rPr>
          </w:rPrChange>
        </w:rPr>
        <w:t>s</w:t>
      </w:r>
      <w:r w:rsidR="00FD4B2F" w:rsidRPr="003D36FB">
        <w:rPr>
          <w:rFonts w:ascii="Consolas" w:hAnsi="Consolas" w:cs="Consolas"/>
          <w:sz w:val="16"/>
          <w:szCs w:val="19"/>
          <w:rPrChange w:id="4123" w:author="Author">
            <w:rPr>
              <w:rFonts w:ascii="Consolas" w:hAnsi="Consolas" w:cs="Consolas"/>
              <w:sz w:val="19"/>
              <w:szCs w:val="19"/>
            </w:rPr>
          </w:rPrChange>
        </w:rPr>
        <w:t xml:space="preserve"> </w:t>
      </w:r>
      <w:r w:rsidR="00FD4B2F" w:rsidRPr="003D36FB">
        <w:rPr>
          <w:rFonts w:ascii="Consolas" w:hAnsi="Consolas" w:cs="Consolas"/>
          <w:color w:val="0000FF"/>
          <w:sz w:val="16"/>
          <w:szCs w:val="19"/>
          <w:rPrChange w:id="4124" w:author="Author">
            <w:rPr>
              <w:rFonts w:ascii="Consolas" w:hAnsi="Consolas" w:cs="Consolas"/>
              <w:color w:val="0000FF"/>
              <w:sz w:val="19"/>
              <w:szCs w:val="19"/>
            </w:rPr>
          </w:rPrChange>
        </w:rPr>
        <w:t>in</w:t>
      </w:r>
      <w:r w:rsidR="00FD4B2F" w:rsidRPr="003D36FB">
        <w:rPr>
          <w:rFonts w:ascii="Consolas" w:hAnsi="Consolas" w:cs="Consolas"/>
          <w:sz w:val="16"/>
          <w:szCs w:val="19"/>
          <w:rPrChange w:id="4125" w:author="Author">
            <w:rPr>
              <w:rFonts w:ascii="Consolas" w:hAnsi="Consolas" w:cs="Consolas"/>
              <w:sz w:val="19"/>
              <w:szCs w:val="19"/>
            </w:rPr>
          </w:rPrChange>
        </w:rPr>
        <w:t xml:space="preserve"> </w:t>
      </w:r>
      <w:proofErr w:type="spellStart"/>
      <w:proofErr w:type="gramStart"/>
      <w:r w:rsidR="00FD4B2F" w:rsidRPr="003D36FB">
        <w:rPr>
          <w:rFonts w:ascii="Consolas" w:hAnsi="Consolas" w:cs="Consolas"/>
          <w:sz w:val="16"/>
          <w:szCs w:val="19"/>
          <w:rPrChange w:id="4126" w:author="Author">
            <w:rPr>
              <w:rFonts w:ascii="Consolas" w:hAnsi="Consolas" w:cs="Consolas"/>
              <w:sz w:val="19"/>
              <w:szCs w:val="19"/>
            </w:rPr>
          </w:rPrChange>
        </w:rPr>
        <w:t>matchInWordNetByPrefix</w:t>
      </w:r>
      <w:proofErr w:type="spellEnd"/>
      <w:r w:rsidR="00FD4B2F" w:rsidRPr="003D36FB">
        <w:rPr>
          <w:rFonts w:ascii="Consolas" w:hAnsi="Consolas" w:cs="Consolas"/>
          <w:sz w:val="16"/>
          <w:szCs w:val="19"/>
          <w:rPrChange w:id="4127" w:author="Author">
            <w:rPr>
              <w:rFonts w:ascii="Consolas" w:hAnsi="Consolas" w:cs="Consolas"/>
              <w:sz w:val="19"/>
              <w:szCs w:val="19"/>
            </w:rPr>
          </w:rPrChange>
        </w:rPr>
        <w:t>(</w:t>
      </w:r>
      <w:proofErr w:type="gramEnd"/>
      <w:r w:rsidR="00FD4B2F" w:rsidRPr="003D36FB">
        <w:rPr>
          <w:rFonts w:ascii="Consolas" w:hAnsi="Consolas" w:cs="Consolas"/>
          <w:sz w:val="16"/>
          <w:szCs w:val="19"/>
          <w:rPrChange w:id="4128" w:author="Author">
            <w:rPr>
              <w:rFonts w:ascii="Consolas" w:hAnsi="Consolas" w:cs="Consolas"/>
              <w:sz w:val="19"/>
              <w:szCs w:val="19"/>
            </w:rPr>
          </w:rPrChange>
        </w:rPr>
        <w:t>term)</w:t>
      </w:r>
      <w:r w:rsidR="00FD4B2F" w:rsidRPr="003D36FB">
        <w:rPr>
          <w:rFonts w:ascii="Consolas" w:hAnsi="Consolas" w:cs="Consolas"/>
          <w:sz w:val="16"/>
          <w:szCs w:val="19"/>
          <w:rPrChange w:id="4129" w:author="Author">
            <w:rPr>
              <w:rFonts w:ascii="Consolas" w:hAnsi="Consolas" w:cs="Consolas"/>
              <w:sz w:val="19"/>
              <w:szCs w:val="19"/>
            </w:rPr>
          </w:rPrChange>
        </w:rPr>
        <w:br/>
        <w:t xml:space="preserve">              </w:t>
      </w:r>
      <w:r w:rsidR="00FD4B2F" w:rsidRPr="003D36FB">
        <w:rPr>
          <w:rFonts w:ascii="Consolas" w:hAnsi="Consolas" w:cs="Consolas"/>
          <w:color w:val="0000FF"/>
          <w:sz w:val="16"/>
          <w:szCs w:val="19"/>
          <w:rPrChange w:id="4130" w:author="Author">
            <w:rPr>
              <w:rFonts w:ascii="Consolas" w:hAnsi="Consolas" w:cs="Consolas"/>
              <w:color w:val="0000FF"/>
              <w:sz w:val="19"/>
              <w:szCs w:val="19"/>
            </w:rPr>
          </w:rPrChange>
        </w:rPr>
        <w:t>select</w:t>
      </w:r>
      <w:r w:rsidR="00FD4B2F" w:rsidRPr="003D36FB">
        <w:rPr>
          <w:rFonts w:ascii="Consolas" w:hAnsi="Consolas" w:cs="Consolas"/>
          <w:sz w:val="16"/>
          <w:szCs w:val="19"/>
          <w:rPrChange w:id="4131" w:author="Author">
            <w:rPr>
              <w:rFonts w:ascii="Consolas" w:hAnsi="Consolas" w:cs="Consolas"/>
              <w:sz w:val="19"/>
              <w:szCs w:val="19"/>
            </w:rPr>
          </w:rPrChange>
        </w:rPr>
        <w:t xml:space="preserve"> word</w:t>
      </w:r>
      <w:r w:rsidR="00946EFF" w:rsidRPr="003D36FB">
        <w:rPr>
          <w:rFonts w:ascii="Consolas" w:hAnsi="Consolas" w:cs="Consolas"/>
          <w:sz w:val="16"/>
          <w:szCs w:val="19"/>
          <w:rPrChange w:id="4132" w:author="Author">
            <w:rPr>
              <w:rFonts w:ascii="Consolas" w:hAnsi="Consolas" w:cs="Consolas"/>
              <w:sz w:val="19"/>
              <w:szCs w:val="19"/>
            </w:rPr>
          </w:rPrChange>
        </w:rPr>
        <w:t>s</w:t>
      </w:r>
      <w:r w:rsidR="00FD4B2F" w:rsidRPr="003D36FB">
        <w:rPr>
          <w:rFonts w:ascii="Consolas" w:hAnsi="Consolas" w:cs="Consolas"/>
          <w:sz w:val="16"/>
          <w:szCs w:val="19"/>
          <w:rPrChange w:id="4133" w:author="Author">
            <w:rPr>
              <w:rFonts w:ascii="Consolas" w:hAnsi="Consolas" w:cs="Consolas"/>
              <w:sz w:val="19"/>
              <w:szCs w:val="19"/>
            </w:rPr>
          </w:rPrChange>
        </w:rPr>
        <w:t>;</w:t>
      </w:r>
      <w:r w:rsidR="00FD4B2F" w:rsidRPr="003D36FB">
        <w:rPr>
          <w:rFonts w:ascii="Consolas" w:hAnsi="Consolas" w:cs="Consolas"/>
          <w:sz w:val="16"/>
          <w:szCs w:val="19"/>
          <w:rPrChange w:id="4134" w:author="Author">
            <w:rPr>
              <w:rFonts w:ascii="Consolas" w:hAnsi="Consolas" w:cs="Consolas"/>
              <w:sz w:val="19"/>
              <w:szCs w:val="19"/>
            </w:rPr>
          </w:rPrChange>
        </w:rPr>
        <w:br/>
      </w:r>
      <w:r w:rsidR="00FD4B2F" w:rsidRPr="003D36FB">
        <w:rPr>
          <w:sz w:val="18"/>
          <w:rPrChange w:id="4135" w:author="Author">
            <w:rPr/>
          </w:rPrChange>
        </w:rPr>
        <w:br/>
      </w:r>
      <w:r w:rsidR="00ED6DD5" w:rsidRPr="003D36FB">
        <w:rPr>
          <w:sz w:val="18"/>
          <w:rPrChange w:id="4136" w:author="Author">
            <w:rPr/>
          </w:rPrChange>
        </w:rPr>
        <w:t>This is all we need to do to compose the two asynchronous computations, the result still being asynchronous by itself as well. Herein lays the power of Rx: retaining the asynchronous nature of computations in the presence of rich composition operators (or “</w:t>
      </w:r>
      <w:proofErr w:type="spellStart"/>
      <w:r w:rsidR="00ED6DD5" w:rsidRPr="003D36FB">
        <w:rPr>
          <w:sz w:val="18"/>
          <w:rPrChange w:id="4137" w:author="Author">
            <w:rPr/>
          </w:rPrChange>
        </w:rPr>
        <w:t>combinators</w:t>
      </w:r>
      <w:proofErr w:type="spellEnd"/>
      <w:r w:rsidR="00ED6DD5" w:rsidRPr="003D36FB">
        <w:rPr>
          <w:sz w:val="18"/>
          <w:rPrChange w:id="4138" w:author="Author">
            <w:rPr/>
          </w:rPrChange>
        </w:rPr>
        <w:t>”).</w:t>
      </w:r>
      <w:r w:rsidR="00ED6DD5" w:rsidRPr="003D36FB">
        <w:rPr>
          <w:sz w:val="18"/>
          <w:rPrChange w:id="4139" w:author="Author">
            <w:rPr/>
          </w:rPrChange>
        </w:rPr>
        <w:br/>
      </w:r>
      <w:r w:rsidR="00ED6DD5" w:rsidRPr="003D36FB">
        <w:rPr>
          <w:sz w:val="18"/>
          <w:rPrChange w:id="4140" w:author="Author">
            <w:rPr/>
          </w:rPrChange>
        </w:rPr>
        <w:br/>
      </w:r>
      <w:r w:rsidR="00ED6DD5" w:rsidRPr="003D36FB">
        <w:rPr>
          <w:b/>
          <w:sz w:val="18"/>
          <w:rPrChange w:id="4141" w:author="Author">
            <w:rPr>
              <w:b/>
            </w:rPr>
          </w:rPrChange>
        </w:rPr>
        <w:t>Background:</w:t>
      </w:r>
      <w:r w:rsidR="00ED6DD5" w:rsidRPr="003D36FB">
        <w:rPr>
          <w:sz w:val="18"/>
          <w:rPrChange w:id="4142" w:author="Author">
            <w:rPr/>
          </w:rPrChange>
        </w:rPr>
        <w:t xml:space="preserve">  </w:t>
      </w:r>
      <w:proofErr w:type="spellStart"/>
      <w:r w:rsidR="00ED6DD5" w:rsidRPr="003D36FB">
        <w:rPr>
          <w:sz w:val="18"/>
          <w:rPrChange w:id="4143" w:author="Author">
            <w:rPr/>
          </w:rPrChange>
        </w:rPr>
        <w:t>SelectMany</w:t>
      </w:r>
      <w:proofErr w:type="spellEnd"/>
      <w:r w:rsidR="00ED6DD5" w:rsidRPr="003D36FB">
        <w:rPr>
          <w:sz w:val="18"/>
          <w:rPrChange w:id="4144" w:author="Author">
            <w:rPr/>
          </w:rPrChange>
        </w:rPr>
        <w:t xml:space="preserve"> is one of the most powerful operators of Rx. Its power is rooted in the underlying theory of monads, leveraged by LINQ in general. While monads may sound like a scary disease, they really are a rather simple concept. In the world of monads, the </w:t>
      </w:r>
      <w:proofErr w:type="spellStart"/>
      <w:r w:rsidR="00ED6DD5" w:rsidRPr="003D36FB">
        <w:rPr>
          <w:sz w:val="18"/>
          <w:rPrChange w:id="4145" w:author="Author">
            <w:rPr/>
          </w:rPrChange>
        </w:rPr>
        <w:t>SelectMany</w:t>
      </w:r>
      <w:proofErr w:type="spellEnd"/>
      <w:r w:rsidR="00ED6DD5" w:rsidRPr="003D36FB">
        <w:rPr>
          <w:sz w:val="18"/>
          <w:rPrChange w:id="4146" w:author="Author">
            <w:rPr/>
          </w:rPrChange>
        </w:rPr>
        <w:t xml:space="preserve"> operation is called </w:t>
      </w:r>
      <w:r w:rsidR="00ED6DD5" w:rsidRPr="003D36FB">
        <w:rPr>
          <w:i/>
          <w:sz w:val="18"/>
          <w:rPrChange w:id="4147" w:author="Author">
            <w:rPr>
              <w:i/>
            </w:rPr>
          </w:rPrChange>
        </w:rPr>
        <w:t>bind</w:t>
      </w:r>
      <w:r w:rsidR="00ED6DD5" w:rsidRPr="003D36FB">
        <w:rPr>
          <w:sz w:val="18"/>
          <w:rPrChange w:id="4148" w:author="Author">
            <w:rPr/>
          </w:rPrChange>
        </w:rPr>
        <w:t>. Its purpose in life is to take an object “in the monad”, apply a function to it to end up with another object “in the monad”. It’s basically some kind of function application on steroids, threading a concern throughout the computation.</w:t>
      </w:r>
      <w:r w:rsidR="00ED6DD5" w:rsidRPr="003D36FB">
        <w:rPr>
          <w:sz w:val="18"/>
          <w:rPrChange w:id="4149" w:author="Author">
            <w:rPr/>
          </w:rPrChange>
        </w:rPr>
        <w:br/>
      </w:r>
      <w:r w:rsidR="00ED6DD5" w:rsidRPr="003D36FB">
        <w:rPr>
          <w:sz w:val="18"/>
          <w:rPrChange w:id="4150" w:author="Author">
            <w:rPr/>
          </w:rPrChange>
        </w:rPr>
        <w:br/>
        <w:t xml:space="preserve">To put it more concrete, take the case of LINQ to Objects. Here the monad is </w:t>
      </w:r>
      <w:proofErr w:type="spellStart"/>
      <w:r w:rsidR="00ED6DD5" w:rsidRPr="003D36FB">
        <w:rPr>
          <w:sz w:val="18"/>
          <w:rPrChange w:id="4151" w:author="Author">
            <w:rPr/>
          </w:rPrChange>
        </w:rPr>
        <w:t>IEnumerable</w:t>
      </w:r>
      <w:proofErr w:type="spellEnd"/>
      <w:r w:rsidR="00ED6DD5" w:rsidRPr="003D36FB">
        <w:rPr>
          <w:sz w:val="18"/>
          <w:rPrChange w:id="4152" w:author="Author">
            <w:rPr/>
          </w:rPrChange>
        </w:rPr>
        <w:t xml:space="preserve">&lt;T&gt;. Given such a sequence and a function to map an element T onto another </w:t>
      </w:r>
      <w:proofErr w:type="spellStart"/>
      <w:r w:rsidR="00ED6DD5" w:rsidRPr="003D36FB">
        <w:rPr>
          <w:sz w:val="18"/>
          <w:rPrChange w:id="4153" w:author="Author">
            <w:rPr/>
          </w:rPrChange>
        </w:rPr>
        <w:t>IEnumerable</w:t>
      </w:r>
      <w:proofErr w:type="spellEnd"/>
      <w:r w:rsidR="00ED6DD5" w:rsidRPr="003D36FB">
        <w:rPr>
          <w:sz w:val="18"/>
          <w:rPrChange w:id="4154" w:author="Author">
            <w:rPr/>
          </w:rPrChange>
        </w:rPr>
        <w:t xml:space="preserve">&lt;R&gt; sequence, we can get a flattened </w:t>
      </w:r>
      <w:proofErr w:type="spellStart"/>
      <w:r w:rsidR="00ED6DD5" w:rsidRPr="003D36FB">
        <w:rPr>
          <w:sz w:val="18"/>
          <w:rPrChange w:id="4155" w:author="Author">
            <w:rPr/>
          </w:rPrChange>
        </w:rPr>
        <w:t>IEnumerable</w:t>
      </w:r>
      <w:proofErr w:type="spellEnd"/>
      <w:r w:rsidR="00ED6DD5" w:rsidRPr="003D36FB">
        <w:rPr>
          <w:sz w:val="18"/>
          <w:rPrChange w:id="4156" w:author="Author">
            <w:rPr/>
          </w:rPrChange>
        </w:rPr>
        <w:t xml:space="preserve">&lt;R&gt; sequence across all of the original sequence’s T elements. Feel free to think products and suppliers if it helps. In Rx, the only difference is that we’re now dealing with IObservable sequences. No matter which monad we choose, the characteristic of </w:t>
      </w:r>
      <w:proofErr w:type="spellStart"/>
      <w:r w:rsidR="00ED6DD5" w:rsidRPr="003D36FB">
        <w:rPr>
          <w:sz w:val="18"/>
          <w:rPrChange w:id="4157" w:author="Author">
            <w:rPr/>
          </w:rPrChange>
        </w:rPr>
        <w:t>SelectMany</w:t>
      </w:r>
      <w:proofErr w:type="spellEnd"/>
      <w:r w:rsidR="00ED6DD5" w:rsidRPr="003D36FB">
        <w:rPr>
          <w:sz w:val="18"/>
          <w:rPrChange w:id="4158" w:author="Author">
            <w:rPr/>
          </w:rPrChange>
        </w:rPr>
        <w:t xml:space="preserve"> stays the same: start in the monad, perform some function, and you’re still in the monad. An everyday sample is clock arithmetic</w:t>
      </w:r>
      <w:r w:rsidR="00F326F5" w:rsidRPr="003D36FB">
        <w:rPr>
          <w:sz w:val="18"/>
          <w:rPrChange w:id="4159" w:author="Author">
            <w:rPr/>
          </w:rPrChange>
        </w:rPr>
        <w:t>. S</w:t>
      </w:r>
      <w:r w:rsidR="00ED6DD5" w:rsidRPr="003D36FB">
        <w:rPr>
          <w:sz w:val="18"/>
          <w:rPrChange w:id="4160" w:author="Author">
            <w:rPr/>
          </w:rPrChange>
        </w:rPr>
        <w:t xml:space="preserve">tarting with the second hand in the range 0 through 59, applying any function (e.g. add 10 seconds) will continue to provide a result that </w:t>
      </w:r>
      <w:r w:rsidR="00F326F5" w:rsidRPr="003D36FB">
        <w:rPr>
          <w:sz w:val="18"/>
          <w:rPrChange w:id="4161" w:author="Author">
            <w:rPr/>
          </w:rPrChange>
        </w:rPr>
        <w:t>falls within the clock range. You can’t fall off the clock (read: you can’t leave the monad)!</w:t>
      </w:r>
      <w:r w:rsidR="00FD4B2F" w:rsidRPr="003D36FB">
        <w:rPr>
          <w:sz w:val="18"/>
          <w:rPrChange w:id="4162" w:author="Author">
            <w:rPr/>
          </w:rPrChange>
        </w:rPr>
        <w:br/>
      </w:r>
    </w:p>
    <w:p w:rsidR="009470E3" w:rsidRPr="003D36FB" w:rsidRDefault="009470E3" w:rsidP="000A0BB3">
      <w:pPr>
        <w:pStyle w:val="ListParagraph"/>
        <w:numPr>
          <w:ilvl w:val="0"/>
          <w:numId w:val="15"/>
        </w:numPr>
        <w:autoSpaceDE w:val="0"/>
        <w:autoSpaceDN w:val="0"/>
        <w:adjustRightInd w:val="0"/>
        <w:spacing w:after="0" w:line="240" w:lineRule="auto"/>
        <w:rPr>
          <w:sz w:val="18"/>
          <w:rPrChange w:id="4163" w:author="Author">
            <w:rPr/>
          </w:rPrChange>
        </w:rPr>
      </w:pPr>
      <w:r w:rsidRPr="003D36FB">
        <w:rPr>
          <w:sz w:val="18"/>
          <w:rPrChange w:id="4164" w:author="Author">
            <w:rPr/>
          </w:rPrChange>
        </w:rPr>
        <w:t xml:space="preserve">The next step is to bind the results to the UI. In order to receive the results, we got to subscribe the resulting observable sequence. No matter how complex the composition is we’re talking about, the result is still lazy. In this case, the </w:t>
      </w:r>
      <w:proofErr w:type="spellStart"/>
      <w:r w:rsidRPr="003D36FB">
        <w:rPr>
          <w:sz w:val="18"/>
          <w:rPrChange w:id="4165" w:author="Author">
            <w:rPr/>
          </w:rPrChange>
        </w:rPr>
        <w:t>SelectMany</w:t>
      </w:r>
      <w:proofErr w:type="spellEnd"/>
      <w:r w:rsidRPr="003D36FB">
        <w:rPr>
          <w:sz w:val="18"/>
          <w:rPrChange w:id="4166" w:author="Author">
            <w:rPr/>
          </w:rPrChange>
        </w:rPr>
        <w:t xml:space="preserve"> use has returned an </w:t>
      </w:r>
      <w:proofErr w:type="spellStart"/>
      <w:r w:rsidRPr="003D36FB">
        <w:rPr>
          <w:sz w:val="18"/>
          <w:rPrChange w:id="4167" w:author="Author">
            <w:rPr/>
          </w:rPrChange>
        </w:rPr>
        <w:t>IObservable</w:t>
      </w:r>
      <w:proofErr w:type="spellEnd"/>
      <w:r w:rsidRPr="003D36FB">
        <w:rPr>
          <w:sz w:val="18"/>
          <w:rPrChange w:id="4168" w:author="Author">
            <w:rPr/>
          </w:rPrChange>
        </w:rPr>
        <w:t>&lt;</w:t>
      </w:r>
      <w:proofErr w:type="spellStart"/>
      <w:proofErr w:type="gramStart"/>
      <w:r w:rsidRPr="003D36FB">
        <w:rPr>
          <w:sz w:val="18"/>
          <w:rPrChange w:id="4169" w:author="Author">
            <w:rPr/>
          </w:rPrChange>
        </w:rPr>
        <w:t>DictionaryWord</w:t>
      </w:r>
      <w:proofErr w:type="spellEnd"/>
      <w:r w:rsidRPr="003D36FB">
        <w:rPr>
          <w:sz w:val="18"/>
          <w:rPrChange w:id="4170" w:author="Author">
            <w:rPr/>
          </w:rPrChange>
        </w:rPr>
        <w:t>[</w:t>
      </w:r>
      <w:proofErr w:type="gramEnd"/>
      <w:r w:rsidRPr="003D36FB">
        <w:rPr>
          <w:sz w:val="18"/>
          <w:rPrChange w:id="4171" w:author="Author">
            <w:rPr/>
          </w:rPrChange>
        </w:rPr>
        <w:t>]&gt; which won’t do anything till we make a call to Subscribe. From that point on, throttled user input will trigger web service calls whose results are sent to the observer passed to Subscribe:</w:t>
      </w:r>
      <w:r w:rsidRPr="003D36FB">
        <w:rPr>
          <w:sz w:val="18"/>
          <w:rPrChange w:id="4172" w:author="Author">
            <w:rPr/>
          </w:rPrChange>
        </w:rPr>
        <w:br/>
      </w:r>
      <w:r w:rsidRPr="003D36FB">
        <w:rPr>
          <w:sz w:val="18"/>
          <w:rPrChange w:id="4173" w:author="Author">
            <w:rPr/>
          </w:rPrChange>
        </w:rPr>
        <w:br/>
      </w:r>
      <w:r w:rsidRPr="003D36FB">
        <w:rPr>
          <w:rFonts w:ascii="Consolas" w:hAnsi="Consolas" w:cs="Consolas"/>
          <w:sz w:val="16"/>
          <w:szCs w:val="19"/>
          <w:rPrChange w:id="4174" w:author="Author">
            <w:rPr>
              <w:rFonts w:ascii="Consolas" w:hAnsi="Consolas" w:cs="Consolas"/>
              <w:sz w:val="19"/>
              <w:szCs w:val="19"/>
            </w:rPr>
          </w:rPrChange>
        </w:rPr>
        <w:t xml:space="preserve">    </w:t>
      </w:r>
      <w:r w:rsidRPr="003D36FB">
        <w:rPr>
          <w:rFonts w:ascii="Consolas" w:hAnsi="Consolas" w:cs="Consolas"/>
          <w:color w:val="0000FF"/>
          <w:sz w:val="16"/>
          <w:szCs w:val="19"/>
          <w:rPrChange w:id="4175" w:author="Author">
            <w:rPr>
              <w:rFonts w:ascii="Consolas" w:hAnsi="Consolas" w:cs="Consolas"/>
              <w:color w:val="0000FF"/>
              <w:sz w:val="19"/>
              <w:szCs w:val="19"/>
            </w:rPr>
          </w:rPrChange>
        </w:rPr>
        <w:t>using</w:t>
      </w:r>
      <w:r w:rsidRPr="003D36FB">
        <w:rPr>
          <w:rFonts w:ascii="Consolas" w:hAnsi="Consolas" w:cs="Consolas"/>
          <w:sz w:val="16"/>
          <w:szCs w:val="19"/>
          <w:rPrChange w:id="4176" w:author="Author">
            <w:rPr>
              <w:rFonts w:ascii="Consolas" w:hAnsi="Consolas" w:cs="Consolas"/>
              <w:sz w:val="19"/>
              <w:szCs w:val="19"/>
            </w:rPr>
          </w:rPrChange>
        </w:rPr>
        <w:t xml:space="preserve"> (</w:t>
      </w:r>
      <w:proofErr w:type="spellStart"/>
      <w:r w:rsidRPr="003D36FB">
        <w:rPr>
          <w:rFonts w:ascii="Consolas" w:hAnsi="Consolas" w:cs="Consolas"/>
          <w:sz w:val="16"/>
          <w:szCs w:val="19"/>
          <w:rPrChange w:id="4177" w:author="Author">
            <w:rPr>
              <w:rFonts w:ascii="Consolas" w:hAnsi="Consolas" w:cs="Consolas"/>
              <w:sz w:val="19"/>
              <w:szCs w:val="19"/>
            </w:rPr>
          </w:rPrChange>
        </w:rPr>
        <w:t>res.</w:t>
      </w:r>
      <w:ins w:id="4178" w:author="Author">
        <w:r w:rsidR="00593954" w:rsidRPr="003D36FB">
          <w:rPr>
            <w:rFonts w:ascii="Consolas" w:hAnsi="Consolas" w:cs="Consolas"/>
            <w:sz w:val="16"/>
            <w:szCs w:val="19"/>
            <w:rPrChange w:id="4179" w:author="Author">
              <w:rPr>
                <w:rFonts w:ascii="Consolas" w:hAnsi="Consolas" w:cs="Consolas"/>
                <w:sz w:val="19"/>
                <w:szCs w:val="19"/>
              </w:rPr>
            </w:rPrChange>
          </w:rPr>
          <w:t>ObserveOn</w:t>
        </w:r>
        <w:proofErr w:type="spellEnd"/>
        <w:r w:rsidR="00593954" w:rsidRPr="003D36FB">
          <w:rPr>
            <w:rFonts w:ascii="Consolas" w:hAnsi="Consolas" w:cs="Consolas"/>
            <w:sz w:val="16"/>
            <w:szCs w:val="19"/>
            <w:rPrChange w:id="4180" w:author="Author">
              <w:rPr>
                <w:rFonts w:ascii="Consolas" w:hAnsi="Consolas" w:cs="Consolas"/>
                <w:sz w:val="19"/>
                <w:szCs w:val="19"/>
              </w:rPr>
            </w:rPrChange>
          </w:rPr>
          <w:t>(</w:t>
        </w:r>
        <w:proofErr w:type="spellStart"/>
        <w:r w:rsidR="00593954" w:rsidRPr="003D36FB">
          <w:rPr>
            <w:rFonts w:ascii="Consolas" w:hAnsi="Consolas" w:cs="Consolas"/>
            <w:sz w:val="16"/>
            <w:szCs w:val="19"/>
            <w:rPrChange w:id="4181" w:author="Author">
              <w:rPr>
                <w:rFonts w:ascii="Consolas" w:hAnsi="Consolas" w:cs="Consolas"/>
                <w:sz w:val="19"/>
                <w:szCs w:val="19"/>
              </w:rPr>
            </w:rPrChange>
          </w:rPr>
          <w:t>lst</w:t>
        </w:r>
        <w:proofErr w:type="spellEnd"/>
        <w:r w:rsidR="00593954" w:rsidRPr="003D36FB">
          <w:rPr>
            <w:rFonts w:ascii="Consolas" w:hAnsi="Consolas" w:cs="Consolas"/>
            <w:sz w:val="16"/>
            <w:szCs w:val="19"/>
            <w:rPrChange w:id="4182" w:author="Author">
              <w:rPr>
                <w:rFonts w:ascii="Consolas" w:hAnsi="Consolas" w:cs="Consolas"/>
                <w:sz w:val="19"/>
                <w:szCs w:val="19"/>
              </w:rPr>
            </w:rPrChange>
          </w:rPr>
          <w:t>).</w:t>
        </w:r>
      </w:ins>
      <w:r w:rsidRPr="003D36FB">
        <w:rPr>
          <w:rFonts w:ascii="Consolas" w:hAnsi="Consolas" w:cs="Consolas"/>
          <w:sz w:val="16"/>
          <w:szCs w:val="19"/>
          <w:rPrChange w:id="4183" w:author="Author">
            <w:rPr>
              <w:rFonts w:ascii="Consolas" w:hAnsi="Consolas" w:cs="Consolas"/>
              <w:sz w:val="19"/>
              <w:szCs w:val="19"/>
            </w:rPr>
          </w:rPrChange>
        </w:rPr>
        <w:t>Subscribe(words =&gt;</w:t>
      </w:r>
      <w:r w:rsidRPr="003D36FB">
        <w:rPr>
          <w:rFonts w:ascii="Consolas" w:hAnsi="Consolas" w:cs="Consolas"/>
          <w:sz w:val="16"/>
          <w:szCs w:val="19"/>
          <w:rPrChange w:id="4184" w:author="Author">
            <w:rPr>
              <w:rFonts w:ascii="Consolas" w:hAnsi="Consolas" w:cs="Consolas"/>
              <w:sz w:val="19"/>
              <w:szCs w:val="19"/>
            </w:rPr>
          </w:rPrChange>
        </w:rPr>
        <w:br/>
        <w:t xml:space="preserve">    {</w:t>
      </w:r>
      <w:r w:rsidRPr="003D36FB">
        <w:rPr>
          <w:rFonts w:ascii="Consolas" w:hAnsi="Consolas" w:cs="Consolas"/>
          <w:sz w:val="16"/>
          <w:szCs w:val="19"/>
          <w:rPrChange w:id="4185" w:author="Author">
            <w:rPr>
              <w:rFonts w:ascii="Consolas" w:hAnsi="Consolas" w:cs="Consolas"/>
              <w:sz w:val="19"/>
              <w:szCs w:val="19"/>
            </w:rPr>
          </w:rPrChange>
        </w:rPr>
        <w:br/>
        <w:t xml:space="preserve">        </w:t>
      </w:r>
      <w:proofErr w:type="spellStart"/>
      <w:r w:rsidRPr="003D36FB">
        <w:rPr>
          <w:rFonts w:ascii="Consolas" w:hAnsi="Consolas" w:cs="Consolas"/>
          <w:sz w:val="16"/>
          <w:szCs w:val="19"/>
          <w:rPrChange w:id="4186" w:author="Author">
            <w:rPr>
              <w:rFonts w:ascii="Consolas" w:hAnsi="Consolas" w:cs="Consolas"/>
              <w:sz w:val="19"/>
              <w:szCs w:val="19"/>
            </w:rPr>
          </w:rPrChange>
        </w:rPr>
        <w:t>lst.Items.Clear</w:t>
      </w:r>
      <w:proofErr w:type="spellEnd"/>
      <w:r w:rsidRPr="003D36FB">
        <w:rPr>
          <w:rFonts w:ascii="Consolas" w:hAnsi="Consolas" w:cs="Consolas"/>
          <w:sz w:val="16"/>
          <w:szCs w:val="19"/>
          <w:rPrChange w:id="4187" w:author="Author">
            <w:rPr>
              <w:rFonts w:ascii="Consolas" w:hAnsi="Consolas" w:cs="Consolas"/>
              <w:sz w:val="19"/>
              <w:szCs w:val="19"/>
            </w:rPr>
          </w:rPrChange>
        </w:rPr>
        <w:t>();</w:t>
      </w:r>
      <w:r w:rsidRPr="003D36FB">
        <w:rPr>
          <w:rFonts w:ascii="Consolas" w:hAnsi="Consolas" w:cs="Consolas"/>
          <w:sz w:val="16"/>
          <w:szCs w:val="19"/>
          <w:rPrChange w:id="4188" w:author="Author">
            <w:rPr>
              <w:rFonts w:ascii="Consolas" w:hAnsi="Consolas" w:cs="Consolas"/>
              <w:sz w:val="19"/>
              <w:szCs w:val="19"/>
            </w:rPr>
          </w:rPrChange>
        </w:rPr>
        <w:br/>
        <w:t xml:space="preserve">        </w:t>
      </w:r>
      <w:proofErr w:type="spellStart"/>
      <w:r w:rsidRPr="003D36FB">
        <w:rPr>
          <w:rFonts w:ascii="Consolas" w:hAnsi="Consolas" w:cs="Consolas"/>
          <w:sz w:val="16"/>
          <w:szCs w:val="19"/>
          <w:rPrChange w:id="4189" w:author="Author">
            <w:rPr>
              <w:rFonts w:ascii="Consolas" w:hAnsi="Consolas" w:cs="Consolas"/>
              <w:sz w:val="19"/>
              <w:szCs w:val="19"/>
            </w:rPr>
          </w:rPrChange>
        </w:rPr>
        <w:t>lst.Items.AddRange</w:t>
      </w:r>
      <w:proofErr w:type="spellEnd"/>
      <w:r w:rsidRPr="003D36FB">
        <w:rPr>
          <w:rFonts w:ascii="Consolas" w:hAnsi="Consolas" w:cs="Consolas"/>
          <w:sz w:val="16"/>
          <w:szCs w:val="19"/>
          <w:rPrChange w:id="4190" w:author="Author">
            <w:rPr>
              <w:rFonts w:ascii="Consolas" w:hAnsi="Consolas" w:cs="Consolas"/>
              <w:sz w:val="19"/>
              <w:szCs w:val="19"/>
            </w:rPr>
          </w:rPrChange>
        </w:rPr>
        <w:t>((</w:t>
      </w:r>
      <w:r w:rsidRPr="003D36FB">
        <w:rPr>
          <w:rFonts w:ascii="Consolas" w:hAnsi="Consolas" w:cs="Consolas"/>
          <w:color w:val="0000FF"/>
          <w:sz w:val="16"/>
          <w:szCs w:val="19"/>
          <w:rPrChange w:id="4191" w:author="Author">
            <w:rPr>
              <w:rFonts w:ascii="Consolas" w:hAnsi="Consolas" w:cs="Consolas"/>
              <w:color w:val="0000FF"/>
              <w:sz w:val="19"/>
              <w:szCs w:val="19"/>
            </w:rPr>
          </w:rPrChange>
        </w:rPr>
        <w:t>from</w:t>
      </w:r>
      <w:r w:rsidRPr="003D36FB">
        <w:rPr>
          <w:rFonts w:ascii="Consolas" w:hAnsi="Consolas" w:cs="Consolas"/>
          <w:sz w:val="16"/>
          <w:szCs w:val="19"/>
          <w:rPrChange w:id="4192" w:author="Author">
            <w:rPr>
              <w:rFonts w:ascii="Consolas" w:hAnsi="Consolas" w:cs="Consolas"/>
              <w:sz w:val="19"/>
              <w:szCs w:val="19"/>
            </w:rPr>
          </w:rPrChange>
        </w:rPr>
        <w:t xml:space="preserve"> word </w:t>
      </w:r>
      <w:r w:rsidRPr="003D36FB">
        <w:rPr>
          <w:rFonts w:ascii="Consolas" w:hAnsi="Consolas" w:cs="Consolas"/>
          <w:color w:val="0000FF"/>
          <w:sz w:val="16"/>
          <w:szCs w:val="19"/>
          <w:rPrChange w:id="4193" w:author="Author">
            <w:rPr>
              <w:rFonts w:ascii="Consolas" w:hAnsi="Consolas" w:cs="Consolas"/>
              <w:color w:val="0000FF"/>
              <w:sz w:val="19"/>
              <w:szCs w:val="19"/>
            </w:rPr>
          </w:rPrChange>
        </w:rPr>
        <w:t>in</w:t>
      </w:r>
      <w:r w:rsidRPr="003D36FB">
        <w:rPr>
          <w:rFonts w:ascii="Consolas" w:hAnsi="Consolas" w:cs="Consolas"/>
          <w:sz w:val="16"/>
          <w:szCs w:val="19"/>
          <w:rPrChange w:id="4194" w:author="Author">
            <w:rPr>
              <w:rFonts w:ascii="Consolas" w:hAnsi="Consolas" w:cs="Consolas"/>
              <w:sz w:val="19"/>
              <w:szCs w:val="19"/>
            </w:rPr>
          </w:rPrChange>
        </w:rPr>
        <w:t xml:space="preserve"> words </w:t>
      </w:r>
      <w:r w:rsidRPr="003D36FB">
        <w:rPr>
          <w:rFonts w:ascii="Consolas" w:hAnsi="Consolas" w:cs="Consolas"/>
          <w:color w:val="0000FF"/>
          <w:sz w:val="16"/>
          <w:szCs w:val="19"/>
          <w:rPrChange w:id="4195" w:author="Author">
            <w:rPr>
              <w:rFonts w:ascii="Consolas" w:hAnsi="Consolas" w:cs="Consolas"/>
              <w:color w:val="0000FF"/>
              <w:sz w:val="19"/>
              <w:szCs w:val="19"/>
            </w:rPr>
          </w:rPrChange>
        </w:rPr>
        <w:t>select</w:t>
      </w:r>
      <w:r w:rsidRPr="003D36FB">
        <w:rPr>
          <w:rFonts w:ascii="Consolas" w:hAnsi="Consolas" w:cs="Consolas"/>
          <w:sz w:val="16"/>
          <w:szCs w:val="19"/>
          <w:rPrChange w:id="4196" w:author="Author">
            <w:rPr>
              <w:rFonts w:ascii="Consolas" w:hAnsi="Consolas" w:cs="Consolas"/>
              <w:sz w:val="19"/>
              <w:szCs w:val="19"/>
            </w:rPr>
          </w:rPrChange>
        </w:rPr>
        <w:t xml:space="preserve"> </w:t>
      </w:r>
      <w:proofErr w:type="spellStart"/>
      <w:r w:rsidRPr="003D36FB">
        <w:rPr>
          <w:rFonts w:ascii="Consolas" w:hAnsi="Consolas" w:cs="Consolas"/>
          <w:sz w:val="16"/>
          <w:szCs w:val="19"/>
          <w:rPrChange w:id="4197" w:author="Author">
            <w:rPr>
              <w:rFonts w:ascii="Consolas" w:hAnsi="Consolas" w:cs="Consolas"/>
              <w:sz w:val="19"/>
              <w:szCs w:val="19"/>
            </w:rPr>
          </w:rPrChange>
        </w:rPr>
        <w:t>word.Word</w:t>
      </w:r>
      <w:proofErr w:type="spellEnd"/>
      <w:r w:rsidRPr="003D36FB">
        <w:rPr>
          <w:rFonts w:ascii="Consolas" w:hAnsi="Consolas" w:cs="Consolas"/>
          <w:sz w:val="16"/>
          <w:szCs w:val="19"/>
          <w:rPrChange w:id="4198" w:author="Author">
            <w:rPr>
              <w:rFonts w:ascii="Consolas" w:hAnsi="Consolas" w:cs="Consolas"/>
              <w:sz w:val="19"/>
              <w:szCs w:val="19"/>
            </w:rPr>
          </w:rPrChange>
        </w:rPr>
        <w:t>).</w:t>
      </w:r>
      <w:proofErr w:type="spellStart"/>
      <w:r w:rsidRPr="003D36FB">
        <w:rPr>
          <w:rFonts w:ascii="Consolas" w:hAnsi="Consolas" w:cs="Consolas"/>
          <w:sz w:val="16"/>
          <w:szCs w:val="19"/>
          <w:rPrChange w:id="4199" w:author="Author">
            <w:rPr>
              <w:rFonts w:ascii="Consolas" w:hAnsi="Consolas" w:cs="Consolas"/>
              <w:sz w:val="19"/>
              <w:szCs w:val="19"/>
            </w:rPr>
          </w:rPrChange>
        </w:rPr>
        <w:t>ToArray</w:t>
      </w:r>
      <w:proofErr w:type="spellEnd"/>
      <w:r w:rsidRPr="003D36FB">
        <w:rPr>
          <w:rFonts w:ascii="Consolas" w:hAnsi="Consolas" w:cs="Consolas"/>
          <w:sz w:val="16"/>
          <w:szCs w:val="19"/>
          <w:rPrChange w:id="4200" w:author="Author">
            <w:rPr>
              <w:rFonts w:ascii="Consolas" w:hAnsi="Consolas" w:cs="Consolas"/>
              <w:sz w:val="19"/>
              <w:szCs w:val="19"/>
            </w:rPr>
          </w:rPrChange>
        </w:rPr>
        <w:t>());</w:t>
      </w:r>
      <w:r w:rsidRPr="003D36FB">
        <w:rPr>
          <w:rFonts w:ascii="Consolas" w:hAnsi="Consolas" w:cs="Consolas"/>
          <w:sz w:val="16"/>
          <w:szCs w:val="19"/>
          <w:rPrChange w:id="4201" w:author="Author">
            <w:rPr>
              <w:rFonts w:ascii="Consolas" w:hAnsi="Consolas" w:cs="Consolas"/>
              <w:sz w:val="19"/>
              <w:szCs w:val="19"/>
            </w:rPr>
          </w:rPrChange>
        </w:rPr>
        <w:br/>
        <w:t xml:space="preserve">    }))</w:t>
      </w:r>
      <w:r w:rsidRPr="003D36FB">
        <w:rPr>
          <w:rFonts w:ascii="Consolas" w:hAnsi="Consolas" w:cs="Consolas"/>
          <w:sz w:val="16"/>
          <w:szCs w:val="19"/>
          <w:rPrChange w:id="4202" w:author="Author">
            <w:rPr>
              <w:rFonts w:ascii="Consolas" w:hAnsi="Consolas" w:cs="Consolas"/>
              <w:sz w:val="19"/>
              <w:szCs w:val="19"/>
            </w:rPr>
          </w:rPrChange>
        </w:rPr>
        <w:br/>
        <w:t xml:space="preserve">        </w:t>
      </w:r>
      <w:proofErr w:type="spellStart"/>
      <w:r w:rsidRPr="003D36FB">
        <w:rPr>
          <w:rFonts w:ascii="Consolas" w:hAnsi="Consolas" w:cs="Consolas"/>
          <w:color w:val="2B91AF"/>
          <w:sz w:val="16"/>
          <w:szCs w:val="19"/>
          <w:rPrChange w:id="4203" w:author="Author">
            <w:rPr>
              <w:rFonts w:ascii="Consolas" w:hAnsi="Consolas" w:cs="Consolas"/>
              <w:color w:val="2B91AF"/>
              <w:sz w:val="19"/>
              <w:szCs w:val="19"/>
            </w:rPr>
          </w:rPrChange>
        </w:rPr>
        <w:t>Application</w:t>
      </w:r>
      <w:r w:rsidRPr="003D36FB">
        <w:rPr>
          <w:rFonts w:ascii="Consolas" w:hAnsi="Consolas" w:cs="Consolas"/>
          <w:sz w:val="16"/>
          <w:szCs w:val="19"/>
          <w:rPrChange w:id="4204" w:author="Author">
            <w:rPr>
              <w:rFonts w:ascii="Consolas" w:hAnsi="Consolas" w:cs="Consolas"/>
              <w:sz w:val="19"/>
              <w:szCs w:val="19"/>
            </w:rPr>
          </w:rPrChange>
        </w:rPr>
        <w:t>.Run</w:t>
      </w:r>
      <w:proofErr w:type="spellEnd"/>
      <w:r w:rsidRPr="003D36FB">
        <w:rPr>
          <w:rFonts w:ascii="Consolas" w:hAnsi="Consolas" w:cs="Consolas"/>
          <w:sz w:val="16"/>
          <w:szCs w:val="19"/>
          <w:rPrChange w:id="4205" w:author="Author">
            <w:rPr>
              <w:rFonts w:ascii="Consolas" w:hAnsi="Consolas" w:cs="Consolas"/>
              <w:sz w:val="19"/>
              <w:szCs w:val="19"/>
            </w:rPr>
          </w:rPrChange>
        </w:rPr>
        <w:t>(</w:t>
      </w:r>
      <w:proofErr w:type="spellStart"/>
      <w:r w:rsidRPr="003D36FB">
        <w:rPr>
          <w:rFonts w:ascii="Consolas" w:hAnsi="Consolas" w:cs="Consolas"/>
          <w:sz w:val="16"/>
          <w:szCs w:val="19"/>
          <w:rPrChange w:id="4206" w:author="Author">
            <w:rPr>
              <w:rFonts w:ascii="Consolas" w:hAnsi="Consolas" w:cs="Consolas"/>
              <w:sz w:val="19"/>
              <w:szCs w:val="19"/>
            </w:rPr>
          </w:rPrChange>
        </w:rPr>
        <w:t>frm</w:t>
      </w:r>
      <w:proofErr w:type="spellEnd"/>
      <w:r w:rsidRPr="003D36FB">
        <w:rPr>
          <w:rFonts w:ascii="Consolas" w:hAnsi="Consolas" w:cs="Consolas"/>
          <w:sz w:val="16"/>
          <w:szCs w:val="19"/>
          <w:rPrChange w:id="4207" w:author="Author">
            <w:rPr>
              <w:rFonts w:ascii="Consolas" w:hAnsi="Consolas" w:cs="Consolas"/>
              <w:sz w:val="19"/>
              <w:szCs w:val="19"/>
            </w:rPr>
          </w:rPrChange>
        </w:rPr>
        <w:t>);</w:t>
      </w:r>
      <w:r w:rsidRPr="003D36FB">
        <w:rPr>
          <w:rFonts w:ascii="Consolas" w:hAnsi="Consolas" w:cs="Consolas"/>
          <w:sz w:val="16"/>
          <w:szCs w:val="19"/>
          <w:rPrChange w:id="4208" w:author="Author">
            <w:rPr>
              <w:rFonts w:ascii="Consolas" w:hAnsi="Consolas" w:cs="Consolas"/>
              <w:sz w:val="19"/>
              <w:szCs w:val="19"/>
            </w:rPr>
          </w:rPrChange>
        </w:rPr>
        <w:br/>
      </w:r>
      <w:r w:rsidRPr="003D36FB">
        <w:rPr>
          <w:sz w:val="18"/>
          <w:rPrChange w:id="4209" w:author="Author">
            <w:rPr/>
          </w:rPrChange>
        </w:rPr>
        <w:br/>
        <w:t xml:space="preserve">In this piece of code, we receive the words in the </w:t>
      </w:r>
      <w:proofErr w:type="spellStart"/>
      <w:r w:rsidRPr="003D36FB">
        <w:rPr>
          <w:sz w:val="18"/>
          <w:rPrChange w:id="4210" w:author="Author">
            <w:rPr/>
          </w:rPrChange>
        </w:rPr>
        <w:t>OnNext</w:t>
      </w:r>
      <w:proofErr w:type="spellEnd"/>
      <w:r w:rsidRPr="003D36FB">
        <w:rPr>
          <w:sz w:val="18"/>
          <w:rPrChange w:id="4211" w:author="Author">
            <w:rPr/>
          </w:rPrChange>
        </w:rPr>
        <w:t xml:space="preserve"> handler. After clearing the elements in the </w:t>
      </w:r>
      <w:proofErr w:type="spellStart"/>
      <w:r w:rsidRPr="003D36FB">
        <w:rPr>
          <w:sz w:val="18"/>
          <w:rPrChange w:id="4212" w:author="Author">
            <w:rPr/>
          </w:rPrChange>
        </w:rPr>
        <w:t>ListBox</w:t>
      </w:r>
      <w:proofErr w:type="spellEnd"/>
      <w:r w:rsidRPr="003D36FB">
        <w:rPr>
          <w:sz w:val="18"/>
          <w:rPrChange w:id="4213" w:author="Author">
            <w:rPr/>
          </w:rPrChange>
        </w:rPr>
        <w:t xml:space="preserve"> control, we use regular LINQ to Objects over the array of </w:t>
      </w:r>
      <w:proofErr w:type="spellStart"/>
      <w:r w:rsidRPr="003D36FB">
        <w:rPr>
          <w:sz w:val="18"/>
          <w:rPrChange w:id="4214" w:author="Author">
            <w:rPr/>
          </w:rPrChange>
        </w:rPr>
        <w:t>DictionaryWord</w:t>
      </w:r>
      <w:proofErr w:type="spellEnd"/>
      <w:r w:rsidRPr="003D36FB">
        <w:rPr>
          <w:sz w:val="18"/>
          <w:rPrChange w:id="4215" w:author="Author">
            <w:rPr/>
          </w:rPrChange>
        </w:rPr>
        <w:t xml:space="preserve"> objects to get the Word property (which is of type string) and pass an array of words to </w:t>
      </w:r>
      <w:proofErr w:type="spellStart"/>
      <w:r w:rsidRPr="003D36FB">
        <w:rPr>
          <w:sz w:val="18"/>
          <w:rPrChange w:id="4216" w:author="Author">
            <w:rPr/>
          </w:rPrChange>
        </w:rPr>
        <w:t>AddRange</w:t>
      </w:r>
      <w:proofErr w:type="spellEnd"/>
      <w:r w:rsidRPr="003D36FB">
        <w:rPr>
          <w:sz w:val="18"/>
          <w:rPrChange w:id="4217" w:author="Author">
            <w:rPr/>
          </w:rPrChange>
        </w:rPr>
        <w:t xml:space="preserve">. This additional step is needed since the dictionary service hands back </w:t>
      </w:r>
      <w:proofErr w:type="spellStart"/>
      <w:r w:rsidRPr="003D36FB">
        <w:rPr>
          <w:sz w:val="18"/>
          <w:rPrChange w:id="4218" w:author="Author">
            <w:rPr/>
          </w:rPrChange>
        </w:rPr>
        <w:t>DictionaryWord</w:t>
      </w:r>
      <w:proofErr w:type="spellEnd"/>
      <w:r w:rsidRPr="003D36FB">
        <w:rPr>
          <w:sz w:val="18"/>
          <w:rPrChange w:id="4219" w:author="Author">
            <w:rPr/>
          </w:rPrChange>
        </w:rPr>
        <w:t xml:space="preserve"> objects which do not only contain the word itself, but also provide the dictionary the word was found in (usable information when searching multiple dictionaries using other web methods).</w:t>
      </w:r>
      <w:r w:rsidRPr="003D36FB">
        <w:rPr>
          <w:sz w:val="18"/>
          <w:rPrChange w:id="4220" w:author="Author">
            <w:rPr/>
          </w:rPrChange>
        </w:rPr>
        <w:br/>
      </w:r>
    </w:p>
    <w:p w:rsidR="00C23E1E" w:rsidRPr="003D36FB" w:rsidRDefault="009470E3" w:rsidP="000A0BB3">
      <w:pPr>
        <w:pStyle w:val="ListParagraph"/>
        <w:numPr>
          <w:ilvl w:val="0"/>
          <w:numId w:val="15"/>
        </w:numPr>
        <w:autoSpaceDE w:val="0"/>
        <w:autoSpaceDN w:val="0"/>
        <w:adjustRightInd w:val="0"/>
        <w:spacing w:after="0" w:line="240" w:lineRule="auto"/>
        <w:rPr>
          <w:sz w:val="18"/>
          <w:rPrChange w:id="4221" w:author="Author">
            <w:rPr/>
          </w:rPrChange>
        </w:rPr>
      </w:pPr>
      <w:r w:rsidRPr="003D36FB">
        <w:rPr>
          <w:sz w:val="18"/>
          <w:rPrChange w:id="4222" w:author="Author">
            <w:rPr/>
          </w:rPrChange>
        </w:rPr>
        <w:t xml:space="preserve">One problem that lurks around the corner is the thread the </w:t>
      </w:r>
      <w:proofErr w:type="spellStart"/>
      <w:r w:rsidRPr="003D36FB">
        <w:rPr>
          <w:sz w:val="18"/>
          <w:rPrChange w:id="4223" w:author="Author">
            <w:rPr/>
          </w:rPrChange>
        </w:rPr>
        <w:t>OnNext</w:t>
      </w:r>
      <w:proofErr w:type="spellEnd"/>
      <w:r w:rsidRPr="003D36FB">
        <w:rPr>
          <w:sz w:val="18"/>
          <w:rPrChange w:id="4224" w:author="Author">
            <w:rPr/>
          </w:rPrChange>
        </w:rPr>
        <w:t xml:space="preserve"> handler is called on. Since we’re receiving data from the web service in an asynchronous manner, a </w:t>
      </w:r>
      <w:proofErr w:type="spellStart"/>
      <w:r w:rsidRPr="003D36FB">
        <w:rPr>
          <w:sz w:val="18"/>
          <w:rPrChange w:id="4225" w:author="Author">
            <w:rPr/>
          </w:rPrChange>
        </w:rPr>
        <w:t>threadpool</w:t>
      </w:r>
      <w:proofErr w:type="spellEnd"/>
      <w:r w:rsidRPr="003D36FB">
        <w:rPr>
          <w:sz w:val="18"/>
          <w:rPrChange w:id="4226" w:author="Author">
            <w:rPr/>
          </w:rPrChange>
        </w:rPr>
        <w:t xml:space="preserve"> thread will be used by WCF to deliver the results to our code.</w:t>
      </w:r>
      <w:r w:rsidRPr="003D36FB">
        <w:rPr>
          <w:sz w:val="18"/>
          <w:rPrChange w:id="4227" w:author="Author">
            <w:rPr/>
          </w:rPrChange>
        </w:rPr>
        <w:br/>
      </w:r>
      <w:r w:rsidRPr="003D36FB">
        <w:rPr>
          <w:sz w:val="18"/>
          <w:rPrChange w:id="4228" w:author="Author">
            <w:rPr/>
          </w:rPrChange>
        </w:rPr>
        <w:br/>
      </w:r>
      <w:r w:rsidRPr="003D36FB">
        <w:rPr>
          <w:noProof/>
          <w:sz w:val="18"/>
          <w:rPrChange w:id="4229" w:author="Author">
            <w:rPr>
              <w:noProof/>
            </w:rPr>
          </w:rPrChange>
        </w:rPr>
        <w:drawing>
          <wp:inline distT="0" distB="0" distL="0" distR="0" wp14:anchorId="534FA0FF" wp14:editId="30E04BE7">
            <wp:extent cx="6060558" cy="1594884"/>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a:stretch/>
                  </pic:blipFill>
                  <pic:spPr bwMode="auto">
                    <a:xfrm>
                      <a:off x="0" y="0"/>
                      <a:ext cx="6060775" cy="1594941"/>
                    </a:xfrm>
                    <a:prstGeom prst="rect">
                      <a:avLst/>
                    </a:prstGeom>
                    <a:noFill/>
                    <a:ln>
                      <a:noFill/>
                    </a:ln>
                    <a:extLst>
                      <a:ext uri="{53640926-AAD7-44D8-BBD7-CCE9431645EC}">
                        <a14:shadowObscured xmlns:a14="http://schemas.microsoft.com/office/drawing/2010/main"/>
                      </a:ext>
                    </a:extLst>
                  </pic:spPr>
                </pic:pic>
              </a:graphicData>
            </a:graphic>
          </wp:inline>
        </w:drawing>
      </w:r>
      <w:r w:rsidRPr="003D36FB">
        <w:rPr>
          <w:sz w:val="18"/>
          <w:rPrChange w:id="4230" w:author="Author">
            <w:rPr/>
          </w:rPrChange>
        </w:rPr>
        <w:br/>
      </w:r>
      <w:r w:rsidRPr="003D36FB">
        <w:rPr>
          <w:sz w:val="18"/>
          <w:rPrChange w:id="4231" w:author="Author">
            <w:rPr/>
          </w:rPrChange>
        </w:rPr>
        <w:br/>
        <w:t>By now, the reader should know how to fix this issue</w:t>
      </w:r>
      <w:r w:rsidR="00C23E1E" w:rsidRPr="003D36FB">
        <w:rPr>
          <w:sz w:val="18"/>
          <w:rPrChange w:id="4232" w:author="Author">
            <w:rPr/>
          </w:rPrChange>
        </w:rPr>
        <w:t xml:space="preserve">: use </w:t>
      </w:r>
      <w:proofErr w:type="spellStart"/>
      <w:r w:rsidR="00C23E1E" w:rsidRPr="003D36FB">
        <w:rPr>
          <w:sz w:val="18"/>
          <w:rPrChange w:id="4233" w:author="Author">
            <w:rPr/>
          </w:rPrChange>
        </w:rPr>
        <w:t>ObserveOn</w:t>
      </w:r>
      <w:proofErr w:type="spellEnd"/>
      <w:r w:rsidR="00C23E1E" w:rsidRPr="003D36FB">
        <w:rPr>
          <w:sz w:val="18"/>
          <w:rPrChange w:id="4234" w:author="Author">
            <w:rPr/>
          </w:rPrChange>
        </w:rPr>
        <w:t>.</w:t>
      </w:r>
      <w:r w:rsidR="00C23E1E" w:rsidRPr="003D36FB">
        <w:rPr>
          <w:sz w:val="18"/>
          <w:rPrChange w:id="4235" w:author="Author">
            <w:rPr/>
          </w:rPrChange>
        </w:rPr>
        <w:br/>
      </w:r>
      <w:r w:rsidR="00C23E1E" w:rsidRPr="003D36FB">
        <w:rPr>
          <w:sz w:val="18"/>
          <w:rPrChange w:id="4236" w:author="Author">
            <w:rPr/>
          </w:rPrChange>
        </w:rPr>
        <w:br/>
      </w:r>
      <w:r w:rsidR="00C23E1E" w:rsidRPr="003D36FB">
        <w:rPr>
          <w:rFonts w:ascii="Consolas" w:hAnsi="Consolas" w:cs="Consolas"/>
          <w:sz w:val="16"/>
          <w:szCs w:val="19"/>
          <w:rPrChange w:id="4237" w:author="Author">
            <w:rPr>
              <w:rFonts w:ascii="Consolas" w:hAnsi="Consolas" w:cs="Consolas"/>
              <w:sz w:val="19"/>
              <w:szCs w:val="19"/>
            </w:rPr>
          </w:rPrChange>
        </w:rPr>
        <w:t xml:space="preserve">    </w:t>
      </w:r>
      <w:proofErr w:type="gramStart"/>
      <w:r w:rsidR="00C23E1E" w:rsidRPr="003D36FB">
        <w:rPr>
          <w:rFonts w:ascii="Consolas" w:hAnsi="Consolas" w:cs="Consolas"/>
          <w:color w:val="0000FF"/>
          <w:sz w:val="16"/>
          <w:szCs w:val="19"/>
          <w:rPrChange w:id="4238" w:author="Author">
            <w:rPr>
              <w:rFonts w:ascii="Consolas" w:hAnsi="Consolas" w:cs="Consolas"/>
              <w:color w:val="0000FF"/>
              <w:sz w:val="19"/>
              <w:szCs w:val="19"/>
            </w:rPr>
          </w:rPrChange>
        </w:rPr>
        <w:t>using</w:t>
      </w:r>
      <w:proofErr w:type="gramEnd"/>
      <w:r w:rsidR="00C23E1E" w:rsidRPr="003D36FB">
        <w:rPr>
          <w:rFonts w:ascii="Consolas" w:hAnsi="Consolas" w:cs="Consolas"/>
          <w:sz w:val="16"/>
          <w:szCs w:val="19"/>
          <w:rPrChange w:id="4239" w:author="Author">
            <w:rPr>
              <w:rFonts w:ascii="Consolas" w:hAnsi="Consolas" w:cs="Consolas"/>
              <w:sz w:val="19"/>
              <w:szCs w:val="19"/>
            </w:rPr>
          </w:rPrChange>
        </w:rPr>
        <w:t xml:space="preserve"> (</w:t>
      </w:r>
      <w:proofErr w:type="spellStart"/>
      <w:r w:rsidR="00C23E1E" w:rsidRPr="003D36FB">
        <w:rPr>
          <w:rFonts w:ascii="Consolas" w:hAnsi="Consolas" w:cs="Consolas"/>
          <w:sz w:val="16"/>
          <w:szCs w:val="19"/>
          <w:rPrChange w:id="4240" w:author="Author">
            <w:rPr>
              <w:rFonts w:ascii="Consolas" w:hAnsi="Consolas" w:cs="Consolas"/>
              <w:sz w:val="19"/>
              <w:szCs w:val="19"/>
            </w:rPr>
          </w:rPrChange>
        </w:rPr>
        <w:t>res</w:t>
      </w:r>
      <w:r w:rsidR="00C23E1E" w:rsidRPr="003D36FB">
        <w:rPr>
          <w:rFonts w:ascii="Consolas" w:hAnsi="Consolas" w:cs="Consolas"/>
          <w:sz w:val="16"/>
          <w:szCs w:val="19"/>
          <w:highlight w:val="yellow"/>
          <w:rPrChange w:id="4241" w:author="Author">
            <w:rPr>
              <w:rFonts w:ascii="Consolas" w:hAnsi="Consolas" w:cs="Consolas"/>
              <w:sz w:val="19"/>
              <w:szCs w:val="19"/>
              <w:highlight w:val="yellow"/>
            </w:rPr>
          </w:rPrChange>
        </w:rPr>
        <w:t>.ObserveOn</w:t>
      </w:r>
      <w:proofErr w:type="spellEnd"/>
      <w:r w:rsidR="00C23E1E" w:rsidRPr="003D36FB">
        <w:rPr>
          <w:rFonts w:ascii="Consolas" w:hAnsi="Consolas" w:cs="Consolas"/>
          <w:sz w:val="16"/>
          <w:szCs w:val="19"/>
          <w:highlight w:val="yellow"/>
          <w:rPrChange w:id="4242" w:author="Author">
            <w:rPr>
              <w:rFonts w:ascii="Consolas" w:hAnsi="Consolas" w:cs="Consolas"/>
              <w:sz w:val="19"/>
              <w:szCs w:val="19"/>
              <w:highlight w:val="yellow"/>
            </w:rPr>
          </w:rPrChange>
        </w:rPr>
        <w:t>(</w:t>
      </w:r>
      <w:proofErr w:type="spellStart"/>
      <w:r w:rsidR="00C23E1E" w:rsidRPr="003D36FB">
        <w:rPr>
          <w:rFonts w:ascii="Consolas" w:hAnsi="Consolas" w:cs="Consolas"/>
          <w:sz w:val="16"/>
          <w:szCs w:val="19"/>
          <w:highlight w:val="yellow"/>
          <w:rPrChange w:id="4243" w:author="Author">
            <w:rPr>
              <w:rFonts w:ascii="Consolas" w:hAnsi="Consolas" w:cs="Consolas"/>
              <w:sz w:val="19"/>
              <w:szCs w:val="19"/>
              <w:highlight w:val="yellow"/>
            </w:rPr>
          </w:rPrChange>
        </w:rPr>
        <w:t>lst</w:t>
      </w:r>
      <w:proofErr w:type="spellEnd"/>
      <w:r w:rsidR="00C23E1E" w:rsidRPr="003D36FB">
        <w:rPr>
          <w:rFonts w:ascii="Consolas" w:hAnsi="Consolas" w:cs="Consolas"/>
          <w:sz w:val="16"/>
          <w:szCs w:val="19"/>
          <w:highlight w:val="yellow"/>
          <w:rPrChange w:id="4244" w:author="Author">
            <w:rPr>
              <w:rFonts w:ascii="Consolas" w:hAnsi="Consolas" w:cs="Consolas"/>
              <w:sz w:val="19"/>
              <w:szCs w:val="19"/>
              <w:highlight w:val="yellow"/>
            </w:rPr>
          </w:rPrChange>
        </w:rPr>
        <w:t>)</w:t>
      </w:r>
      <w:r w:rsidR="00C23E1E" w:rsidRPr="003D36FB">
        <w:rPr>
          <w:rFonts w:ascii="Consolas" w:hAnsi="Consolas" w:cs="Consolas"/>
          <w:sz w:val="16"/>
          <w:szCs w:val="19"/>
          <w:rPrChange w:id="4245" w:author="Author">
            <w:rPr>
              <w:rFonts w:ascii="Consolas" w:hAnsi="Consolas" w:cs="Consolas"/>
              <w:sz w:val="19"/>
              <w:szCs w:val="19"/>
            </w:rPr>
          </w:rPrChange>
        </w:rPr>
        <w:t>.Subscribe(words =&gt;</w:t>
      </w:r>
      <w:r w:rsidR="00C23E1E" w:rsidRPr="003D36FB">
        <w:rPr>
          <w:rFonts w:ascii="Consolas" w:hAnsi="Consolas" w:cs="Consolas"/>
          <w:sz w:val="16"/>
          <w:szCs w:val="19"/>
          <w:rPrChange w:id="4246" w:author="Author">
            <w:rPr>
              <w:rFonts w:ascii="Consolas" w:hAnsi="Consolas" w:cs="Consolas"/>
              <w:sz w:val="19"/>
              <w:szCs w:val="19"/>
            </w:rPr>
          </w:rPrChange>
        </w:rPr>
        <w:br/>
        <w:t xml:space="preserve">    {</w:t>
      </w:r>
      <w:r w:rsidR="00C23E1E" w:rsidRPr="003D36FB">
        <w:rPr>
          <w:rFonts w:ascii="Consolas" w:hAnsi="Consolas" w:cs="Consolas"/>
          <w:sz w:val="16"/>
          <w:szCs w:val="19"/>
          <w:rPrChange w:id="4247" w:author="Author">
            <w:rPr>
              <w:rFonts w:ascii="Consolas" w:hAnsi="Consolas" w:cs="Consolas"/>
              <w:sz w:val="19"/>
              <w:szCs w:val="19"/>
            </w:rPr>
          </w:rPrChange>
        </w:rPr>
        <w:br/>
        <w:t xml:space="preserve">        …</w:t>
      </w:r>
      <w:r w:rsidR="00C23E1E" w:rsidRPr="003D36FB">
        <w:rPr>
          <w:rFonts w:ascii="Consolas" w:hAnsi="Consolas" w:cs="Consolas"/>
          <w:sz w:val="16"/>
          <w:szCs w:val="19"/>
          <w:rPrChange w:id="4248" w:author="Author">
            <w:rPr>
              <w:rFonts w:ascii="Consolas" w:hAnsi="Consolas" w:cs="Consolas"/>
              <w:sz w:val="19"/>
              <w:szCs w:val="19"/>
            </w:rPr>
          </w:rPrChange>
        </w:rPr>
        <w:br/>
      </w:r>
      <w:r w:rsidRPr="003D36FB">
        <w:rPr>
          <w:sz w:val="18"/>
          <w:rPrChange w:id="4249" w:author="Author">
            <w:rPr/>
          </w:rPrChange>
        </w:rPr>
        <w:br/>
      </w:r>
      <w:r w:rsidR="00C23E1E" w:rsidRPr="003D36FB">
        <w:rPr>
          <w:sz w:val="18"/>
          <w:rPrChange w:id="4250" w:author="Author">
            <w:rPr/>
          </w:rPrChange>
        </w:rPr>
        <w:t>With this fix in place, t</w:t>
      </w:r>
      <w:r w:rsidRPr="003D36FB">
        <w:rPr>
          <w:sz w:val="18"/>
          <w:rPrChange w:id="4251" w:author="Author">
            <w:rPr/>
          </w:rPrChange>
        </w:rPr>
        <w:t xml:space="preserve">he result of </w:t>
      </w:r>
      <w:r w:rsidR="00C23E1E" w:rsidRPr="003D36FB">
        <w:rPr>
          <w:sz w:val="18"/>
          <w:rPrChange w:id="4252" w:author="Author">
            <w:rPr/>
          </w:rPrChange>
        </w:rPr>
        <w:t xml:space="preserve">running the code </w:t>
      </w:r>
      <w:r w:rsidRPr="003D36FB">
        <w:rPr>
          <w:sz w:val="18"/>
          <w:rPrChange w:id="4253" w:author="Author">
            <w:rPr/>
          </w:rPrChange>
        </w:rPr>
        <w:t>is shown below</w:t>
      </w:r>
      <w:r w:rsidR="00EF23BE" w:rsidRPr="003D36FB">
        <w:rPr>
          <w:sz w:val="18"/>
          <w:rPrChange w:id="4254" w:author="Author">
            <w:rPr/>
          </w:rPrChange>
        </w:rPr>
        <w:t>. Notice the output of the Do operator</w:t>
      </w:r>
      <w:r w:rsidRPr="003D36FB">
        <w:rPr>
          <w:sz w:val="18"/>
          <w:rPrChange w:id="4255" w:author="Author">
            <w:rPr/>
          </w:rPrChange>
        </w:rPr>
        <w:t>:</w:t>
      </w:r>
      <w:r w:rsidRPr="003D36FB">
        <w:rPr>
          <w:sz w:val="18"/>
          <w:rPrChange w:id="4256" w:author="Author">
            <w:rPr/>
          </w:rPrChange>
        </w:rPr>
        <w:br/>
      </w:r>
      <w:r w:rsidRPr="003D36FB">
        <w:rPr>
          <w:sz w:val="18"/>
          <w:rPrChange w:id="4257" w:author="Author">
            <w:rPr/>
          </w:rPrChange>
        </w:rPr>
        <w:br/>
      </w:r>
      <w:r w:rsidRPr="003D36FB">
        <w:rPr>
          <w:noProof/>
          <w:sz w:val="18"/>
          <w:rPrChange w:id="4258" w:author="Author">
            <w:rPr>
              <w:noProof/>
            </w:rPr>
          </w:rPrChange>
        </w:rPr>
        <w:lastRenderedPageBreak/>
        <w:drawing>
          <wp:inline distT="0" distB="0" distL="0" distR="0" wp14:anchorId="2FD576EA" wp14:editId="2B3FCC12">
            <wp:extent cx="2349500" cy="195643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349500" cy="1956435"/>
                    </a:xfrm>
                    <a:prstGeom prst="rect">
                      <a:avLst/>
                    </a:prstGeom>
                    <a:noFill/>
                    <a:ln>
                      <a:noFill/>
                    </a:ln>
                  </pic:spPr>
                </pic:pic>
              </a:graphicData>
            </a:graphic>
          </wp:inline>
        </w:drawing>
      </w:r>
      <w:r w:rsidR="00C23E1E" w:rsidRPr="003D36FB">
        <w:rPr>
          <w:sz w:val="18"/>
          <w:rPrChange w:id="4259" w:author="Author">
            <w:rPr/>
          </w:rPrChange>
        </w:rPr>
        <w:br/>
      </w:r>
    </w:p>
    <w:p w:rsidR="00807247" w:rsidRPr="003D36FB" w:rsidRDefault="00C23E1E" w:rsidP="000A0BB3">
      <w:pPr>
        <w:pStyle w:val="ListParagraph"/>
        <w:numPr>
          <w:ilvl w:val="0"/>
          <w:numId w:val="15"/>
        </w:numPr>
        <w:autoSpaceDE w:val="0"/>
        <w:autoSpaceDN w:val="0"/>
        <w:adjustRightInd w:val="0"/>
        <w:spacing w:after="0" w:line="240" w:lineRule="auto"/>
        <w:rPr>
          <w:sz w:val="18"/>
          <w:rPrChange w:id="4260" w:author="Author">
            <w:rPr/>
          </w:rPrChange>
        </w:rPr>
      </w:pPr>
      <w:r w:rsidRPr="003D36FB">
        <w:rPr>
          <w:sz w:val="18"/>
          <w:rPrChange w:id="4261" w:author="Author">
            <w:rPr/>
          </w:rPrChange>
        </w:rPr>
        <w:t xml:space="preserve">However, there’s two more problems waiting to get us. </w:t>
      </w:r>
      <w:r w:rsidR="00EF23BE" w:rsidRPr="003D36FB">
        <w:rPr>
          <w:sz w:val="18"/>
          <w:rPrChange w:id="4262" w:author="Author">
            <w:rPr/>
          </w:rPrChange>
        </w:rPr>
        <w:t xml:space="preserve">We pointed those out in the previous exercise. Let’s start with the simpler of the two: what if the service returns an error? In such a case, Rx’s </w:t>
      </w:r>
      <w:proofErr w:type="spellStart"/>
      <w:r w:rsidR="00EF23BE" w:rsidRPr="003D36FB">
        <w:rPr>
          <w:sz w:val="18"/>
          <w:rPrChange w:id="4263" w:author="Author">
            <w:rPr/>
          </w:rPrChange>
        </w:rPr>
        <w:t>SelectMany</w:t>
      </w:r>
      <w:proofErr w:type="spellEnd"/>
      <w:r w:rsidR="00EF23BE" w:rsidRPr="003D36FB">
        <w:rPr>
          <w:sz w:val="18"/>
          <w:rPrChange w:id="4264" w:author="Author">
            <w:rPr/>
          </w:rPrChange>
        </w:rPr>
        <w:t xml:space="preserve"> operator will propagate the exception down to the observer’s </w:t>
      </w:r>
      <w:proofErr w:type="spellStart"/>
      <w:r w:rsidR="00EF23BE" w:rsidRPr="003D36FB">
        <w:rPr>
          <w:sz w:val="18"/>
          <w:rPrChange w:id="4265" w:author="Author">
            <w:rPr/>
          </w:rPrChange>
        </w:rPr>
        <w:t>OnError</w:t>
      </w:r>
      <w:proofErr w:type="spellEnd"/>
      <w:r w:rsidR="00EF23BE" w:rsidRPr="003D36FB">
        <w:rPr>
          <w:sz w:val="18"/>
          <w:rPrChange w:id="4266" w:author="Author">
            <w:rPr/>
          </w:rPrChange>
        </w:rPr>
        <w:t xml:space="preserve"> handler. Since we don’t have such a handler in our code (yet), the exception will bring down the application. To solve this issue, we add an </w:t>
      </w:r>
      <w:proofErr w:type="spellStart"/>
      <w:r w:rsidR="00EF23BE" w:rsidRPr="003D36FB">
        <w:rPr>
          <w:sz w:val="18"/>
          <w:rPrChange w:id="4267" w:author="Author">
            <w:rPr/>
          </w:rPrChange>
        </w:rPr>
        <w:t>OnError</w:t>
      </w:r>
      <w:proofErr w:type="spellEnd"/>
      <w:r w:rsidR="00EF23BE" w:rsidRPr="003D36FB">
        <w:rPr>
          <w:sz w:val="18"/>
          <w:rPrChange w:id="4268" w:author="Author">
            <w:rPr/>
          </w:rPrChange>
        </w:rPr>
        <w:t xml:space="preserve"> handler:</w:t>
      </w:r>
      <w:r w:rsidR="00EF23BE" w:rsidRPr="003D36FB">
        <w:rPr>
          <w:sz w:val="18"/>
          <w:rPrChange w:id="4269" w:author="Author">
            <w:rPr/>
          </w:rPrChange>
        </w:rPr>
        <w:br/>
      </w:r>
      <w:r w:rsidR="00EF23BE" w:rsidRPr="003D36FB">
        <w:rPr>
          <w:sz w:val="18"/>
          <w:rPrChange w:id="4270" w:author="Author">
            <w:rPr/>
          </w:rPrChange>
        </w:rPr>
        <w:br/>
      </w:r>
      <w:r w:rsidR="00EF23BE" w:rsidRPr="003D36FB">
        <w:rPr>
          <w:rFonts w:ascii="Consolas" w:hAnsi="Consolas" w:cs="Consolas"/>
          <w:sz w:val="16"/>
          <w:szCs w:val="19"/>
          <w:rPrChange w:id="4271" w:author="Author">
            <w:rPr>
              <w:rFonts w:ascii="Consolas" w:hAnsi="Consolas" w:cs="Consolas"/>
              <w:sz w:val="19"/>
              <w:szCs w:val="19"/>
            </w:rPr>
          </w:rPrChange>
        </w:rPr>
        <w:t xml:space="preserve">    </w:t>
      </w:r>
      <w:r w:rsidR="00EF23BE" w:rsidRPr="003D36FB">
        <w:rPr>
          <w:rFonts w:ascii="Consolas" w:hAnsi="Consolas" w:cs="Consolas"/>
          <w:color w:val="0000FF"/>
          <w:sz w:val="16"/>
          <w:szCs w:val="19"/>
          <w:rPrChange w:id="4272" w:author="Author">
            <w:rPr>
              <w:rFonts w:ascii="Consolas" w:hAnsi="Consolas" w:cs="Consolas"/>
              <w:color w:val="0000FF"/>
              <w:sz w:val="19"/>
              <w:szCs w:val="19"/>
            </w:rPr>
          </w:rPrChange>
        </w:rPr>
        <w:t>using</w:t>
      </w:r>
      <w:r w:rsidR="00EF23BE" w:rsidRPr="003D36FB">
        <w:rPr>
          <w:rFonts w:ascii="Consolas" w:hAnsi="Consolas" w:cs="Consolas"/>
          <w:sz w:val="16"/>
          <w:szCs w:val="19"/>
          <w:rPrChange w:id="4273" w:author="Author">
            <w:rPr>
              <w:rFonts w:ascii="Consolas" w:hAnsi="Consolas" w:cs="Consolas"/>
              <w:sz w:val="19"/>
              <w:szCs w:val="19"/>
            </w:rPr>
          </w:rPrChange>
        </w:rPr>
        <w:t xml:space="preserve"> (</w:t>
      </w:r>
      <w:proofErr w:type="spellStart"/>
      <w:r w:rsidR="00EF23BE" w:rsidRPr="003D36FB">
        <w:rPr>
          <w:rFonts w:ascii="Consolas" w:hAnsi="Consolas" w:cs="Consolas"/>
          <w:sz w:val="16"/>
          <w:szCs w:val="19"/>
          <w:rPrChange w:id="4274" w:author="Author">
            <w:rPr>
              <w:rFonts w:ascii="Consolas" w:hAnsi="Consolas" w:cs="Consolas"/>
              <w:sz w:val="19"/>
              <w:szCs w:val="19"/>
            </w:rPr>
          </w:rPrChange>
        </w:rPr>
        <w:t>res.ObserveOn</w:t>
      </w:r>
      <w:proofErr w:type="spellEnd"/>
      <w:r w:rsidR="00EF23BE" w:rsidRPr="003D36FB">
        <w:rPr>
          <w:rFonts w:ascii="Consolas" w:hAnsi="Consolas" w:cs="Consolas"/>
          <w:sz w:val="16"/>
          <w:szCs w:val="19"/>
          <w:rPrChange w:id="4275" w:author="Author">
            <w:rPr>
              <w:rFonts w:ascii="Consolas" w:hAnsi="Consolas" w:cs="Consolas"/>
              <w:sz w:val="19"/>
              <w:szCs w:val="19"/>
            </w:rPr>
          </w:rPrChange>
        </w:rPr>
        <w:t>(</w:t>
      </w:r>
      <w:proofErr w:type="spellStart"/>
      <w:r w:rsidR="00EF23BE" w:rsidRPr="003D36FB">
        <w:rPr>
          <w:rFonts w:ascii="Consolas" w:hAnsi="Consolas" w:cs="Consolas"/>
          <w:sz w:val="16"/>
          <w:szCs w:val="19"/>
          <w:rPrChange w:id="4276" w:author="Author">
            <w:rPr>
              <w:rFonts w:ascii="Consolas" w:hAnsi="Consolas" w:cs="Consolas"/>
              <w:sz w:val="19"/>
              <w:szCs w:val="19"/>
            </w:rPr>
          </w:rPrChange>
        </w:rPr>
        <w:t>lst</w:t>
      </w:r>
      <w:proofErr w:type="spellEnd"/>
      <w:r w:rsidR="00EF23BE" w:rsidRPr="003D36FB">
        <w:rPr>
          <w:rFonts w:ascii="Consolas" w:hAnsi="Consolas" w:cs="Consolas"/>
          <w:sz w:val="16"/>
          <w:szCs w:val="19"/>
          <w:rPrChange w:id="4277" w:author="Author">
            <w:rPr>
              <w:rFonts w:ascii="Consolas" w:hAnsi="Consolas" w:cs="Consolas"/>
              <w:sz w:val="19"/>
              <w:szCs w:val="19"/>
            </w:rPr>
          </w:rPrChange>
        </w:rPr>
        <w:t>).Subscribe(</w:t>
      </w:r>
      <w:r w:rsidR="00EF23BE" w:rsidRPr="003D36FB">
        <w:rPr>
          <w:rFonts w:ascii="Consolas" w:hAnsi="Consolas" w:cs="Consolas"/>
          <w:sz w:val="16"/>
          <w:szCs w:val="19"/>
          <w:rPrChange w:id="4278" w:author="Author">
            <w:rPr>
              <w:rFonts w:ascii="Consolas" w:hAnsi="Consolas" w:cs="Consolas"/>
              <w:sz w:val="19"/>
              <w:szCs w:val="19"/>
            </w:rPr>
          </w:rPrChange>
        </w:rPr>
        <w:br/>
        <w:t xml:space="preserve">        words =&gt;</w:t>
      </w:r>
      <w:r w:rsidR="00EF23BE" w:rsidRPr="003D36FB">
        <w:rPr>
          <w:rFonts w:ascii="Consolas" w:hAnsi="Consolas" w:cs="Consolas"/>
          <w:sz w:val="16"/>
          <w:szCs w:val="19"/>
          <w:rPrChange w:id="4279" w:author="Author">
            <w:rPr>
              <w:rFonts w:ascii="Consolas" w:hAnsi="Consolas" w:cs="Consolas"/>
              <w:sz w:val="19"/>
              <w:szCs w:val="19"/>
            </w:rPr>
          </w:rPrChange>
        </w:rPr>
        <w:br/>
        <w:t xml:space="preserve">        {</w:t>
      </w:r>
      <w:r w:rsidR="00EF23BE" w:rsidRPr="003D36FB">
        <w:rPr>
          <w:rFonts w:ascii="Consolas" w:hAnsi="Consolas" w:cs="Consolas"/>
          <w:sz w:val="16"/>
          <w:szCs w:val="19"/>
          <w:rPrChange w:id="4280" w:author="Author">
            <w:rPr>
              <w:rFonts w:ascii="Consolas" w:hAnsi="Consolas" w:cs="Consolas"/>
              <w:sz w:val="19"/>
              <w:szCs w:val="19"/>
            </w:rPr>
          </w:rPrChange>
        </w:rPr>
        <w:br/>
        <w:t xml:space="preserve">            </w:t>
      </w:r>
      <w:proofErr w:type="spellStart"/>
      <w:r w:rsidR="00EF23BE" w:rsidRPr="003D36FB">
        <w:rPr>
          <w:rFonts w:ascii="Consolas" w:hAnsi="Consolas" w:cs="Consolas"/>
          <w:sz w:val="16"/>
          <w:szCs w:val="19"/>
          <w:rPrChange w:id="4281" w:author="Author">
            <w:rPr>
              <w:rFonts w:ascii="Consolas" w:hAnsi="Consolas" w:cs="Consolas"/>
              <w:sz w:val="19"/>
              <w:szCs w:val="19"/>
            </w:rPr>
          </w:rPrChange>
        </w:rPr>
        <w:t>lst.Items.Clear</w:t>
      </w:r>
      <w:proofErr w:type="spellEnd"/>
      <w:r w:rsidR="00EF23BE" w:rsidRPr="003D36FB">
        <w:rPr>
          <w:rFonts w:ascii="Consolas" w:hAnsi="Consolas" w:cs="Consolas"/>
          <w:sz w:val="16"/>
          <w:szCs w:val="19"/>
          <w:rPrChange w:id="4282" w:author="Author">
            <w:rPr>
              <w:rFonts w:ascii="Consolas" w:hAnsi="Consolas" w:cs="Consolas"/>
              <w:sz w:val="19"/>
              <w:szCs w:val="19"/>
            </w:rPr>
          </w:rPrChange>
        </w:rPr>
        <w:t>();</w:t>
      </w:r>
      <w:r w:rsidR="00EF23BE" w:rsidRPr="003D36FB">
        <w:rPr>
          <w:rFonts w:ascii="Consolas" w:hAnsi="Consolas" w:cs="Consolas"/>
          <w:sz w:val="16"/>
          <w:szCs w:val="19"/>
          <w:rPrChange w:id="4283" w:author="Author">
            <w:rPr>
              <w:rFonts w:ascii="Consolas" w:hAnsi="Consolas" w:cs="Consolas"/>
              <w:sz w:val="19"/>
              <w:szCs w:val="19"/>
            </w:rPr>
          </w:rPrChange>
        </w:rPr>
        <w:br/>
        <w:t xml:space="preserve">            </w:t>
      </w:r>
      <w:proofErr w:type="spellStart"/>
      <w:r w:rsidR="00EF23BE" w:rsidRPr="003D36FB">
        <w:rPr>
          <w:rFonts w:ascii="Consolas" w:hAnsi="Consolas" w:cs="Consolas"/>
          <w:sz w:val="16"/>
          <w:szCs w:val="19"/>
          <w:rPrChange w:id="4284" w:author="Author">
            <w:rPr>
              <w:rFonts w:ascii="Consolas" w:hAnsi="Consolas" w:cs="Consolas"/>
              <w:sz w:val="19"/>
              <w:szCs w:val="19"/>
            </w:rPr>
          </w:rPrChange>
        </w:rPr>
        <w:t>lst.Items.AddRange</w:t>
      </w:r>
      <w:proofErr w:type="spellEnd"/>
      <w:r w:rsidR="00EF23BE" w:rsidRPr="003D36FB">
        <w:rPr>
          <w:rFonts w:ascii="Consolas" w:hAnsi="Consolas" w:cs="Consolas"/>
          <w:sz w:val="16"/>
          <w:szCs w:val="19"/>
          <w:rPrChange w:id="4285" w:author="Author">
            <w:rPr>
              <w:rFonts w:ascii="Consolas" w:hAnsi="Consolas" w:cs="Consolas"/>
              <w:sz w:val="19"/>
              <w:szCs w:val="19"/>
            </w:rPr>
          </w:rPrChange>
        </w:rPr>
        <w:t>((</w:t>
      </w:r>
      <w:r w:rsidR="00EF23BE" w:rsidRPr="003D36FB">
        <w:rPr>
          <w:rFonts w:ascii="Consolas" w:hAnsi="Consolas" w:cs="Consolas"/>
          <w:color w:val="0000FF"/>
          <w:sz w:val="16"/>
          <w:szCs w:val="19"/>
          <w:rPrChange w:id="4286" w:author="Author">
            <w:rPr>
              <w:rFonts w:ascii="Consolas" w:hAnsi="Consolas" w:cs="Consolas"/>
              <w:color w:val="0000FF"/>
              <w:sz w:val="19"/>
              <w:szCs w:val="19"/>
            </w:rPr>
          </w:rPrChange>
        </w:rPr>
        <w:t>from</w:t>
      </w:r>
      <w:r w:rsidR="00EF23BE" w:rsidRPr="003D36FB">
        <w:rPr>
          <w:rFonts w:ascii="Consolas" w:hAnsi="Consolas" w:cs="Consolas"/>
          <w:sz w:val="16"/>
          <w:szCs w:val="19"/>
          <w:rPrChange w:id="4287" w:author="Author">
            <w:rPr>
              <w:rFonts w:ascii="Consolas" w:hAnsi="Consolas" w:cs="Consolas"/>
              <w:sz w:val="19"/>
              <w:szCs w:val="19"/>
            </w:rPr>
          </w:rPrChange>
        </w:rPr>
        <w:t xml:space="preserve"> word </w:t>
      </w:r>
      <w:r w:rsidR="00EF23BE" w:rsidRPr="003D36FB">
        <w:rPr>
          <w:rFonts w:ascii="Consolas" w:hAnsi="Consolas" w:cs="Consolas"/>
          <w:color w:val="0000FF"/>
          <w:sz w:val="16"/>
          <w:szCs w:val="19"/>
          <w:rPrChange w:id="4288" w:author="Author">
            <w:rPr>
              <w:rFonts w:ascii="Consolas" w:hAnsi="Consolas" w:cs="Consolas"/>
              <w:color w:val="0000FF"/>
              <w:sz w:val="19"/>
              <w:szCs w:val="19"/>
            </w:rPr>
          </w:rPrChange>
        </w:rPr>
        <w:t>in</w:t>
      </w:r>
      <w:r w:rsidR="00EF23BE" w:rsidRPr="003D36FB">
        <w:rPr>
          <w:rFonts w:ascii="Consolas" w:hAnsi="Consolas" w:cs="Consolas"/>
          <w:sz w:val="16"/>
          <w:szCs w:val="19"/>
          <w:rPrChange w:id="4289" w:author="Author">
            <w:rPr>
              <w:rFonts w:ascii="Consolas" w:hAnsi="Consolas" w:cs="Consolas"/>
              <w:sz w:val="19"/>
              <w:szCs w:val="19"/>
            </w:rPr>
          </w:rPrChange>
        </w:rPr>
        <w:t xml:space="preserve"> words </w:t>
      </w:r>
      <w:r w:rsidR="00EF23BE" w:rsidRPr="003D36FB">
        <w:rPr>
          <w:rFonts w:ascii="Consolas" w:hAnsi="Consolas" w:cs="Consolas"/>
          <w:color w:val="0000FF"/>
          <w:sz w:val="16"/>
          <w:szCs w:val="19"/>
          <w:rPrChange w:id="4290" w:author="Author">
            <w:rPr>
              <w:rFonts w:ascii="Consolas" w:hAnsi="Consolas" w:cs="Consolas"/>
              <w:color w:val="0000FF"/>
              <w:sz w:val="19"/>
              <w:szCs w:val="19"/>
            </w:rPr>
          </w:rPrChange>
        </w:rPr>
        <w:t>select</w:t>
      </w:r>
      <w:r w:rsidR="00EF23BE" w:rsidRPr="003D36FB">
        <w:rPr>
          <w:rFonts w:ascii="Consolas" w:hAnsi="Consolas" w:cs="Consolas"/>
          <w:sz w:val="16"/>
          <w:szCs w:val="19"/>
          <w:rPrChange w:id="4291" w:author="Author">
            <w:rPr>
              <w:rFonts w:ascii="Consolas" w:hAnsi="Consolas" w:cs="Consolas"/>
              <w:sz w:val="19"/>
              <w:szCs w:val="19"/>
            </w:rPr>
          </w:rPrChange>
        </w:rPr>
        <w:t xml:space="preserve"> </w:t>
      </w:r>
      <w:proofErr w:type="spellStart"/>
      <w:r w:rsidR="00EF23BE" w:rsidRPr="003D36FB">
        <w:rPr>
          <w:rFonts w:ascii="Consolas" w:hAnsi="Consolas" w:cs="Consolas"/>
          <w:sz w:val="16"/>
          <w:szCs w:val="19"/>
          <w:rPrChange w:id="4292" w:author="Author">
            <w:rPr>
              <w:rFonts w:ascii="Consolas" w:hAnsi="Consolas" w:cs="Consolas"/>
              <w:sz w:val="19"/>
              <w:szCs w:val="19"/>
            </w:rPr>
          </w:rPrChange>
        </w:rPr>
        <w:t>word.Word</w:t>
      </w:r>
      <w:proofErr w:type="spellEnd"/>
      <w:r w:rsidR="00EF23BE" w:rsidRPr="003D36FB">
        <w:rPr>
          <w:rFonts w:ascii="Consolas" w:hAnsi="Consolas" w:cs="Consolas"/>
          <w:sz w:val="16"/>
          <w:szCs w:val="19"/>
          <w:rPrChange w:id="4293" w:author="Author">
            <w:rPr>
              <w:rFonts w:ascii="Consolas" w:hAnsi="Consolas" w:cs="Consolas"/>
              <w:sz w:val="19"/>
              <w:szCs w:val="19"/>
            </w:rPr>
          </w:rPrChange>
        </w:rPr>
        <w:t>).</w:t>
      </w:r>
      <w:proofErr w:type="spellStart"/>
      <w:r w:rsidR="00EF23BE" w:rsidRPr="003D36FB">
        <w:rPr>
          <w:rFonts w:ascii="Consolas" w:hAnsi="Consolas" w:cs="Consolas"/>
          <w:sz w:val="16"/>
          <w:szCs w:val="19"/>
          <w:rPrChange w:id="4294" w:author="Author">
            <w:rPr>
              <w:rFonts w:ascii="Consolas" w:hAnsi="Consolas" w:cs="Consolas"/>
              <w:sz w:val="19"/>
              <w:szCs w:val="19"/>
            </w:rPr>
          </w:rPrChange>
        </w:rPr>
        <w:t>ToArray</w:t>
      </w:r>
      <w:proofErr w:type="spellEnd"/>
      <w:r w:rsidR="00EF23BE" w:rsidRPr="003D36FB">
        <w:rPr>
          <w:rFonts w:ascii="Consolas" w:hAnsi="Consolas" w:cs="Consolas"/>
          <w:sz w:val="16"/>
          <w:szCs w:val="19"/>
          <w:rPrChange w:id="4295" w:author="Author">
            <w:rPr>
              <w:rFonts w:ascii="Consolas" w:hAnsi="Consolas" w:cs="Consolas"/>
              <w:sz w:val="19"/>
              <w:szCs w:val="19"/>
            </w:rPr>
          </w:rPrChange>
        </w:rPr>
        <w:t>());</w:t>
      </w:r>
      <w:r w:rsidR="00EF23BE" w:rsidRPr="003D36FB">
        <w:rPr>
          <w:rFonts w:ascii="Consolas" w:hAnsi="Consolas" w:cs="Consolas"/>
          <w:sz w:val="16"/>
          <w:szCs w:val="19"/>
          <w:rPrChange w:id="4296" w:author="Author">
            <w:rPr>
              <w:rFonts w:ascii="Consolas" w:hAnsi="Consolas" w:cs="Consolas"/>
              <w:sz w:val="19"/>
              <w:szCs w:val="19"/>
            </w:rPr>
          </w:rPrChange>
        </w:rPr>
        <w:br/>
        <w:t xml:space="preserve">        },</w:t>
      </w:r>
      <w:r w:rsidR="00EF23BE" w:rsidRPr="003D36FB">
        <w:rPr>
          <w:rFonts w:ascii="Consolas" w:hAnsi="Consolas" w:cs="Consolas"/>
          <w:sz w:val="16"/>
          <w:szCs w:val="19"/>
          <w:rPrChange w:id="4297" w:author="Author">
            <w:rPr>
              <w:rFonts w:ascii="Consolas" w:hAnsi="Consolas" w:cs="Consolas"/>
              <w:sz w:val="19"/>
              <w:szCs w:val="19"/>
            </w:rPr>
          </w:rPrChange>
        </w:rPr>
        <w:br/>
        <w:t xml:space="preserve">        </w:t>
      </w:r>
      <w:r w:rsidR="00EF23BE" w:rsidRPr="003D36FB">
        <w:rPr>
          <w:rFonts w:ascii="Consolas" w:hAnsi="Consolas" w:cs="Consolas"/>
          <w:sz w:val="16"/>
          <w:szCs w:val="19"/>
          <w:highlight w:val="yellow"/>
          <w:rPrChange w:id="4298" w:author="Author">
            <w:rPr>
              <w:rFonts w:ascii="Consolas" w:hAnsi="Consolas" w:cs="Consolas"/>
              <w:sz w:val="19"/>
              <w:szCs w:val="19"/>
              <w:highlight w:val="yellow"/>
            </w:rPr>
          </w:rPrChange>
        </w:rPr>
        <w:t>ex =&gt;</w:t>
      </w:r>
      <w:r w:rsidR="00EF23BE" w:rsidRPr="003D36FB">
        <w:rPr>
          <w:rFonts w:ascii="Consolas" w:hAnsi="Consolas" w:cs="Consolas"/>
          <w:sz w:val="16"/>
          <w:szCs w:val="19"/>
          <w:rPrChange w:id="4299" w:author="Author">
            <w:rPr>
              <w:rFonts w:ascii="Consolas" w:hAnsi="Consolas" w:cs="Consolas"/>
              <w:sz w:val="19"/>
              <w:szCs w:val="19"/>
            </w:rPr>
          </w:rPrChange>
        </w:rPr>
        <w:br/>
        <w:t xml:space="preserve">        </w:t>
      </w:r>
      <w:r w:rsidR="00EF23BE" w:rsidRPr="003D36FB">
        <w:rPr>
          <w:rFonts w:ascii="Consolas" w:hAnsi="Consolas" w:cs="Consolas"/>
          <w:sz w:val="16"/>
          <w:szCs w:val="19"/>
          <w:highlight w:val="yellow"/>
          <w:rPrChange w:id="4300" w:author="Author">
            <w:rPr>
              <w:rFonts w:ascii="Consolas" w:hAnsi="Consolas" w:cs="Consolas"/>
              <w:sz w:val="19"/>
              <w:szCs w:val="19"/>
              <w:highlight w:val="yellow"/>
            </w:rPr>
          </w:rPrChange>
        </w:rPr>
        <w:t>{</w:t>
      </w:r>
      <w:r w:rsidR="00EF23BE" w:rsidRPr="003D36FB">
        <w:rPr>
          <w:rFonts w:ascii="Consolas" w:hAnsi="Consolas" w:cs="Consolas"/>
          <w:sz w:val="16"/>
          <w:szCs w:val="19"/>
          <w:rPrChange w:id="4301" w:author="Author">
            <w:rPr>
              <w:rFonts w:ascii="Consolas" w:hAnsi="Consolas" w:cs="Consolas"/>
              <w:sz w:val="19"/>
              <w:szCs w:val="19"/>
            </w:rPr>
          </w:rPrChange>
        </w:rPr>
        <w:br/>
        <w:t xml:space="preserve">            </w:t>
      </w:r>
      <w:proofErr w:type="spellStart"/>
      <w:r w:rsidR="00EF23BE" w:rsidRPr="003D36FB">
        <w:rPr>
          <w:rFonts w:ascii="Consolas" w:hAnsi="Consolas" w:cs="Consolas"/>
          <w:color w:val="2B91AF"/>
          <w:sz w:val="16"/>
          <w:szCs w:val="19"/>
          <w:highlight w:val="yellow"/>
          <w:rPrChange w:id="4302" w:author="Author">
            <w:rPr>
              <w:rFonts w:ascii="Consolas" w:hAnsi="Consolas" w:cs="Consolas"/>
              <w:color w:val="2B91AF"/>
              <w:sz w:val="19"/>
              <w:szCs w:val="19"/>
              <w:highlight w:val="yellow"/>
            </w:rPr>
          </w:rPrChange>
        </w:rPr>
        <w:t>MessageBox</w:t>
      </w:r>
      <w:r w:rsidR="00EF23BE" w:rsidRPr="003D36FB">
        <w:rPr>
          <w:rFonts w:ascii="Consolas" w:hAnsi="Consolas" w:cs="Consolas"/>
          <w:sz w:val="16"/>
          <w:szCs w:val="19"/>
          <w:highlight w:val="yellow"/>
          <w:rPrChange w:id="4303" w:author="Author">
            <w:rPr>
              <w:rFonts w:ascii="Consolas" w:hAnsi="Consolas" w:cs="Consolas"/>
              <w:sz w:val="19"/>
              <w:szCs w:val="19"/>
              <w:highlight w:val="yellow"/>
            </w:rPr>
          </w:rPrChange>
        </w:rPr>
        <w:t>.Show</w:t>
      </w:r>
      <w:proofErr w:type="spellEnd"/>
      <w:r w:rsidR="00EF23BE" w:rsidRPr="003D36FB">
        <w:rPr>
          <w:rFonts w:ascii="Consolas" w:hAnsi="Consolas" w:cs="Consolas"/>
          <w:sz w:val="16"/>
          <w:szCs w:val="19"/>
          <w:highlight w:val="yellow"/>
          <w:rPrChange w:id="4304" w:author="Author">
            <w:rPr>
              <w:rFonts w:ascii="Consolas" w:hAnsi="Consolas" w:cs="Consolas"/>
              <w:sz w:val="19"/>
              <w:szCs w:val="19"/>
              <w:highlight w:val="yellow"/>
            </w:rPr>
          </w:rPrChange>
        </w:rPr>
        <w:t>(</w:t>
      </w:r>
      <w:r w:rsidR="00EF23BE" w:rsidRPr="003D36FB">
        <w:rPr>
          <w:rFonts w:ascii="Consolas" w:hAnsi="Consolas" w:cs="Consolas"/>
          <w:sz w:val="16"/>
          <w:szCs w:val="19"/>
          <w:rPrChange w:id="4305" w:author="Author">
            <w:rPr>
              <w:rFonts w:ascii="Consolas" w:hAnsi="Consolas" w:cs="Consolas"/>
              <w:sz w:val="19"/>
              <w:szCs w:val="19"/>
            </w:rPr>
          </w:rPrChange>
        </w:rPr>
        <w:br/>
        <w:t xml:space="preserve">                </w:t>
      </w:r>
      <w:r w:rsidR="00EF23BE" w:rsidRPr="003D36FB">
        <w:rPr>
          <w:rFonts w:ascii="Consolas" w:hAnsi="Consolas" w:cs="Consolas"/>
          <w:color w:val="A31515"/>
          <w:sz w:val="16"/>
          <w:szCs w:val="19"/>
          <w:highlight w:val="yellow"/>
          <w:rPrChange w:id="4306" w:author="Author">
            <w:rPr>
              <w:rFonts w:ascii="Consolas" w:hAnsi="Consolas" w:cs="Consolas"/>
              <w:color w:val="A31515"/>
              <w:sz w:val="19"/>
              <w:szCs w:val="19"/>
              <w:highlight w:val="yellow"/>
            </w:rPr>
          </w:rPrChange>
        </w:rPr>
        <w:t>"An error occurred: "</w:t>
      </w:r>
      <w:r w:rsidR="00EF23BE" w:rsidRPr="003D36FB">
        <w:rPr>
          <w:rFonts w:ascii="Consolas" w:hAnsi="Consolas" w:cs="Consolas"/>
          <w:sz w:val="16"/>
          <w:szCs w:val="19"/>
          <w:highlight w:val="yellow"/>
          <w:rPrChange w:id="4307" w:author="Author">
            <w:rPr>
              <w:rFonts w:ascii="Consolas" w:hAnsi="Consolas" w:cs="Consolas"/>
              <w:sz w:val="19"/>
              <w:szCs w:val="19"/>
              <w:highlight w:val="yellow"/>
            </w:rPr>
          </w:rPrChange>
        </w:rPr>
        <w:t xml:space="preserve"> + </w:t>
      </w:r>
      <w:proofErr w:type="spellStart"/>
      <w:r w:rsidR="00EF23BE" w:rsidRPr="003D36FB">
        <w:rPr>
          <w:rFonts w:ascii="Consolas" w:hAnsi="Consolas" w:cs="Consolas"/>
          <w:sz w:val="16"/>
          <w:szCs w:val="19"/>
          <w:highlight w:val="yellow"/>
          <w:rPrChange w:id="4308" w:author="Author">
            <w:rPr>
              <w:rFonts w:ascii="Consolas" w:hAnsi="Consolas" w:cs="Consolas"/>
              <w:sz w:val="19"/>
              <w:szCs w:val="19"/>
              <w:highlight w:val="yellow"/>
            </w:rPr>
          </w:rPrChange>
        </w:rPr>
        <w:t>ex.Message</w:t>
      </w:r>
      <w:proofErr w:type="spellEnd"/>
      <w:r w:rsidR="00EF23BE" w:rsidRPr="003D36FB">
        <w:rPr>
          <w:rFonts w:ascii="Consolas" w:hAnsi="Consolas" w:cs="Consolas"/>
          <w:sz w:val="16"/>
          <w:szCs w:val="19"/>
          <w:highlight w:val="yellow"/>
          <w:rPrChange w:id="4309" w:author="Author">
            <w:rPr>
              <w:rFonts w:ascii="Consolas" w:hAnsi="Consolas" w:cs="Consolas"/>
              <w:sz w:val="19"/>
              <w:szCs w:val="19"/>
              <w:highlight w:val="yellow"/>
            </w:rPr>
          </w:rPrChange>
        </w:rPr>
        <w:t xml:space="preserve">, </w:t>
      </w:r>
      <w:proofErr w:type="spellStart"/>
      <w:r w:rsidR="00EF23BE" w:rsidRPr="003D36FB">
        <w:rPr>
          <w:rFonts w:ascii="Consolas" w:hAnsi="Consolas" w:cs="Consolas"/>
          <w:sz w:val="16"/>
          <w:szCs w:val="19"/>
          <w:highlight w:val="yellow"/>
          <w:rPrChange w:id="4310" w:author="Author">
            <w:rPr>
              <w:rFonts w:ascii="Consolas" w:hAnsi="Consolas" w:cs="Consolas"/>
              <w:sz w:val="19"/>
              <w:szCs w:val="19"/>
              <w:highlight w:val="yellow"/>
            </w:rPr>
          </w:rPrChange>
        </w:rPr>
        <w:t>frm.Text</w:t>
      </w:r>
      <w:proofErr w:type="spellEnd"/>
      <w:r w:rsidR="00EF23BE" w:rsidRPr="003D36FB">
        <w:rPr>
          <w:rFonts w:ascii="Consolas" w:hAnsi="Consolas" w:cs="Consolas"/>
          <w:sz w:val="16"/>
          <w:szCs w:val="19"/>
          <w:highlight w:val="yellow"/>
          <w:rPrChange w:id="4311" w:author="Author">
            <w:rPr>
              <w:rFonts w:ascii="Consolas" w:hAnsi="Consolas" w:cs="Consolas"/>
              <w:sz w:val="19"/>
              <w:szCs w:val="19"/>
              <w:highlight w:val="yellow"/>
            </w:rPr>
          </w:rPrChange>
        </w:rPr>
        <w:t>,</w:t>
      </w:r>
      <w:r w:rsidR="00EF23BE" w:rsidRPr="003D36FB">
        <w:rPr>
          <w:rFonts w:ascii="Consolas" w:hAnsi="Consolas" w:cs="Consolas"/>
          <w:sz w:val="16"/>
          <w:szCs w:val="19"/>
          <w:rPrChange w:id="4312" w:author="Author">
            <w:rPr>
              <w:rFonts w:ascii="Consolas" w:hAnsi="Consolas" w:cs="Consolas"/>
              <w:sz w:val="19"/>
              <w:szCs w:val="19"/>
            </w:rPr>
          </w:rPrChange>
        </w:rPr>
        <w:br/>
        <w:t xml:space="preserve">                </w:t>
      </w:r>
      <w:proofErr w:type="spellStart"/>
      <w:r w:rsidR="00EF23BE" w:rsidRPr="003D36FB">
        <w:rPr>
          <w:rFonts w:ascii="Consolas" w:hAnsi="Consolas" w:cs="Consolas"/>
          <w:color w:val="2B91AF"/>
          <w:sz w:val="16"/>
          <w:szCs w:val="19"/>
          <w:highlight w:val="yellow"/>
          <w:rPrChange w:id="4313" w:author="Author">
            <w:rPr>
              <w:rFonts w:ascii="Consolas" w:hAnsi="Consolas" w:cs="Consolas"/>
              <w:color w:val="2B91AF"/>
              <w:sz w:val="19"/>
              <w:szCs w:val="19"/>
              <w:highlight w:val="yellow"/>
            </w:rPr>
          </w:rPrChange>
        </w:rPr>
        <w:t>MessageBoxButtons</w:t>
      </w:r>
      <w:r w:rsidR="00EF23BE" w:rsidRPr="003D36FB">
        <w:rPr>
          <w:rFonts w:ascii="Consolas" w:hAnsi="Consolas" w:cs="Consolas"/>
          <w:sz w:val="16"/>
          <w:szCs w:val="19"/>
          <w:highlight w:val="yellow"/>
          <w:rPrChange w:id="4314" w:author="Author">
            <w:rPr>
              <w:rFonts w:ascii="Consolas" w:hAnsi="Consolas" w:cs="Consolas"/>
              <w:sz w:val="19"/>
              <w:szCs w:val="19"/>
              <w:highlight w:val="yellow"/>
            </w:rPr>
          </w:rPrChange>
        </w:rPr>
        <w:t>.OK</w:t>
      </w:r>
      <w:proofErr w:type="spellEnd"/>
      <w:r w:rsidR="00EF23BE" w:rsidRPr="003D36FB">
        <w:rPr>
          <w:rFonts w:ascii="Consolas" w:hAnsi="Consolas" w:cs="Consolas"/>
          <w:sz w:val="16"/>
          <w:szCs w:val="19"/>
          <w:highlight w:val="yellow"/>
          <w:rPrChange w:id="4315" w:author="Author">
            <w:rPr>
              <w:rFonts w:ascii="Consolas" w:hAnsi="Consolas" w:cs="Consolas"/>
              <w:sz w:val="19"/>
              <w:szCs w:val="19"/>
              <w:highlight w:val="yellow"/>
            </w:rPr>
          </w:rPrChange>
        </w:rPr>
        <w:t xml:space="preserve">, </w:t>
      </w:r>
      <w:proofErr w:type="spellStart"/>
      <w:r w:rsidR="00EF23BE" w:rsidRPr="003D36FB">
        <w:rPr>
          <w:rFonts w:ascii="Consolas" w:hAnsi="Consolas" w:cs="Consolas"/>
          <w:color w:val="2B91AF"/>
          <w:sz w:val="16"/>
          <w:szCs w:val="19"/>
          <w:highlight w:val="yellow"/>
          <w:rPrChange w:id="4316" w:author="Author">
            <w:rPr>
              <w:rFonts w:ascii="Consolas" w:hAnsi="Consolas" w:cs="Consolas"/>
              <w:color w:val="2B91AF"/>
              <w:sz w:val="19"/>
              <w:szCs w:val="19"/>
              <w:highlight w:val="yellow"/>
            </w:rPr>
          </w:rPrChange>
        </w:rPr>
        <w:t>MessageBoxIcon</w:t>
      </w:r>
      <w:r w:rsidR="00EF23BE" w:rsidRPr="003D36FB">
        <w:rPr>
          <w:rFonts w:ascii="Consolas" w:hAnsi="Consolas" w:cs="Consolas"/>
          <w:sz w:val="16"/>
          <w:szCs w:val="19"/>
          <w:highlight w:val="yellow"/>
          <w:rPrChange w:id="4317" w:author="Author">
            <w:rPr>
              <w:rFonts w:ascii="Consolas" w:hAnsi="Consolas" w:cs="Consolas"/>
              <w:sz w:val="19"/>
              <w:szCs w:val="19"/>
              <w:highlight w:val="yellow"/>
            </w:rPr>
          </w:rPrChange>
        </w:rPr>
        <w:t>.Error</w:t>
      </w:r>
      <w:proofErr w:type="spellEnd"/>
      <w:r w:rsidR="00EF23BE" w:rsidRPr="003D36FB">
        <w:rPr>
          <w:rFonts w:ascii="Consolas" w:hAnsi="Consolas" w:cs="Consolas"/>
          <w:sz w:val="16"/>
          <w:szCs w:val="19"/>
          <w:rPrChange w:id="4318" w:author="Author">
            <w:rPr>
              <w:rFonts w:ascii="Consolas" w:hAnsi="Consolas" w:cs="Consolas"/>
              <w:sz w:val="19"/>
              <w:szCs w:val="19"/>
            </w:rPr>
          </w:rPrChange>
        </w:rPr>
        <w:br/>
        <w:t xml:space="preserve">            </w:t>
      </w:r>
      <w:r w:rsidR="00EF23BE" w:rsidRPr="003D36FB">
        <w:rPr>
          <w:rFonts w:ascii="Consolas" w:hAnsi="Consolas" w:cs="Consolas"/>
          <w:sz w:val="16"/>
          <w:szCs w:val="19"/>
          <w:highlight w:val="yellow"/>
          <w:rPrChange w:id="4319" w:author="Author">
            <w:rPr>
              <w:rFonts w:ascii="Consolas" w:hAnsi="Consolas" w:cs="Consolas"/>
              <w:sz w:val="19"/>
              <w:szCs w:val="19"/>
              <w:highlight w:val="yellow"/>
            </w:rPr>
          </w:rPrChange>
        </w:rPr>
        <w:t>);</w:t>
      </w:r>
      <w:r w:rsidR="00EF23BE" w:rsidRPr="003D36FB">
        <w:rPr>
          <w:rFonts w:ascii="Consolas" w:hAnsi="Consolas" w:cs="Consolas"/>
          <w:sz w:val="16"/>
          <w:szCs w:val="19"/>
          <w:rPrChange w:id="4320" w:author="Author">
            <w:rPr>
              <w:rFonts w:ascii="Consolas" w:hAnsi="Consolas" w:cs="Consolas"/>
              <w:sz w:val="19"/>
              <w:szCs w:val="19"/>
            </w:rPr>
          </w:rPrChange>
        </w:rPr>
        <w:br/>
        <w:t xml:space="preserve">        </w:t>
      </w:r>
      <w:r w:rsidR="00EF23BE" w:rsidRPr="003D36FB">
        <w:rPr>
          <w:rFonts w:ascii="Consolas" w:hAnsi="Consolas" w:cs="Consolas"/>
          <w:sz w:val="16"/>
          <w:szCs w:val="19"/>
          <w:highlight w:val="yellow"/>
          <w:rPrChange w:id="4321" w:author="Author">
            <w:rPr>
              <w:rFonts w:ascii="Consolas" w:hAnsi="Consolas" w:cs="Consolas"/>
              <w:sz w:val="19"/>
              <w:szCs w:val="19"/>
              <w:highlight w:val="yellow"/>
            </w:rPr>
          </w:rPrChange>
        </w:rPr>
        <w:t>}</w:t>
      </w:r>
      <w:r w:rsidR="00EF23BE" w:rsidRPr="003D36FB">
        <w:rPr>
          <w:rFonts w:ascii="Consolas" w:hAnsi="Consolas" w:cs="Consolas"/>
          <w:sz w:val="16"/>
          <w:szCs w:val="19"/>
          <w:rPrChange w:id="4322" w:author="Author">
            <w:rPr>
              <w:rFonts w:ascii="Consolas" w:hAnsi="Consolas" w:cs="Consolas"/>
              <w:sz w:val="19"/>
              <w:szCs w:val="19"/>
            </w:rPr>
          </w:rPrChange>
        </w:rPr>
        <w:t>))</w:t>
      </w:r>
      <w:r w:rsidR="00EF23BE" w:rsidRPr="003D36FB">
        <w:rPr>
          <w:rFonts w:ascii="Consolas" w:hAnsi="Consolas" w:cs="Consolas"/>
          <w:sz w:val="16"/>
          <w:szCs w:val="19"/>
          <w:rPrChange w:id="4323" w:author="Author">
            <w:rPr>
              <w:rFonts w:ascii="Consolas" w:hAnsi="Consolas" w:cs="Consolas"/>
              <w:sz w:val="19"/>
              <w:szCs w:val="19"/>
            </w:rPr>
          </w:rPrChange>
        </w:rPr>
        <w:br/>
        <w:t xml:space="preserve">    {</w:t>
      </w:r>
      <w:r w:rsidR="00EF23BE" w:rsidRPr="003D36FB">
        <w:rPr>
          <w:rFonts w:ascii="Consolas" w:hAnsi="Consolas" w:cs="Consolas"/>
          <w:sz w:val="16"/>
          <w:szCs w:val="19"/>
          <w:rPrChange w:id="4324" w:author="Author">
            <w:rPr>
              <w:rFonts w:ascii="Consolas" w:hAnsi="Consolas" w:cs="Consolas"/>
              <w:sz w:val="19"/>
              <w:szCs w:val="19"/>
            </w:rPr>
          </w:rPrChange>
        </w:rPr>
        <w:br/>
        <w:t xml:space="preserve">        </w:t>
      </w:r>
      <w:proofErr w:type="spellStart"/>
      <w:r w:rsidR="00EF23BE" w:rsidRPr="003D36FB">
        <w:rPr>
          <w:rFonts w:ascii="Consolas" w:hAnsi="Consolas" w:cs="Consolas"/>
          <w:color w:val="2B91AF"/>
          <w:sz w:val="16"/>
          <w:szCs w:val="19"/>
          <w:rPrChange w:id="4325" w:author="Author">
            <w:rPr>
              <w:rFonts w:ascii="Consolas" w:hAnsi="Consolas" w:cs="Consolas"/>
              <w:color w:val="2B91AF"/>
              <w:sz w:val="19"/>
              <w:szCs w:val="19"/>
            </w:rPr>
          </w:rPrChange>
        </w:rPr>
        <w:t>Application</w:t>
      </w:r>
      <w:r w:rsidR="00EF23BE" w:rsidRPr="003D36FB">
        <w:rPr>
          <w:rFonts w:ascii="Consolas" w:hAnsi="Consolas" w:cs="Consolas"/>
          <w:sz w:val="16"/>
          <w:szCs w:val="19"/>
          <w:rPrChange w:id="4326" w:author="Author">
            <w:rPr>
              <w:rFonts w:ascii="Consolas" w:hAnsi="Consolas" w:cs="Consolas"/>
              <w:sz w:val="19"/>
              <w:szCs w:val="19"/>
            </w:rPr>
          </w:rPrChange>
        </w:rPr>
        <w:t>.Run</w:t>
      </w:r>
      <w:proofErr w:type="spellEnd"/>
      <w:r w:rsidR="00EF23BE" w:rsidRPr="003D36FB">
        <w:rPr>
          <w:rFonts w:ascii="Consolas" w:hAnsi="Consolas" w:cs="Consolas"/>
          <w:sz w:val="16"/>
          <w:szCs w:val="19"/>
          <w:rPrChange w:id="4327" w:author="Author">
            <w:rPr>
              <w:rFonts w:ascii="Consolas" w:hAnsi="Consolas" w:cs="Consolas"/>
              <w:sz w:val="19"/>
              <w:szCs w:val="19"/>
            </w:rPr>
          </w:rPrChange>
        </w:rPr>
        <w:t>(</w:t>
      </w:r>
      <w:proofErr w:type="spellStart"/>
      <w:r w:rsidR="00EF23BE" w:rsidRPr="003D36FB">
        <w:rPr>
          <w:rFonts w:ascii="Consolas" w:hAnsi="Consolas" w:cs="Consolas"/>
          <w:sz w:val="16"/>
          <w:szCs w:val="19"/>
          <w:rPrChange w:id="4328" w:author="Author">
            <w:rPr>
              <w:rFonts w:ascii="Consolas" w:hAnsi="Consolas" w:cs="Consolas"/>
              <w:sz w:val="19"/>
              <w:szCs w:val="19"/>
            </w:rPr>
          </w:rPrChange>
        </w:rPr>
        <w:t>frm</w:t>
      </w:r>
      <w:proofErr w:type="spellEnd"/>
      <w:r w:rsidR="00EF23BE" w:rsidRPr="003D36FB">
        <w:rPr>
          <w:rFonts w:ascii="Consolas" w:hAnsi="Consolas" w:cs="Consolas"/>
          <w:sz w:val="16"/>
          <w:szCs w:val="19"/>
          <w:rPrChange w:id="4329" w:author="Author">
            <w:rPr>
              <w:rFonts w:ascii="Consolas" w:hAnsi="Consolas" w:cs="Consolas"/>
              <w:sz w:val="19"/>
              <w:szCs w:val="19"/>
            </w:rPr>
          </w:rPrChange>
        </w:rPr>
        <w:t>);</w:t>
      </w:r>
      <w:r w:rsidR="00EF23BE" w:rsidRPr="003D36FB">
        <w:rPr>
          <w:rFonts w:ascii="Consolas" w:hAnsi="Consolas" w:cs="Consolas"/>
          <w:sz w:val="16"/>
          <w:szCs w:val="19"/>
          <w:rPrChange w:id="4330" w:author="Author">
            <w:rPr>
              <w:rFonts w:ascii="Consolas" w:hAnsi="Consolas" w:cs="Consolas"/>
              <w:sz w:val="19"/>
              <w:szCs w:val="19"/>
            </w:rPr>
          </w:rPrChange>
        </w:rPr>
        <w:br/>
        <w:t xml:space="preserve">    }</w:t>
      </w:r>
      <w:r w:rsidR="00EF23BE" w:rsidRPr="003D36FB">
        <w:rPr>
          <w:rFonts w:ascii="Consolas" w:hAnsi="Consolas" w:cs="Consolas"/>
          <w:sz w:val="16"/>
          <w:szCs w:val="19"/>
          <w:rPrChange w:id="4331" w:author="Author">
            <w:rPr>
              <w:rFonts w:ascii="Consolas" w:hAnsi="Consolas" w:cs="Consolas"/>
              <w:sz w:val="19"/>
              <w:szCs w:val="19"/>
            </w:rPr>
          </w:rPrChange>
        </w:rPr>
        <w:br/>
      </w:r>
      <w:r w:rsidR="00EF23BE" w:rsidRPr="003D36FB">
        <w:rPr>
          <w:sz w:val="18"/>
          <w:rPrChange w:id="4332" w:author="Author">
            <w:rPr/>
          </w:rPrChange>
        </w:rPr>
        <w:br/>
        <w:t>Entering a single letter, resulting in an excessive return data volume, triggers an exception in the WCF stack, which now gets handled by the error handler code passed to Subscribe:</w:t>
      </w:r>
      <w:r w:rsidR="00EF23BE" w:rsidRPr="003D36FB">
        <w:rPr>
          <w:sz w:val="18"/>
          <w:rPrChange w:id="4333" w:author="Author">
            <w:rPr/>
          </w:rPrChange>
        </w:rPr>
        <w:br/>
      </w:r>
      <w:r w:rsidR="00EF23BE" w:rsidRPr="003D36FB">
        <w:rPr>
          <w:sz w:val="18"/>
          <w:rPrChange w:id="4334" w:author="Author">
            <w:rPr/>
          </w:rPrChange>
        </w:rPr>
        <w:br/>
      </w:r>
      <w:r w:rsidR="00EF23BE" w:rsidRPr="003D36FB">
        <w:rPr>
          <w:noProof/>
          <w:sz w:val="18"/>
          <w:rPrChange w:id="4335" w:author="Author">
            <w:rPr>
              <w:noProof/>
            </w:rPr>
          </w:rPrChange>
        </w:rPr>
        <w:drawing>
          <wp:inline distT="0" distB="0" distL="0" distR="0" wp14:anchorId="6CB9F7C2" wp14:editId="3562CEA7">
            <wp:extent cx="5018405" cy="30302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18405" cy="3030220"/>
                    </a:xfrm>
                    <a:prstGeom prst="rect">
                      <a:avLst/>
                    </a:prstGeom>
                    <a:noFill/>
                    <a:ln>
                      <a:noFill/>
                    </a:ln>
                  </pic:spPr>
                </pic:pic>
              </a:graphicData>
            </a:graphic>
          </wp:inline>
        </w:drawing>
      </w:r>
      <w:r w:rsidR="00192350" w:rsidRPr="003D36FB">
        <w:rPr>
          <w:sz w:val="18"/>
          <w:rPrChange w:id="4336" w:author="Author">
            <w:rPr/>
          </w:rPrChange>
        </w:rPr>
        <w:br/>
      </w:r>
      <w:r w:rsidR="00192350" w:rsidRPr="003D36FB">
        <w:rPr>
          <w:sz w:val="18"/>
          <w:rPrChange w:id="4337" w:author="Author">
            <w:rPr/>
          </w:rPrChange>
        </w:rPr>
        <w:br/>
      </w:r>
      <w:r w:rsidR="00192350" w:rsidRPr="003D36FB">
        <w:rPr>
          <w:b/>
          <w:sz w:val="18"/>
          <w:rPrChange w:id="4338" w:author="Author">
            <w:rPr>
              <w:b/>
            </w:rPr>
          </w:rPrChange>
        </w:rPr>
        <w:t>Note:</w:t>
      </w:r>
      <w:r w:rsidR="00192350" w:rsidRPr="003D36FB">
        <w:rPr>
          <w:sz w:val="18"/>
          <w:rPrChange w:id="4339" w:author="Author">
            <w:rPr/>
          </w:rPrChange>
        </w:rPr>
        <w:t xml:space="preserve"> After having received the exception, you are no longer receiving any other notifications.</w:t>
      </w:r>
      <w:r w:rsidR="00EF23BE" w:rsidRPr="003D36FB">
        <w:rPr>
          <w:sz w:val="18"/>
          <w:rPrChange w:id="4340" w:author="Author">
            <w:rPr/>
          </w:rPrChange>
        </w:rPr>
        <w:br/>
      </w:r>
    </w:p>
    <w:p w:rsidR="00ED02DB" w:rsidRPr="003D36FB" w:rsidRDefault="00CE5CE1" w:rsidP="00A111DF">
      <w:pPr>
        <w:pStyle w:val="ListParagraph"/>
        <w:numPr>
          <w:ilvl w:val="0"/>
          <w:numId w:val="15"/>
        </w:numPr>
        <w:autoSpaceDE w:val="0"/>
        <w:autoSpaceDN w:val="0"/>
        <w:adjustRightInd w:val="0"/>
        <w:spacing w:after="0" w:line="240" w:lineRule="auto"/>
        <w:rPr>
          <w:sz w:val="18"/>
          <w:rPrChange w:id="4341" w:author="Author">
            <w:rPr/>
          </w:rPrChange>
        </w:rPr>
      </w:pPr>
      <w:r w:rsidRPr="003D36FB">
        <w:rPr>
          <w:b/>
          <w:noProof/>
          <w:sz w:val="18"/>
          <w:rPrChange w:id="4342" w:author="Author">
            <w:rPr>
              <w:b/>
              <w:noProof/>
            </w:rPr>
          </w:rPrChange>
        </w:rPr>
        <w:lastRenderedPageBreak/>
        <w:drawing>
          <wp:anchor distT="0" distB="0" distL="114300" distR="114300" simplePos="0" relativeHeight="251729920" behindDoc="0" locked="0" layoutInCell="1" allowOverlap="1" wp14:anchorId="3D4F86AE" wp14:editId="2EEEA8B0">
            <wp:simplePos x="0" y="0"/>
            <wp:positionH relativeFrom="column">
              <wp:posOffset>-229870</wp:posOffset>
            </wp:positionH>
            <wp:positionV relativeFrom="paragraph">
              <wp:posOffset>-443534</wp:posOffset>
            </wp:positionV>
            <wp:extent cx="603250" cy="539115"/>
            <wp:effectExtent l="0" t="0" r="6350" b="0"/>
            <wp:wrapNone/>
            <wp:docPr id="99" name="Picture 99"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3250" cy="539115"/>
                    </a:xfrm>
                    <a:prstGeom prst="rect">
                      <a:avLst/>
                    </a:prstGeom>
                    <a:noFill/>
                    <a:ln>
                      <a:noFill/>
                    </a:ln>
                  </pic:spPr>
                </pic:pic>
              </a:graphicData>
            </a:graphic>
            <wp14:sizeRelH relativeFrom="page">
              <wp14:pctWidth>0</wp14:pctWidth>
            </wp14:sizeRelH>
            <wp14:sizeRelV relativeFrom="page">
              <wp14:pctHeight>0</wp14:pctHeight>
            </wp14:sizeRelV>
          </wp:anchor>
        </w:drawing>
      </w:r>
      <w:r w:rsidR="00807247" w:rsidRPr="003D36FB">
        <w:rPr>
          <w:sz w:val="18"/>
          <w:rPrChange w:id="4343" w:author="Author">
            <w:rPr/>
          </w:rPrChange>
        </w:rPr>
        <w:t>A seemingly tougher problem is that of out-of-order arrival</w:t>
      </w:r>
      <w:r w:rsidR="00203ED9" w:rsidRPr="003D36FB">
        <w:rPr>
          <w:sz w:val="18"/>
          <w:rPrChange w:id="4344" w:author="Author">
            <w:rPr/>
          </w:rPrChange>
        </w:rPr>
        <w:t xml:space="preserve"> as mentioned at the end of the previous exercise</w:t>
      </w:r>
      <w:r w:rsidR="00CD4870" w:rsidRPr="003D36FB">
        <w:rPr>
          <w:sz w:val="18"/>
          <w:rPrChange w:id="4345" w:author="Author">
            <w:rPr/>
          </w:rPrChange>
        </w:rPr>
        <w:t xml:space="preserve">. To understand why this can happen at all in the context of our composition using </w:t>
      </w:r>
      <w:proofErr w:type="spellStart"/>
      <w:r w:rsidR="00CD4870" w:rsidRPr="003D36FB">
        <w:rPr>
          <w:sz w:val="18"/>
          <w:rPrChange w:id="4346" w:author="Author">
            <w:rPr/>
          </w:rPrChange>
        </w:rPr>
        <w:t>SelectMany</w:t>
      </w:r>
      <w:proofErr w:type="spellEnd"/>
      <w:r w:rsidR="00CD4870" w:rsidRPr="003D36FB">
        <w:rPr>
          <w:sz w:val="18"/>
          <w:rPrChange w:id="4347" w:author="Author">
            <w:rPr/>
          </w:rPrChange>
        </w:rPr>
        <w:t xml:space="preserve">, we need to elaborate on the working of the operator. Whenever the </w:t>
      </w:r>
      <w:proofErr w:type="spellStart"/>
      <w:r w:rsidR="00CD4870" w:rsidRPr="003D36FB">
        <w:rPr>
          <w:sz w:val="18"/>
          <w:rPrChange w:id="4348" w:author="Author">
            <w:rPr/>
          </w:rPrChange>
        </w:rPr>
        <w:t>SelectMany</w:t>
      </w:r>
      <w:proofErr w:type="spellEnd"/>
      <w:r w:rsidR="00CD4870" w:rsidRPr="003D36FB">
        <w:rPr>
          <w:sz w:val="18"/>
          <w:rPrChange w:id="4349" w:author="Author">
            <w:rPr/>
          </w:rPrChange>
        </w:rPr>
        <w:t xml:space="preserve"> operator receives an input on its source, it evaluates the selector function to obtain an observable sequence that will provide data for the operator’s output. Essentially it flattens all of the observable sequences obtained in this manner into one flat resulting sequence.</w:t>
      </w:r>
      <w:r w:rsidR="00CD4870" w:rsidRPr="003D36FB">
        <w:rPr>
          <w:sz w:val="18"/>
          <w:rPrChange w:id="4350" w:author="Author">
            <w:rPr/>
          </w:rPrChange>
        </w:rPr>
        <w:br/>
      </w:r>
      <w:r w:rsidR="00CD4870" w:rsidRPr="003D36FB">
        <w:rPr>
          <w:sz w:val="18"/>
          <w:rPrChange w:id="4351" w:author="Author">
            <w:rPr/>
          </w:rPrChange>
        </w:rPr>
        <w:br/>
        <w:t xml:space="preserve">For example, if the user types “react” and idles out for at least one second, </w:t>
      </w:r>
      <w:proofErr w:type="spellStart"/>
      <w:r w:rsidR="00CD4870" w:rsidRPr="003D36FB">
        <w:rPr>
          <w:sz w:val="18"/>
          <w:rPrChange w:id="4352" w:author="Author">
            <w:rPr/>
          </w:rPrChange>
        </w:rPr>
        <w:t>SelectMany</w:t>
      </w:r>
      <w:proofErr w:type="spellEnd"/>
      <w:r w:rsidR="00CD4870" w:rsidRPr="003D36FB">
        <w:rPr>
          <w:sz w:val="18"/>
          <w:rPrChange w:id="4353" w:author="Author">
            <w:rPr/>
          </w:rPrChange>
        </w:rPr>
        <w:t xml:space="preserve"> receives the string from the Throttle operator preceding it. Execution of the selector function - </w:t>
      </w:r>
      <w:proofErr w:type="spellStart"/>
      <w:r w:rsidR="00CD4870" w:rsidRPr="003D36FB">
        <w:rPr>
          <w:sz w:val="18"/>
          <w:rPrChange w:id="4354" w:author="Author">
            <w:rPr/>
          </w:rPrChange>
        </w:rPr>
        <w:t>matchInWordNetByPrefix</w:t>
      </w:r>
      <w:proofErr w:type="spellEnd"/>
      <w:r w:rsidR="00CD4870" w:rsidRPr="003D36FB">
        <w:rPr>
          <w:sz w:val="18"/>
          <w:rPrChange w:id="4355" w:author="Author">
            <w:rPr/>
          </w:rPrChange>
        </w:rPr>
        <w:t xml:space="preserve"> – causes a web service call to be started. While this call is in flight, the user may enter “reactive” which may end up triggering another web service call in a similar manner (one second throttle delay, application of the selector function). At that point, two parallel calls are happening, which could provide results out-of-order compared to the input.</w:t>
      </w:r>
      <w:r w:rsidR="00CD4870" w:rsidRPr="003D36FB">
        <w:rPr>
          <w:sz w:val="18"/>
          <w:rPrChange w:id="4356" w:author="Author">
            <w:rPr/>
          </w:rPrChange>
        </w:rPr>
        <w:br/>
      </w:r>
      <w:r w:rsidR="00C50B03" w:rsidRPr="003D36FB">
        <w:rPr>
          <w:sz w:val="18"/>
          <w:rPrChange w:id="4357" w:author="Author">
            <w:rPr/>
          </w:rPrChange>
        </w:rPr>
        <w:t>The figure below illustrates the issue that can arise due to this behavior</w:t>
      </w:r>
      <w:proofErr w:type="gramStart"/>
      <w:r w:rsidR="00C50B03" w:rsidRPr="003D36FB">
        <w:rPr>
          <w:sz w:val="18"/>
          <w:rPrChange w:id="4358" w:author="Author">
            <w:rPr/>
          </w:rPrChange>
        </w:rPr>
        <w:t>:</w:t>
      </w:r>
      <w:proofErr w:type="gramEnd"/>
      <w:r w:rsidR="00C50B03" w:rsidRPr="003D36FB">
        <w:rPr>
          <w:sz w:val="18"/>
          <w:rPrChange w:id="4359" w:author="Author">
            <w:rPr/>
          </w:rPrChange>
        </w:rPr>
        <w:br/>
      </w:r>
      <w:r w:rsidR="00C50B03" w:rsidRPr="003D36FB">
        <w:rPr>
          <w:sz w:val="18"/>
          <w:rPrChange w:id="4360" w:author="Author">
            <w:rPr/>
          </w:rPrChange>
        </w:rPr>
        <w:br/>
      </w:r>
      <w:r w:rsidR="00C50B03" w:rsidRPr="003D36FB">
        <w:rPr>
          <w:noProof/>
          <w:sz w:val="18"/>
          <w:rPrChange w:id="4361" w:author="Author">
            <w:rPr>
              <w:noProof/>
            </w:rPr>
          </w:rPrChange>
        </w:rPr>
        <w:drawing>
          <wp:inline distT="0" distB="0" distL="0" distR="0" wp14:anchorId="099C58A1" wp14:editId="4E00D87A">
            <wp:extent cx="5742432" cy="3419856"/>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42432" cy="3419856"/>
                    </a:xfrm>
                    <a:prstGeom prst="rect">
                      <a:avLst/>
                    </a:prstGeom>
                    <a:noFill/>
                    <a:ln>
                      <a:noFill/>
                    </a:ln>
                  </pic:spPr>
                </pic:pic>
              </a:graphicData>
            </a:graphic>
          </wp:inline>
        </w:drawing>
      </w:r>
      <w:r w:rsidR="00C50B03" w:rsidRPr="003D36FB">
        <w:rPr>
          <w:sz w:val="18"/>
          <w:rPrChange w:id="4362" w:author="Author">
            <w:rPr/>
          </w:rPrChange>
        </w:rPr>
        <w:br/>
      </w:r>
      <w:r w:rsidR="00C50B03" w:rsidRPr="003D36FB">
        <w:rPr>
          <w:sz w:val="18"/>
          <w:rPrChange w:id="4363" w:author="Author">
            <w:rPr/>
          </w:rPrChange>
        </w:rPr>
        <w:br/>
        <w:t>Since throttling adds a one second delay, you have to be a bit (un)lucky to hit this issue. However, if it remains unfixed, it’d likely come and get you the first time you demo the application to your boss. To show the issue’s presence, take out the Throttle operator and type the word “reactive” without hesitation. In order to avoid hitting the message size limit, filter out short terms as well:</w:t>
      </w:r>
      <w:r w:rsidR="00C50B03" w:rsidRPr="003D36FB">
        <w:rPr>
          <w:sz w:val="18"/>
          <w:rPrChange w:id="4364" w:author="Author">
            <w:rPr/>
          </w:rPrChange>
        </w:rPr>
        <w:br/>
      </w:r>
      <w:r w:rsidR="00C50B03" w:rsidRPr="003D36FB">
        <w:rPr>
          <w:sz w:val="18"/>
          <w:rPrChange w:id="4365" w:author="Author">
            <w:rPr/>
          </w:rPrChange>
        </w:rPr>
        <w:br/>
      </w:r>
      <w:r w:rsidR="00C50B03" w:rsidRPr="003D36FB">
        <w:rPr>
          <w:rFonts w:ascii="Consolas" w:hAnsi="Consolas" w:cs="Consolas"/>
          <w:sz w:val="16"/>
          <w:szCs w:val="19"/>
          <w:rPrChange w:id="4366" w:author="Author">
            <w:rPr>
              <w:rFonts w:ascii="Consolas" w:hAnsi="Consolas" w:cs="Consolas"/>
              <w:sz w:val="19"/>
              <w:szCs w:val="19"/>
            </w:rPr>
          </w:rPrChange>
        </w:rPr>
        <w:t xml:space="preserve">    </w:t>
      </w:r>
      <w:proofErr w:type="spellStart"/>
      <w:r w:rsidR="00C50B03" w:rsidRPr="003D36FB">
        <w:rPr>
          <w:rFonts w:ascii="Consolas" w:hAnsi="Consolas" w:cs="Consolas"/>
          <w:color w:val="0000FF"/>
          <w:sz w:val="16"/>
          <w:szCs w:val="19"/>
          <w:rPrChange w:id="4367" w:author="Author">
            <w:rPr>
              <w:rFonts w:ascii="Consolas" w:hAnsi="Consolas" w:cs="Consolas"/>
              <w:color w:val="0000FF"/>
              <w:sz w:val="19"/>
              <w:szCs w:val="19"/>
            </w:rPr>
          </w:rPrChange>
        </w:rPr>
        <w:t>var</w:t>
      </w:r>
      <w:proofErr w:type="spellEnd"/>
      <w:r w:rsidR="00C50B03" w:rsidRPr="003D36FB">
        <w:rPr>
          <w:rFonts w:ascii="Consolas" w:hAnsi="Consolas" w:cs="Consolas"/>
          <w:sz w:val="16"/>
          <w:szCs w:val="19"/>
          <w:rPrChange w:id="4368" w:author="Author">
            <w:rPr>
              <w:rFonts w:ascii="Consolas" w:hAnsi="Consolas" w:cs="Consolas"/>
              <w:sz w:val="19"/>
              <w:szCs w:val="19"/>
            </w:rPr>
          </w:rPrChange>
        </w:rPr>
        <w:t xml:space="preserve"> input = (</w:t>
      </w:r>
      <w:r w:rsidR="00C50B03" w:rsidRPr="003D36FB">
        <w:rPr>
          <w:rFonts w:ascii="Consolas" w:hAnsi="Consolas" w:cs="Consolas"/>
          <w:color w:val="0000FF"/>
          <w:sz w:val="16"/>
          <w:szCs w:val="19"/>
          <w:rPrChange w:id="4369" w:author="Author">
            <w:rPr>
              <w:rFonts w:ascii="Consolas" w:hAnsi="Consolas" w:cs="Consolas"/>
              <w:color w:val="0000FF"/>
              <w:sz w:val="19"/>
              <w:szCs w:val="19"/>
            </w:rPr>
          </w:rPrChange>
        </w:rPr>
        <w:t>from</w:t>
      </w:r>
      <w:r w:rsidR="00C50B03" w:rsidRPr="003D36FB">
        <w:rPr>
          <w:rFonts w:ascii="Consolas" w:hAnsi="Consolas" w:cs="Consolas"/>
          <w:sz w:val="16"/>
          <w:szCs w:val="19"/>
          <w:rPrChange w:id="4370" w:author="Author">
            <w:rPr>
              <w:rFonts w:ascii="Consolas" w:hAnsi="Consolas" w:cs="Consolas"/>
              <w:sz w:val="19"/>
              <w:szCs w:val="19"/>
            </w:rPr>
          </w:rPrChange>
        </w:rPr>
        <w:t xml:space="preserve"> </w:t>
      </w:r>
      <w:proofErr w:type="spellStart"/>
      <w:r w:rsidR="00C50B03" w:rsidRPr="003D36FB">
        <w:rPr>
          <w:rFonts w:ascii="Consolas" w:hAnsi="Consolas" w:cs="Consolas"/>
          <w:sz w:val="16"/>
          <w:szCs w:val="19"/>
          <w:rPrChange w:id="4371" w:author="Author">
            <w:rPr>
              <w:rFonts w:ascii="Consolas" w:hAnsi="Consolas" w:cs="Consolas"/>
              <w:sz w:val="19"/>
              <w:szCs w:val="19"/>
            </w:rPr>
          </w:rPrChange>
        </w:rPr>
        <w:t>evt</w:t>
      </w:r>
      <w:proofErr w:type="spellEnd"/>
      <w:r w:rsidR="00C50B03" w:rsidRPr="003D36FB">
        <w:rPr>
          <w:rFonts w:ascii="Consolas" w:hAnsi="Consolas" w:cs="Consolas"/>
          <w:sz w:val="16"/>
          <w:szCs w:val="19"/>
          <w:rPrChange w:id="4372" w:author="Author">
            <w:rPr>
              <w:rFonts w:ascii="Consolas" w:hAnsi="Consolas" w:cs="Consolas"/>
              <w:sz w:val="19"/>
              <w:szCs w:val="19"/>
            </w:rPr>
          </w:rPrChange>
        </w:rPr>
        <w:t xml:space="preserve"> </w:t>
      </w:r>
      <w:r w:rsidR="00C50B03" w:rsidRPr="003D36FB">
        <w:rPr>
          <w:rFonts w:ascii="Consolas" w:hAnsi="Consolas" w:cs="Consolas"/>
          <w:color w:val="0000FF"/>
          <w:sz w:val="16"/>
          <w:szCs w:val="19"/>
          <w:rPrChange w:id="4373" w:author="Author">
            <w:rPr>
              <w:rFonts w:ascii="Consolas" w:hAnsi="Consolas" w:cs="Consolas"/>
              <w:color w:val="0000FF"/>
              <w:sz w:val="19"/>
              <w:szCs w:val="19"/>
            </w:rPr>
          </w:rPrChange>
        </w:rPr>
        <w:t>in</w:t>
      </w:r>
      <w:r w:rsidR="00C50B03" w:rsidRPr="003D36FB">
        <w:rPr>
          <w:rFonts w:ascii="Consolas" w:hAnsi="Consolas" w:cs="Consolas"/>
          <w:sz w:val="16"/>
          <w:szCs w:val="19"/>
          <w:rPrChange w:id="4374" w:author="Author">
            <w:rPr>
              <w:rFonts w:ascii="Consolas" w:hAnsi="Consolas" w:cs="Consolas"/>
              <w:sz w:val="19"/>
              <w:szCs w:val="19"/>
            </w:rPr>
          </w:rPrChange>
        </w:rPr>
        <w:t xml:space="preserve"> </w:t>
      </w:r>
      <w:proofErr w:type="spellStart"/>
      <w:r w:rsidR="00C50B03" w:rsidRPr="003D36FB">
        <w:rPr>
          <w:rFonts w:ascii="Consolas" w:hAnsi="Consolas" w:cs="Consolas"/>
          <w:color w:val="2B91AF"/>
          <w:sz w:val="16"/>
          <w:szCs w:val="19"/>
          <w:rPrChange w:id="4375" w:author="Author">
            <w:rPr>
              <w:rFonts w:ascii="Consolas" w:hAnsi="Consolas" w:cs="Consolas"/>
              <w:color w:val="2B91AF"/>
              <w:sz w:val="19"/>
              <w:szCs w:val="19"/>
            </w:rPr>
          </w:rPrChange>
        </w:rPr>
        <w:t>Observable</w:t>
      </w:r>
      <w:r w:rsidR="00C50B03" w:rsidRPr="003D36FB">
        <w:rPr>
          <w:rFonts w:ascii="Consolas" w:hAnsi="Consolas" w:cs="Consolas"/>
          <w:sz w:val="16"/>
          <w:szCs w:val="19"/>
          <w:rPrChange w:id="4376" w:author="Author">
            <w:rPr>
              <w:rFonts w:ascii="Consolas" w:hAnsi="Consolas" w:cs="Consolas"/>
              <w:sz w:val="19"/>
              <w:szCs w:val="19"/>
            </w:rPr>
          </w:rPrChange>
        </w:rPr>
        <w:t>.FromEvent</w:t>
      </w:r>
      <w:r w:rsidR="00192350" w:rsidRPr="003D36FB">
        <w:rPr>
          <w:rFonts w:ascii="Consolas" w:hAnsi="Consolas" w:cs="Consolas"/>
          <w:sz w:val="16"/>
          <w:szCs w:val="19"/>
          <w:rPrChange w:id="4377" w:author="Author">
            <w:rPr>
              <w:rFonts w:ascii="Consolas" w:hAnsi="Consolas" w:cs="Consolas"/>
              <w:sz w:val="19"/>
              <w:szCs w:val="19"/>
            </w:rPr>
          </w:rPrChange>
        </w:rPr>
        <w:t>Pattern</w:t>
      </w:r>
      <w:proofErr w:type="spellEnd"/>
      <w:r w:rsidR="00C50B03" w:rsidRPr="003D36FB">
        <w:rPr>
          <w:rFonts w:ascii="Consolas" w:hAnsi="Consolas" w:cs="Consolas"/>
          <w:sz w:val="16"/>
          <w:szCs w:val="19"/>
          <w:rPrChange w:id="4378" w:author="Author">
            <w:rPr>
              <w:rFonts w:ascii="Consolas" w:hAnsi="Consolas" w:cs="Consolas"/>
              <w:sz w:val="19"/>
              <w:szCs w:val="19"/>
            </w:rPr>
          </w:rPrChange>
        </w:rPr>
        <w:t xml:space="preserve">(txt, </w:t>
      </w:r>
      <w:r w:rsidR="00C50B03" w:rsidRPr="003D36FB">
        <w:rPr>
          <w:rFonts w:ascii="Consolas" w:hAnsi="Consolas" w:cs="Consolas"/>
          <w:color w:val="A31515"/>
          <w:sz w:val="16"/>
          <w:szCs w:val="19"/>
          <w:rPrChange w:id="4379" w:author="Author">
            <w:rPr>
              <w:rFonts w:ascii="Consolas" w:hAnsi="Consolas" w:cs="Consolas"/>
              <w:color w:val="A31515"/>
              <w:sz w:val="19"/>
              <w:szCs w:val="19"/>
            </w:rPr>
          </w:rPrChange>
        </w:rPr>
        <w:t>"</w:t>
      </w:r>
      <w:proofErr w:type="spellStart"/>
      <w:r w:rsidR="00C50B03" w:rsidRPr="003D36FB">
        <w:rPr>
          <w:rFonts w:ascii="Consolas" w:hAnsi="Consolas" w:cs="Consolas"/>
          <w:color w:val="A31515"/>
          <w:sz w:val="16"/>
          <w:szCs w:val="19"/>
          <w:rPrChange w:id="4380" w:author="Author">
            <w:rPr>
              <w:rFonts w:ascii="Consolas" w:hAnsi="Consolas" w:cs="Consolas"/>
              <w:color w:val="A31515"/>
              <w:sz w:val="19"/>
              <w:szCs w:val="19"/>
            </w:rPr>
          </w:rPrChange>
        </w:rPr>
        <w:t>TextChanged</w:t>
      </w:r>
      <w:proofErr w:type="spellEnd"/>
      <w:r w:rsidR="00C50B03" w:rsidRPr="003D36FB">
        <w:rPr>
          <w:rFonts w:ascii="Consolas" w:hAnsi="Consolas" w:cs="Consolas"/>
          <w:color w:val="A31515"/>
          <w:sz w:val="16"/>
          <w:szCs w:val="19"/>
          <w:rPrChange w:id="4381" w:author="Author">
            <w:rPr>
              <w:rFonts w:ascii="Consolas" w:hAnsi="Consolas" w:cs="Consolas"/>
              <w:color w:val="A31515"/>
              <w:sz w:val="19"/>
              <w:szCs w:val="19"/>
            </w:rPr>
          </w:rPrChange>
        </w:rPr>
        <w:t>"</w:t>
      </w:r>
      <w:r w:rsidR="00C50B03" w:rsidRPr="003D36FB">
        <w:rPr>
          <w:rFonts w:ascii="Consolas" w:hAnsi="Consolas" w:cs="Consolas"/>
          <w:sz w:val="16"/>
          <w:szCs w:val="19"/>
          <w:rPrChange w:id="4382" w:author="Author">
            <w:rPr>
              <w:rFonts w:ascii="Consolas" w:hAnsi="Consolas" w:cs="Consolas"/>
              <w:sz w:val="19"/>
              <w:szCs w:val="19"/>
            </w:rPr>
          </w:rPrChange>
        </w:rPr>
        <w:t>)</w:t>
      </w:r>
      <w:r w:rsidR="00C50B03" w:rsidRPr="003D36FB">
        <w:rPr>
          <w:rFonts w:ascii="Consolas" w:hAnsi="Consolas" w:cs="Consolas"/>
          <w:sz w:val="16"/>
          <w:szCs w:val="19"/>
          <w:rPrChange w:id="4383" w:author="Author">
            <w:rPr>
              <w:rFonts w:ascii="Consolas" w:hAnsi="Consolas" w:cs="Consolas"/>
              <w:sz w:val="19"/>
              <w:szCs w:val="19"/>
            </w:rPr>
          </w:rPrChange>
        </w:rPr>
        <w:br/>
        <w:t xml:space="preserve">                 </w:t>
      </w:r>
      <w:r w:rsidR="00C50B03" w:rsidRPr="003D36FB">
        <w:rPr>
          <w:rFonts w:ascii="Consolas" w:hAnsi="Consolas" w:cs="Consolas"/>
          <w:color w:val="0000FF"/>
          <w:sz w:val="16"/>
          <w:szCs w:val="19"/>
          <w:rPrChange w:id="4384" w:author="Author">
            <w:rPr>
              <w:rFonts w:ascii="Consolas" w:hAnsi="Consolas" w:cs="Consolas"/>
              <w:color w:val="0000FF"/>
              <w:sz w:val="19"/>
              <w:szCs w:val="19"/>
            </w:rPr>
          </w:rPrChange>
        </w:rPr>
        <w:t>select</w:t>
      </w:r>
      <w:r w:rsidR="00C50B03" w:rsidRPr="003D36FB">
        <w:rPr>
          <w:rFonts w:ascii="Consolas" w:hAnsi="Consolas" w:cs="Consolas"/>
          <w:sz w:val="16"/>
          <w:szCs w:val="19"/>
          <w:rPrChange w:id="4385" w:author="Author">
            <w:rPr>
              <w:rFonts w:ascii="Consolas" w:hAnsi="Consolas" w:cs="Consolas"/>
              <w:sz w:val="19"/>
              <w:szCs w:val="19"/>
            </w:rPr>
          </w:rPrChange>
        </w:rPr>
        <w:t xml:space="preserve"> ((</w:t>
      </w:r>
      <w:proofErr w:type="spellStart"/>
      <w:r w:rsidR="00C50B03" w:rsidRPr="003D36FB">
        <w:rPr>
          <w:rFonts w:ascii="Consolas" w:hAnsi="Consolas" w:cs="Consolas"/>
          <w:color w:val="2B91AF"/>
          <w:sz w:val="16"/>
          <w:szCs w:val="19"/>
          <w:rPrChange w:id="4386" w:author="Author">
            <w:rPr>
              <w:rFonts w:ascii="Consolas" w:hAnsi="Consolas" w:cs="Consolas"/>
              <w:color w:val="2B91AF"/>
              <w:sz w:val="19"/>
              <w:szCs w:val="19"/>
            </w:rPr>
          </w:rPrChange>
        </w:rPr>
        <w:t>TextBox</w:t>
      </w:r>
      <w:proofErr w:type="spellEnd"/>
      <w:r w:rsidR="00C50B03" w:rsidRPr="003D36FB">
        <w:rPr>
          <w:rFonts w:ascii="Consolas" w:hAnsi="Consolas" w:cs="Consolas"/>
          <w:sz w:val="16"/>
          <w:szCs w:val="19"/>
          <w:rPrChange w:id="4387" w:author="Author">
            <w:rPr>
              <w:rFonts w:ascii="Consolas" w:hAnsi="Consolas" w:cs="Consolas"/>
              <w:sz w:val="19"/>
              <w:szCs w:val="19"/>
            </w:rPr>
          </w:rPrChange>
        </w:rPr>
        <w:t>)</w:t>
      </w:r>
      <w:proofErr w:type="spellStart"/>
      <w:r w:rsidR="00C50B03" w:rsidRPr="003D36FB">
        <w:rPr>
          <w:rFonts w:ascii="Consolas" w:hAnsi="Consolas" w:cs="Consolas"/>
          <w:sz w:val="16"/>
          <w:szCs w:val="19"/>
          <w:rPrChange w:id="4388" w:author="Author">
            <w:rPr>
              <w:rFonts w:ascii="Consolas" w:hAnsi="Consolas" w:cs="Consolas"/>
              <w:sz w:val="19"/>
              <w:szCs w:val="19"/>
            </w:rPr>
          </w:rPrChange>
        </w:rPr>
        <w:t>evt.Sender</w:t>
      </w:r>
      <w:proofErr w:type="spellEnd"/>
      <w:r w:rsidR="00C50B03" w:rsidRPr="003D36FB">
        <w:rPr>
          <w:rFonts w:ascii="Consolas" w:hAnsi="Consolas" w:cs="Consolas"/>
          <w:sz w:val="16"/>
          <w:szCs w:val="19"/>
          <w:rPrChange w:id="4389" w:author="Author">
            <w:rPr>
              <w:rFonts w:ascii="Consolas" w:hAnsi="Consolas" w:cs="Consolas"/>
              <w:sz w:val="19"/>
              <w:szCs w:val="19"/>
            </w:rPr>
          </w:rPrChange>
        </w:rPr>
        <w:t>).Text)</w:t>
      </w:r>
      <w:r w:rsidR="00C50B03" w:rsidRPr="003D36FB">
        <w:rPr>
          <w:rFonts w:ascii="Consolas" w:hAnsi="Consolas" w:cs="Consolas"/>
          <w:sz w:val="16"/>
          <w:szCs w:val="19"/>
          <w:rPrChange w:id="4390" w:author="Author">
            <w:rPr>
              <w:rFonts w:ascii="Consolas" w:hAnsi="Consolas" w:cs="Consolas"/>
              <w:sz w:val="19"/>
              <w:szCs w:val="19"/>
            </w:rPr>
          </w:rPrChange>
        </w:rPr>
        <w:br/>
        <w:t xml:space="preserve">                </w:t>
      </w:r>
      <w:r w:rsidR="00C50B03" w:rsidRPr="003D36FB">
        <w:rPr>
          <w:rFonts w:ascii="Consolas" w:hAnsi="Consolas" w:cs="Consolas"/>
          <w:sz w:val="16"/>
          <w:szCs w:val="19"/>
          <w:highlight w:val="yellow"/>
          <w:rPrChange w:id="4391" w:author="Author">
            <w:rPr>
              <w:rFonts w:ascii="Consolas" w:hAnsi="Consolas" w:cs="Consolas"/>
              <w:sz w:val="19"/>
              <w:szCs w:val="19"/>
              <w:highlight w:val="yellow"/>
            </w:rPr>
          </w:rPrChange>
        </w:rPr>
        <w:t xml:space="preserve">.Where(term =&gt; </w:t>
      </w:r>
      <w:proofErr w:type="spellStart"/>
      <w:r w:rsidR="00C50B03" w:rsidRPr="003D36FB">
        <w:rPr>
          <w:rFonts w:ascii="Consolas" w:hAnsi="Consolas" w:cs="Consolas"/>
          <w:sz w:val="16"/>
          <w:szCs w:val="19"/>
          <w:highlight w:val="yellow"/>
          <w:rPrChange w:id="4392" w:author="Author">
            <w:rPr>
              <w:rFonts w:ascii="Consolas" w:hAnsi="Consolas" w:cs="Consolas"/>
              <w:sz w:val="19"/>
              <w:szCs w:val="19"/>
              <w:highlight w:val="yellow"/>
            </w:rPr>
          </w:rPrChange>
        </w:rPr>
        <w:t>term.Length</w:t>
      </w:r>
      <w:proofErr w:type="spellEnd"/>
      <w:r w:rsidR="00C50B03" w:rsidRPr="003D36FB">
        <w:rPr>
          <w:rFonts w:ascii="Consolas" w:hAnsi="Consolas" w:cs="Consolas"/>
          <w:sz w:val="16"/>
          <w:szCs w:val="19"/>
          <w:highlight w:val="yellow"/>
          <w:rPrChange w:id="4393" w:author="Author">
            <w:rPr>
              <w:rFonts w:ascii="Consolas" w:hAnsi="Consolas" w:cs="Consolas"/>
              <w:sz w:val="19"/>
              <w:szCs w:val="19"/>
              <w:highlight w:val="yellow"/>
            </w:rPr>
          </w:rPrChange>
        </w:rPr>
        <w:t xml:space="preserve"> &gt;= 3)</w:t>
      </w:r>
      <w:r w:rsidR="00C50B03" w:rsidRPr="003D36FB">
        <w:rPr>
          <w:rFonts w:ascii="Consolas" w:hAnsi="Consolas" w:cs="Consolas"/>
          <w:sz w:val="16"/>
          <w:szCs w:val="19"/>
          <w:rPrChange w:id="4394" w:author="Author">
            <w:rPr>
              <w:rFonts w:ascii="Consolas" w:hAnsi="Consolas" w:cs="Consolas"/>
              <w:sz w:val="19"/>
              <w:szCs w:val="19"/>
            </w:rPr>
          </w:rPrChange>
        </w:rPr>
        <w:br/>
        <w:t xml:space="preserve">                </w:t>
      </w:r>
      <w:r w:rsidR="00C50B03" w:rsidRPr="003D36FB">
        <w:rPr>
          <w:rFonts w:ascii="Consolas" w:hAnsi="Consolas" w:cs="Consolas"/>
          <w:color w:val="008000"/>
          <w:sz w:val="16"/>
          <w:szCs w:val="19"/>
          <w:highlight w:val="yellow"/>
          <w:rPrChange w:id="4395" w:author="Author">
            <w:rPr>
              <w:rFonts w:ascii="Consolas" w:hAnsi="Consolas" w:cs="Consolas"/>
              <w:color w:val="008000"/>
              <w:sz w:val="19"/>
              <w:szCs w:val="19"/>
              <w:highlight w:val="yellow"/>
            </w:rPr>
          </w:rPrChange>
        </w:rPr>
        <w:t>//.Throttle(</w:t>
      </w:r>
      <w:proofErr w:type="spellStart"/>
      <w:r w:rsidR="00C50B03" w:rsidRPr="003D36FB">
        <w:rPr>
          <w:rFonts w:ascii="Consolas" w:hAnsi="Consolas" w:cs="Consolas"/>
          <w:color w:val="008000"/>
          <w:sz w:val="16"/>
          <w:szCs w:val="19"/>
          <w:highlight w:val="yellow"/>
          <w:rPrChange w:id="4396" w:author="Author">
            <w:rPr>
              <w:rFonts w:ascii="Consolas" w:hAnsi="Consolas" w:cs="Consolas"/>
              <w:color w:val="008000"/>
              <w:sz w:val="19"/>
              <w:szCs w:val="19"/>
              <w:highlight w:val="yellow"/>
            </w:rPr>
          </w:rPrChange>
        </w:rPr>
        <w:t>TimeSpan.FromSeconds</w:t>
      </w:r>
      <w:proofErr w:type="spellEnd"/>
      <w:r w:rsidR="00C50B03" w:rsidRPr="003D36FB">
        <w:rPr>
          <w:rFonts w:ascii="Consolas" w:hAnsi="Consolas" w:cs="Consolas"/>
          <w:color w:val="008000"/>
          <w:sz w:val="16"/>
          <w:szCs w:val="19"/>
          <w:highlight w:val="yellow"/>
          <w:rPrChange w:id="4397" w:author="Author">
            <w:rPr>
              <w:rFonts w:ascii="Consolas" w:hAnsi="Consolas" w:cs="Consolas"/>
              <w:color w:val="008000"/>
              <w:sz w:val="19"/>
              <w:szCs w:val="19"/>
              <w:highlight w:val="yellow"/>
            </w:rPr>
          </w:rPrChange>
        </w:rPr>
        <w:t>(1))</w:t>
      </w:r>
      <w:r w:rsidR="00BE7DF8" w:rsidRPr="003D36FB">
        <w:rPr>
          <w:rFonts w:ascii="Consolas" w:hAnsi="Consolas" w:cs="Consolas"/>
          <w:color w:val="008000"/>
          <w:sz w:val="16"/>
          <w:szCs w:val="19"/>
          <w:rPrChange w:id="4398" w:author="Author">
            <w:rPr>
              <w:rFonts w:ascii="Consolas" w:hAnsi="Consolas" w:cs="Consolas"/>
              <w:color w:val="008000"/>
              <w:sz w:val="19"/>
              <w:szCs w:val="19"/>
            </w:rPr>
          </w:rPrChange>
        </w:rPr>
        <w:br/>
      </w:r>
      <w:r w:rsidR="00BE7DF8" w:rsidRPr="003D36FB">
        <w:rPr>
          <w:rFonts w:ascii="Consolas" w:hAnsi="Consolas" w:cs="Consolas"/>
          <w:sz w:val="16"/>
          <w:szCs w:val="19"/>
          <w:rPrChange w:id="4399" w:author="Author">
            <w:rPr>
              <w:rFonts w:ascii="Consolas" w:hAnsi="Consolas" w:cs="Consolas"/>
              <w:sz w:val="19"/>
              <w:szCs w:val="19"/>
            </w:rPr>
          </w:rPrChange>
        </w:rPr>
        <w:t xml:space="preserve">                .</w:t>
      </w:r>
      <w:proofErr w:type="spellStart"/>
      <w:r w:rsidR="00BE7DF8" w:rsidRPr="003D36FB">
        <w:rPr>
          <w:rFonts w:ascii="Consolas" w:hAnsi="Consolas" w:cs="Consolas"/>
          <w:sz w:val="16"/>
          <w:szCs w:val="19"/>
          <w:rPrChange w:id="4400" w:author="Author">
            <w:rPr>
              <w:rFonts w:ascii="Consolas" w:hAnsi="Consolas" w:cs="Consolas"/>
              <w:sz w:val="19"/>
              <w:szCs w:val="19"/>
            </w:rPr>
          </w:rPrChange>
        </w:rPr>
        <w:t>DistinctUntilChanged</w:t>
      </w:r>
      <w:proofErr w:type="spellEnd"/>
      <w:r w:rsidR="00BE7DF8" w:rsidRPr="003D36FB">
        <w:rPr>
          <w:rFonts w:ascii="Consolas" w:hAnsi="Consolas" w:cs="Consolas"/>
          <w:sz w:val="16"/>
          <w:szCs w:val="19"/>
          <w:rPrChange w:id="4401" w:author="Author">
            <w:rPr>
              <w:rFonts w:ascii="Consolas" w:hAnsi="Consolas" w:cs="Consolas"/>
              <w:sz w:val="19"/>
              <w:szCs w:val="19"/>
            </w:rPr>
          </w:rPrChange>
        </w:rPr>
        <w:t>()</w:t>
      </w:r>
      <w:r w:rsidR="00C50B03" w:rsidRPr="003D36FB">
        <w:rPr>
          <w:rFonts w:ascii="Consolas" w:hAnsi="Consolas" w:cs="Consolas"/>
          <w:color w:val="008000"/>
          <w:sz w:val="16"/>
          <w:szCs w:val="19"/>
          <w:rPrChange w:id="4402" w:author="Author">
            <w:rPr>
              <w:rFonts w:ascii="Consolas" w:hAnsi="Consolas" w:cs="Consolas"/>
              <w:color w:val="008000"/>
              <w:sz w:val="19"/>
              <w:szCs w:val="19"/>
            </w:rPr>
          </w:rPrChange>
        </w:rPr>
        <w:br/>
      </w:r>
      <w:r w:rsidR="00C50B03" w:rsidRPr="003D36FB">
        <w:rPr>
          <w:rFonts w:ascii="Consolas" w:hAnsi="Consolas" w:cs="Consolas"/>
          <w:sz w:val="16"/>
          <w:szCs w:val="19"/>
          <w:rPrChange w:id="4403" w:author="Author">
            <w:rPr>
              <w:rFonts w:ascii="Consolas" w:hAnsi="Consolas" w:cs="Consolas"/>
              <w:sz w:val="19"/>
              <w:szCs w:val="19"/>
            </w:rPr>
          </w:rPrChange>
        </w:rPr>
        <w:t xml:space="preserve">                .Do(</w:t>
      </w:r>
      <w:proofErr w:type="spellStart"/>
      <w:r w:rsidR="00C50B03" w:rsidRPr="003D36FB">
        <w:rPr>
          <w:rFonts w:ascii="Consolas" w:hAnsi="Consolas" w:cs="Consolas"/>
          <w:color w:val="2B91AF"/>
          <w:sz w:val="16"/>
          <w:szCs w:val="19"/>
          <w:rPrChange w:id="4404" w:author="Author">
            <w:rPr>
              <w:rFonts w:ascii="Consolas" w:hAnsi="Consolas" w:cs="Consolas"/>
              <w:color w:val="2B91AF"/>
              <w:sz w:val="19"/>
              <w:szCs w:val="19"/>
            </w:rPr>
          </w:rPrChange>
        </w:rPr>
        <w:t>Console</w:t>
      </w:r>
      <w:r w:rsidR="00C50B03" w:rsidRPr="003D36FB">
        <w:rPr>
          <w:rFonts w:ascii="Consolas" w:hAnsi="Consolas" w:cs="Consolas"/>
          <w:sz w:val="16"/>
          <w:szCs w:val="19"/>
          <w:rPrChange w:id="4405" w:author="Author">
            <w:rPr>
              <w:rFonts w:ascii="Consolas" w:hAnsi="Consolas" w:cs="Consolas"/>
              <w:sz w:val="19"/>
              <w:szCs w:val="19"/>
            </w:rPr>
          </w:rPrChange>
        </w:rPr>
        <w:t>.WriteLine</w:t>
      </w:r>
      <w:proofErr w:type="spellEnd"/>
      <w:r w:rsidR="00C50B03" w:rsidRPr="003D36FB">
        <w:rPr>
          <w:rFonts w:ascii="Consolas" w:hAnsi="Consolas" w:cs="Consolas"/>
          <w:sz w:val="16"/>
          <w:szCs w:val="19"/>
          <w:rPrChange w:id="4406" w:author="Author">
            <w:rPr>
              <w:rFonts w:ascii="Consolas" w:hAnsi="Consolas" w:cs="Consolas"/>
              <w:sz w:val="19"/>
              <w:szCs w:val="19"/>
            </w:rPr>
          </w:rPrChange>
        </w:rPr>
        <w:t>);</w:t>
      </w:r>
      <w:r w:rsidR="00C50B03" w:rsidRPr="003D36FB">
        <w:rPr>
          <w:rFonts w:ascii="Consolas" w:hAnsi="Consolas" w:cs="Consolas"/>
          <w:sz w:val="16"/>
          <w:szCs w:val="19"/>
          <w:rPrChange w:id="4407" w:author="Author">
            <w:rPr>
              <w:rFonts w:ascii="Consolas" w:hAnsi="Consolas" w:cs="Consolas"/>
              <w:sz w:val="19"/>
              <w:szCs w:val="19"/>
            </w:rPr>
          </w:rPrChange>
        </w:rPr>
        <w:br/>
      </w:r>
      <w:r w:rsidR="00C50B03" w:rsidRPr="003D36FB">
        <w:rPr>
          <w:rFonts w:ascii="Consolas" w:hAnsi="Consolas" w:cs="Consolas"/>
          <w:sz w:val="16"/>
          <w:szCs w:val="19"/>
          <w:rPrChange w:id="4408" w:author="Author">
            <w:rPr>
              <w:rFonts w:ascii="Consolas" w:hAnsi="Consolas" w:cs="Consolas"/>
              <w:sz w:val="19"/>
              <w:szCs w:val="19"/>
            </w:rPr>
          </w:rPrChange>
        </w:rPr>
        <w:br/>
      </w:r>
      <w:r w:rsidR="00C50B03" w:rsidRPr="003D36FB">
        <w:rPr>
          <w:sz w:val="18"/>
          <w:rPrChange w:id="4409" w:author="Author">
            <w:rPr/>
          </w:rPrChange>
        </w:rPr>
        <w:t>After a few attempts you should an out-of-order response issue, such as the one shown below:</w:t>
      </w:r>
      <w:r w:rsidR="00C50B03" w:rsidRPr="003D36FB">
        <w:rPr>
          <w:sz w:val="18"/>
          <w:rPrChange w:id="4410" w:author="Author">
            <w:rPr/>
          </w:rPrChange>
        </w:rPr>
        <w:br/>
      </w:r>
      <w:r w:rsidR="00C50B03" w:rsidRPr="003D36FB">
        <w:rPr>
          <w:sz w:val="18"/>
          <w:rPrChange w:id="4411" w:author="Author">
            <w:rPr/>
          </w:rPrChange>
        </w:rPr>
        <w:br/>
      </w:r>
      <w:r w:rsidR="00C50B03" w:rsidRPr="003D36FB">
        <w:rPr>
          <w:noProof/>
          <w:sz w:val="18"/>
          <w:rPrChange w:id="4412" w:author="Author">
            <w:rPr>
              <w:noProof/>
            </w:rPr>
          </w:rPrChange>
        </w:rPr>
        <w:drawing>
          <wp:inline distT="0" distB="0" distL="0" distR="0" wp14:anchorId="197B0311" wp14:editId="1F315528">
            <wp:extent cx="1695450" cy="15240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95450" cy="1524000"/>
                    </a:xfrm>
                    <a:prstGeom prst="rect">
                      <a:avLst/>
                    </a:prstGeom>
                    <a:noFill/>
                    <a:ln>
                      <a:noFill/>
                    </a:ln>
                  </pic:spPr>
                </pic:pic>
              </a:graphicData>
            </a:graphic>
          </wp:inline>
        </w:drawing>
      </w:r>
      <w:r w:rsidR="00C50B03" w:rsidRPr="003D36FB">
        <w:rPr>
          <w:sz w:val="18"/>
          <w:rPrChange w:id="4413" w:author="Author">
            <w:rPr/>
          </w:rPrChange>
        </w:rPr>
        <w:br/>
      </w:r>
      <w:r w:rsidR="00C50B03" w:rsidRPr="003D36FB">
        <w:rPr>
          <w:sz w:val="18"/>
          <w:rPrChange w:id="4414" w:author="Author">
            <w:rPr/>
          </w:rPrChange>
        </w:rPr>
        <w:br/>
      </w:r>
      <w:r w:rsidR="00C50B03" w:rsidRPr="003D36FB">
        <w:rPr>
          <w:sz w:val="18"/>
          <w:rPrChange w:id="4415" w:author="Author">
            <w:rPr/>
          </w:rPrChange>
        </w:rPr>
        <w:lastRenderedPageBreak/>
        <w:t xml:space="preserve">In order to solve this issue, we need to cancel out existing web service requests as soon as the user enters a new term, indicating there’s no further interest in the previous search term. </w:t>
      </w:r>
      <w:r w:rsidR="0030490E" w:rsidRPr="003D36FB">
        <w:rPr>
          <w:sz w:val="18"/>
          <w:rPrChange w:id="4416" w:author="Author">
            <w:rPr/>
          </w:rPrChange>
        </w:rPr>
        <w:t xml:space="preserve">What we want to achieve is illustrated in the figure on the next page. The essence of the fix is “crossing out” or “muting” in-flight requests when a new one is received. This is illustrated as the </w:t>
      </w:r>
      <w:proofErr w:type="gramStart"/>
      <w:r w:rsidR="0030490E" w:rsidRPr="003D36FB">
        <w:rPr>
          <w:sz w:val="18"/>
          <w:rPrChange w:id="4417" w:author="Author">
            <w:rPr/>
          </w:rPrChange>
        </w:rPr>
        <w:t>red cross</w:t>
      </w:r>
      <w:proofErr w:type="gramEnd"/>
      <w:r w:rsidR="0030490E" w:rsidRPr="003D36FB">
        <w:rPr>
          <w:sz w:val="18"/>
          <w:rPrChange w:id="4418" w:author="Author">
            <w:rPr/>
          </w:rPrChange>
        </w:rPr>
        <w:t xml:space="preserve"> on the line for the first web service call. It turns out applying this fix is incredibly easy using Rx operators; moreover, there are a couple of ways to solve the issue. We’ll show two different approaches here.</w:t>
      </w:r>
      <w:r w:rsidR="00C50B03" w:rsidRPr="003D36FB">
        <w:rPr>
          <w:sz w:val="18"/>
          <w:rPrChange w:id="4419" w:author="Author">
            <w:rPr/>
          </w:rPrChange>
        </w:rPr>
        <w:br/>
      </w:r>
      <w:r w:rsidR="0030490E" w:rsidRPr="003D36FB">
        <w:rPr>
          <w:sz w:val="18"/>
          <w:rPrChange w:id="4420" w:author="Author">
            <w:rPr/>
          </w:rPrChange>
        </w:rPr>
        <w:br/>
      </w:r>
      <w:r w:rsidR="0030490E" w:rsidRPr="003D36FB">
        <w:rPr>
          <w:noProof/>
          <w:sz w:val="18"/>
          <w:rPrChange w:id="4421" w:author="Author">
            <w:rPr>
              <w:noProof/>
            </w:rPr>
          </w:rPrChange>
        </w:rPr>
        <w:drawing>
          <wp:inline distT="0" distB="0" distL="0" distR="0" wp14:anchorId="4646B989" wp14:editId="224887B3">
            <wp:extent cx="5788152" cy="3447288"/>
            <wp:effectExtent l="0" t="0" r="3175"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88152" cy="3447288"/>
                    </a:xfrm>
                    <a:prstGeom prst="rect">
                      <a:avLst/>
                    </a:prstGeom>
                    <a:noFill/>
                    <a:ln>
                      <a:noFill/>
                    </a:ln>
                  </pic:spPr>
                </pic:pic>
              </a:graphicData>
            </a:graphic>
          </wp:inline>
        </w:drawing>
      </w:r>
      <w:r w:rsidR="0030490E" w:rsidRPr="003D36FB">
        <w:rPr>
          <w:sz w:val="18"/>
          <w:rPrChange w:id="4422" w:author="Author">
            <w:rPr/>
          </w:rPrChange>
        </w:rPr>
        <w:br/>
      </w:r>
      <w:r w:rsidR="00C50B03" w:rsidRPr="003D36FB">
        <w:rPr>
          <w:sz w:val="18"/>
          <w:rPrChange w:id="4423" w:author="Author">
            <w:rPr/>
          </w:rPrChange>
        </w:rPr>
        <w:br/>
      </w:r>
      <w:r w:rsidR="00CD4870" w:rsidRPr="003D36FB">
        <w:rPr>
          <w:b/>
          <w:sz w:val="18"/>
          <w:rPrChange w:id="4424" w:author="Author">
            <w:rPr>
              <w:b/>
            </w:rPr>
          </w:rPrChange>
        </w:rPr>
        <w:t>Note:</w:t>
      </w:r>
      <w:r w:rsidR="00CD4870" w:rsidRPr="003D36FB">
        <w:rPr>
          <w:sz w:val="18"/>
          <w:rPrChange w:id="4425" w:author="Author">
            <w:rPr/>
          </w:rPrChange>
        </w:rPr>
        <w:t xml:space="preserve">  At some point in the design of Rx, there was a special </w:t>
      </w:r>
      <w:proofErr w:type="spellStart"/>
      <w:r w:rsidR="00CD4870" w:rsidRPr="003D36FB">
        <w:rPr>
          <w:sz w:val="18"/>
          <w:rPrChange w:id="4426" w:author="Author">
            <w:rPr/>
          </w:rPrChange>
        </w:rPr>
        <w:t>SelectMany</w:t>
      </w:r>
      <w:proofErr w:type="spellEnd"/>
      <w:r w:rsidR="00CD4870" w:rsidRPr="003D36FB">
        <w:rPr>
          <w:sz w:val="18"/>
          <w:rPrChange w:id="4427" w:author="Author">
            <w:rPr/>
          </w:rPrChange>
        </w:rPr>
        <w:t xml:space="preserve"> operator with cancellation behavior: whenever an object was received on the source, </w:t>
      </w:r>
      <w:r w:rsidR="00C50B03" w:rsidRPr="003D36FB">
        <w:rPr>
          <w:sz w:val="18"/>
          <w:rPrChange w:id="4428" w:author="Author">
            <w:rPr/>
          </w:rPrChange>
        </w:rPr>
        <w:t xml:space="preserve">the previous (if any) inner observable was unsubscribed before calling the </w:t>
      </w:r>
      <w:r w:rsidR="0030490E" w:rsidRPr="003D36FB">
        <w:rPr>
          <w:sz w:val="18"/>
          <w:rPrChange w:id="4429" w:author="Author">
            <w:rPr/>
          </w:rPrChange>
        </w:rPr>
        <w:t xml:space="preserve">selector function to get a new inner observable. As you may expect, this led to numerous debates which of the two behaviors was desired. Having two different operator flavors for </w:t>
      </w:r>
      <w:proofErr w:type="spellStart"/>
      <w:r w:rsidR="0030490E" w:rsidRPr="003D36FB">
        <w:rPr>
          <w:sz w:val="18"/>
          <w:rPrChange w:id="4430" w:author="Author">
            <w:rPr/>
          </w:rPrChange>
        </w:rPr>
        <w:t>SelectMany</w:t>
      </w:r>
      <w:proofErr w:type="spellEnd"/>
      <w:r w:rsidR="0030490E" w:rsidRPr="003D36FB">
        <w:rPr>
          <w:sz w:val="18"/>
          <w:rPrChange w:id="4431" w:author="Author">
            <w:rPr/>
          </w:rPrChange>
        </w:rPr>
        <w:t xml:space="preserve"> was not a good thing for various reasons. For one thing, only one flavor could be tied to the C# and Visual Basic LINQ syntax. The ultimate solution was to decouple the notion of cancellation from the concept of “monadic bind”. As a result, new cancellation operators arose, which do have their use in a lot of other scenarios too. A win-win situation!</w:t>
      </w:r>
      <w:r w:rsidR="0030490E" w:rsidRPr="003D36FB">
        <w:rPr>
          <w:sz w:val="18"/>
          <w:rPrChange w:id="4432" w:author="Author">
            <w:rPr/>
          </w:rPrChange>
        </w:rPr>
        <w:br/>
      </w:r>
    </w:p>
    <w:p w:rsidR="003F66BD" w:rsidRPr="003D36FB" w:rsidRDefault="00522467" w:rsidP="003F66BD">
      <w:pPr>
        <w:pStyle w:val="ListParagraph"/>
        <w:numPr>
          <w:ilvl w:val="0"/>
          <w:numId w:val="15"/>
        </w:numPr>
        <w:autoSpaceDE w:val="0"/>
        <w:autoSpaceDN w:val="0"/>
        <w:adjustRightInd w:val="0"/>
        <w:spacing w:after="0" w:line="240" w:lineRule="auto"/>
        <w:rPr>
          <w:sz w:val="18"/>
          <w:rPrChange w:id="4433" w:author="Author">
            <w:rPr/>
          </w:rPrChange>
        </w:rPr>
      </w:pPr>
      <w:r w:rsidRPr="003D36FB">
        <w:rPr>
          <w:b/>
          <w:noProof/>
          <w:sz w:val="18"/>
          <w:rPrChange w:id="4434" w:author="Author">
            <w:rPr>
              <w:b/>
              <w:noProof/>
            </w:rPr>
          </w:rPrChange>
        </w:rPr>
        <w:drawing>
          <wp:anchor distT="0" distB="0" distL="114300" distR="114300" simplePos="0" relativeHeight="251707392" behindDoc="0" locked="0" layoutInCell="1" allowOverlap="1" wp14:anchorId="5220DC72" wp14:editId="51B5D782">
            <wp:simplePos x="0" y="0"/>
            <wp:positionH relativeFrom="column">
              <wp:posOffset>-182880</wp:posOffset>
            </wp:positionH>
            <wp:positionV relativeFrom="paragraph">
              <wp:posOffset>-1350010</wp:posOffset>
            </wp:positionV>
            <wp:extent cx="603504" cy="539496"/>
            <wp:effectExtent l="0" t="0" r="6350" b="0"/>
            <wp:wrapNone/>
            <wp:docPr id="68" name="Picture 68"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3504" cy="539496"/>
                    </a:xfrm>
                    <a:prstGeom prst="rect">
                      <a:avLst/>
                    </a:prstGeom>
                    <a:noFill/>
                    <a:ln>
                      <a:noFill/>
                    </a:ln>
                  </pic:spPr>
                </pic:pic>
              </a:graphicData>
            </a:graphic>
            <wp14:sizeRelH relativeFrom="page">
              <wp14:pctWidth>0</wp14:pctWidth>
            </wp14:sizeRelH>
            <wp14:sizeRelV relativeFrom="page">
              <wp14:pctHeight>0</wp14:pctHeight>
            </wp14:sizeRelV>
          </wp:anchor>
        </w:drawing>
      </w:r>
      <w:r w:rsidR="0051530A" w:rsidRPr="003D36FB">
        <w:rPr>
          <w:sz w:val="18"/>
          <w:rPrChange w:id="4435" w:author="Author">
            <w:rPr/>
          </w:rPrChange>
        </w:rPr>
        <w:t xml:space="preserve">The realization of this cancellation behavior can be achieved using a single operator called </w:t>
      </w:r>
      <w:proofErr w:type="spellStart"/>
      <w:r w:rsidR="0051530A" w:rsidRPr="003D36FB">
        <w:rPr>
          <w:sz w:val="18"/>
          <w:rPrChange w:id="4436" w:author="Author">
            <w:rPr/>
          </w:rPrChange>
        </w:rPr>
        <w:t>TakeUntil</w:t>
      </w:r>
      <w:proofErr w:type="spellEnd"/>
      <w:r w:rsidR="0051530A" w:rsidRPr="003D36FB">
        <w:rPr>
          <w:sz w:val="18"/>
          <w:rPrChange w:id="4437" w:author="Author">
            <w:rPr/>
          </w:rPrChange>
        </w:rPr>
        <w:t xml:space="preserve"> whose behavior is to take elements from an observable sequence until another “signal” observable tells it to stop. One can compare it to a blowout preventer on an oil pipeline. While distasteful jokes about oil could be made, we’ll retain ourselves from doing so. Suffice to say our operator </w:t>
      </w:r>
      <w:r w:rsidR="0051530A" w:rsidRPr="003D36FB">
        <w:rPr>
          <w:i/>
          <w:sz w:val="18"/>
          <w:rPrChange w:id="4438" w:author="Author">
            <w:rPr>
              <w:i/>
            </w:rPr>
          </w:rPrChange>
        </w:rPr>
        <w:t>does</w:t>
      </w:r>
      <w:r w:rsidR="0051530A" w:rsidRPr="003D36FB">
        <w:rPr>
          <w:sz w:val="18"/>
          <w:rPrChange w:id="4439" w:author="Author">
            <w:rPr/>
          </w:rPrChange>
        </w:rPr>
        <w:t xml:space="preserve"> work and has been well-tested.</w:t>
      </w:r>
      <w:r w:rsidR="00A111DF" w:rsidRPr="003D36FB">
        <w:rPr>
          <w:sz w:val="18"/>
          <w:rPrChange w:id="4440" w:author="Author">
            <w:rPr/>
          </w:rPrChange>
        </w:rPr>
        <w:br/>
      </w:r>
      <w:r w:rsidR="00A111DF" w:rsidRPr="003D36FB">
        <w:rPr>
          <w:sz w:val="18"/>
          <w:rPrChange w:id="4441" w:author="Author">
            <w:rPr/>
          </w:rPrChange>
        </w:rPr>
        <w:br/>
      </w:r>
      <w:r w:rsidR="00A111DF" w:rsidRPr="003D36FB">
        <w:rPr>
          <w:sz w:val="18"/>
          <w:rPrChange w:id="4442" w:author="Author">
            <w:rPr/>
          </w:rPrChange>
        </w:rPr>
        <w:tab/>
      </w:r>
      <w:r w:rsidR="00A111DF" w:rsidRPr="003D36FB">
        <w:rPr>
          <w:sz w:val="18"/>
          <w:rPrChange w:id="4443" w:author="Author">
            <w:rPr/>
          </w:rPrChange>
        </w:rPr>
        <w:tab/>
      </w:r>
      <w:r w:rsidR="00A111DF" w:rsidRPr="003D36FB">
        <w:rPr>
          <w:sz w:val="18"/>
          <w:rPrChange w:id="4444" w:author="Author">
            <w:rPr/>
          </w:rPrChange>
        </w:rPr>
        <w:tab/>
      </w:r>
      <w:r w:rsidR="00A111DF" w:rsidRPr="003D36FB">
        <w:rPr>
          <w:noProof/>
          <w:sz w:val="18"/>
          <w:rPrChange w:id="4445" w:author="Author">
            <w:rPr>
              <w:noProof/>
            </w:rPr>
          </w:rPrChange>
        </w:rPr>
        <w:drawing>
          <wp:inline distT="0" distB="0" distL="0" distR="0" wp14:anchorId="0CF472A9" wp14:editId="18DF7E49">
            <wp:extent cx="3318135" cy="2392326"/>
            <wp:effectExtent l="0" t="0" r="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17942" cy="2392187"/>
                    </a:xfrm>
                    <a:prstGeom prst="rect">
                      <a:avLst/>
                    </a:prstGeom>
                    <a:noFill/>
                    <a:ln>
                      <a:noFill/>
                    </a:ln>
                  </pic:spPr>
                </pic:pic>
              </a:graphicData>
            </a:graphic>
          </wp:inline>
        </w:drawing>
      </w:r>
      <w:r w:rsidR="00A111DF" w:rsidRPr="003D36FB">
        <w:rPr>
          <w:sz w:val="18"/>
          <w:rPrChange w:id="4446" w:author="Author">
            <w:rPr/>
          </w:rPrChange>
        </w:rPr>
        <w:br/>
      </w:r>
      <w:r w:rsidR="00A111DF" w:rsidRPr="003D36FB">
        <w:rPr>
          <w:sz w:val="18"/>
          <w:rPrChange w:id="4447" w:author="Author">
            <w:rPr/>
          </w:rPrChange>
        </w:rPr>
        <w:br/>
        <w:t xml:space="preserve">What should be the valve to shut down receiving results from an ongoing web service request in our case? The user entering a new input </w:t>
      </w:r>
      <w:r w:rsidR="00A111DF" w:rsidRPr="003D36FB">
        <w:rPr>
          <w:sz w:val="18"/>
          <w:rPrChange w:id="4448" w:author="Author">
            <w:rPr/>
          </w:rPrChange>
        </w:rPr>
        <w:lastRenderedPageBreak/>
        <w:t xml:space="preserve">string is what we need. So, all we have to do is stick a </w:t>
      </w:r>
      <w:proofErr w:type="spellStart"/>
      <w:r w:rsidR="00A111DF" w:rsidRPr="003D36FB">
        <w:rPr>
          <w:sz w:val="18"/>
          <w:rPrChange w:id="4449" w:author="Author">
            <w:rPr/>
          </w:rPrChange>
        </w:rPr>
        <w:t>TakeUntil</w:t>
      </w:r>
      <w:proofErr w:type="spellEnd"/>
      <w:r w:rsidR="00A111DF" w:rsidRPr="003D36FB">
        <w:rPr>
          <w:sz w:val="18"/>
          <w:rPrChange w:id="4450" w:author="Author">
            <w:rPr/>
          </w:rPrChange>
        </w:rPr>
        <w:t xml:space="preserve"> call on the result of calling the web service method. Let’s put it to the test and tweak our code as shown below:</w:t>
      </w:r>
      <w:r w:rsidR="00A111DF" w:rsidRPr="003D36FB">
        <w:rPr>
          <w:sz w:val="18"/>
          <w:rPrChange w:id="4451" w:author="Author">
            <w:rPr/>
          </w:rPrChange>
        </w:rPr>
        <w:br/>
      </w:r>
      <w:r w:rsidR="00A111DF" w:rsidRPr="003D36FB">
        <w:rPr>
          <w:sz w:val="18"/>
          <w:rPrChange w:id="4452" w:author="Author">
            <w:rPr/>
          </w:rPrChange>
        </w:rPr>
        <w:br/>
      </w:r>
      <w:r w:rsidR="00A111DF" w:rsidRPr="003D36FB">
        <w:rPr>
          <w:rFonts w:ascii="Consolas" w:hAnsi="Consolas" w:cs="Consolas"/>
          <w:sz w:val="16"/>
          <w:szCs w:val="19"/>
          <w:rPrChange w:id="4453" w:author="Author">
            <w:rPr>
              <w:rFonts w:ascii="Consolas" w:hAnsi="Consolas" w:cs="Consolas"/>
              <w:sz w:val="19"/>
              <w:szCs w:val="19"/>
            </w:rPr>
          </w:rPrChange>
        </w:rPr>
        <w:t xml:space="preserve">    </w:t>
      </w:r>
      <w:proofErr w:type="spellStart"/>
      <w:r w:rsidR="00A111DF" w:rsidRPr="003D36FB">
        <w:rPr>
          <w:rFonts w:ascii="Consolas" w:hAnsi="Consolas" w:cs="Consolas"/>
          <w:color w:val="0000FF"/>
          <w:sz w:val="16"/>
          <w:szCs w:val="19"/>
          <w:rPrChange w:id="4454" w:author="Author">
            <w:rPr>
              <w:rFonts w:ascii="Consolas" w:hAnsi="Consolas" w:cs="Consolas"/>
              <w:color w:val="0000FF"/>
              <w:sz w:val="19"/>
              <w:szCs w:val="19"/>
            </w:rPr>
          </w:rPrChange>
        </w:rPr>
        <w:t>var</w:t>
      </w:r>
      <w:proofErr w:type="spellEnd"/>
      <w:r w:rsidR="00A111DF" w:rsidRPr="003D36FB">
        <w:rPr>
          <w:rFonts w:ascii="Consolas" w:hAnsi="Consolas" w:cs="Consolas"/>
          <w:sz w:val="16"/>
          <w:szCs w:val="19"/>
          <w:rPrChange w:id="4455" w:author="Author">
            <w:rPr>
              <w:rFonts w:ascii="Consolas" w:hAnsi="Consolas" w:cs="Consolas"/>
              <w:sz w:val="19"/>
              <w:szCs w:val="19"/>
            </w:rPr>
          </w:rPrChange>
        </w:rPr>
        <w:t xml:space="preserve"> res = </w:t>
      </w:r>
      <w:r w:rsidR="00A111DF" w:rsidRPr="003D36FB">
        <w:rPr>
          <w:rFonts w:ascii="Consolas" w:hAnsi="Consolas" w:cs="Consolas"/>
          <w:color w:val="0000FF"/>
          <w:sz w:val="16"/>
          <w:szCs w:val="19"/>
          <w:rPrChange w:id="4456" w:author="Author">
            <w:rPr>
              <w:rFonts w:ascii="Consolas" w:hAnsi="Consolas" w:cs="Consolas"/>
              <w:color w:val="0000FF"/>
              <w:sz w:val="19"/>
              <w:szCs w:val="19"/>
            </w:rPr>
          </w:rPrChange>
        </w:rPr>
        <w:t>from</w:t>
      </w:r>
      <w:r w:rsidR="00A111DF" w:rsidRPr="003D36FB">
        <w:rPr>
          <w:rFonts w:ascii="Consolas" w:hAnsi="Consolas" w:cs="Consolas"/>
          <w:sz w:val="16"/>
          <w:szCs w:val="19"/>
          <w:rPrChange w:id="4457" w:author="Author">
            <w:rPr>
              <w:rFonts w:ascii="Consolas" w:hAnsi="Consolas" w:cs="Consolas"/>
              <w:sz w:val="19"/>
              <w:szCs w:val="19"/>
            </w:rPr>
          </w:rPrChange>
        </w:rPr>
        <w:t xml:space="preserve"> term </w:t>
      </w:r>
      <w:r w:rsidR="00A111DF" w:rsidRPr="003D36FB">
        <w:rPr>
          <w:rFonts w:ascii="Consolas" w:hAnsi="Consolas" w:cs="Consolas"/>
          <w:color w:val="0000FF"/>
          <w:sz w:val="16"/>
          <w:szCs w:val="19"/>
          <w:rPrChange w:id="4458" w:author="Author">
            <w:rPr>
              <w:rFonts w:ascii="Consolas" w:hAnsi="Consolas" w:cs="Consolas"/>
              <w:color w:val="0000FF"/>
              <w:sz w:val="19"/>
              <w:szCs w:val="19"/>
            </w:rPr>
          </w:rPrChange>
        </w:rPr>
        <w:t>in</w:t>
      </w:r>
      <w:r w:rsidR="00A111DF" w:rsidRPr="003D36FB">
        <w:rPr>
          <w:rFonts w:ascii="Consolas" w:hAnsi="Consolas" w:cs="Consolas"/>
          <w:sz w:val="16"/>
          <w:szCs w:val="19"/>
          <w:rPrChange w:id="4459" w:author="Author">
            <w:rPr>
              <w:rFonts w:ascii="Consolas" w:hAnsi="Consolas" w:cs="Consolas"/>
              <w:sz w:val="19"/>
              <w:szCs w:val="19"/>
            </w:rPr>
          </w:rPrChange>
        </w:rPr>
        <w:t xml:space="preserve"> input</w:t>
      </w:r>
      <w:r w:rsidR="00A111DF" w:rsidRPr="003D36FB">
        <w:rPr>
          <w:rFonts w:ascii="Consolas" w:hAnsi="Consolas" w:cs="Consolas"/>
          <w:sz w:val="16"/>
          <w:szCs w:val="19"/>
          <w:rPrChange w:id="4460" w:author="Author">
            <w:rPr>
              <w:rFonts w:ascii="Consolas" w:hAnsi="Consolas" w:cs="Consolas"/>
              <w:sz w:val="19"/>
              <w:szCs w:val="19"/>
            </w:rPr>
          </w:rPrChange>
        </w:rPr>
        <w:br/>
        <w:t xml:space="preserve">              </w:t>
      </w:r>
      <w:r w:rsidR="00A111DF" w:rsidRPr="003D36FB">
        <w:rPr>
          <w:rFonts w:ascii="Consolas" w:hAnsi="Consolas" w:cs="Consolas"/>
          <w:color w:val="0000FF"/>
          <w:sz w:val="16"/>
          <w:szCs w:val="19"/>
          <w:rPrChange w:id="4461" w:author="Author">
            <w:rPr>
              <w:rFonts w:ascii="Consolas" w:hAnsi="Consolas" w:cs="Consolas"/>
              <w:color w:val="0000FF"/>
              <w:sz w:val="19"/>
              <w:szCs w:val="19"/>
            </w:rPr>
          </w:rPrChange>
        </w:rPr>
        <w:t>from</w:t>
      </w:r>
      <w:r w:rsidR="00A111DF" w:rsidRPr="003D36FB">
        <w:rPr>
          <w:rFonts w:ascii="Consolas" w:hAnsi="Consolas" w:cs="Consolas"/>
          <w:sz w:val="16"/>
          <w:szCs w:val="19"/>
          <w:rPrChange w:id="4462" w:author="Author">
            <w:rPr>
              <w:rFonts w:ascii="Consolas" w:hAnsi="Consolas" w:cs="Consolas"/>
              <w:sz w:val="19"/>
              <w:szCs w:val="19"/>
            </w:rPr>
          </w:rPrChange>
        </w:rPr>
        <w:t xml:space="preserve"> word </w:t>
      </w:r>
      <w:r w:rsidR="00A111DF" w:rsidRPr="003D36FB">
        <w:rPr>
          <w:rFonts w:ascii="Consolas" w:hAnsi="Consolas" w:cs="Consolas"/>
          <w:color w:val="0000FF"/>
          <w:sz w:val="16"/>
          <w:szCs w:val="19"/>
          <w:rPrChange w:id="4463" w:author="Author">
            <w:rPr>
              <w:rFonts w:ascii="Consolas" w:hAnsi="Consolas" w:cs="Consolas"/>
              <w:color w:val="0000FF"/>
              <w:sz w:val="19"/>
              <w:szCs w:val="19"/>
            </w:rPr>
          </w:rPrChange>
        </w:rPr>
        <w:t>in</w:t>
      </w:r>
      <w:r w:rsidR="00A111DF" w:rsidRPr="003D36FB">
        <w:rPr>
          <w:rFonts w:ascii="Consolas" w:hAnsi="Consolas" w:cs="Consolas"/>
          <w:sz w:val="16"/>
          <w:szCs w:val="19"/>
          <w:rPrChange w:id="4464" w:author="Author">
            <w:rPr>
              <w:rFonts w:ascii="Consolas" w:hAnsi="Consolas" w:cs="Consolas"/>
              <w:sz w:val="19"/>
              <w:szCs w:val="19"/>
            </w:rPr>
          </w:rPrChange>
        </w:rPr>
        <w:t xml:space="preserve"> </w:t>
      </w:r>
      <w:proofErr w:type="spellStart"/>
      <w:r w:rsidR="00A111DF" w:rsidRPr="003D36FB">
        <w:rPr>
          <w:rFonts w:ascii="Consolas" w:hAnsi="Consolas" w:cs="Consolas"/>
          <w:sz w:val="16"/>
          <w:szCs w:val="19"/>
          <w:rPrChange w:id="4465" w:author="Author">
            <w:rPr>
              <w:rFonts w:ascii="Consolas" w:hAnsi="Consolas" w:cs="Consolas"/>
              <w:sz w:val="19"/>
              <w:szCs w:val="19"/>
            </w:rPr>
          </w:rPrChange>
        </w:rPr>
        <w:t>matchInWordNetByPrefix</w:t>
      </w:r>
      <w:proofErr w:type="spellEnd"/>
      <w:r w:rsidR="00A111DF" w:rsidRPr="003D36FB">
        <w:rPr>
          <w:rFonts w:ascii="Consolas" w:hAnsi="Consolas" w:cs="Consolas"/>
          <w:sz w:val="16"/>
          <w:szCs w:val="19"/>
          <w:rPrChange w:id="4466" w:author="Author">
            <w:rPr>
              <w:rFonts w:ascii="Consolas" w:hAnsi="Consolas" w:cs="Consolas"/>
              <w:sz w:val="19"/>
              <w:szCs w:val="19"/>
            </w:rPr>
          </w:rPrChange>
        </w:rPr>
        <w:t>(term)</w:t>
      </w:r>
      <w:r w:rsidR="00A111DF" w:rsidRPr="003D36FB">
        <w:rPr>
          <w:rFonts w:ascii="Consolas" w:hAnsi="Consolas" w:cs="Consolas"/>
          <w:sz w:val="16"/>
          <w:szCs w:val="19"/>
          <w:highlight w:val="yellow"/>
          <w:rPrChange w:id="4467" w:author="Author">
            <w:rPr>
              <w:rFonts w:ascii="Consolas" w:hAnsi="Consolas" w:cs="Consolas"/>
              <w:sz w:val="19"/>
              <w:szCs w:val="19"/>
              <w:highlight w:val="yellow"/>
            </w:rPr>
          </w:rPrChange>
        </w:rPr>
        <w:t>.</w:t>
      </w:r>
      <w:proofErr w:type="spellStart"/>
      <w:r w:rsidR="00A111DF" w:rsidRPr="003D36FB">
        <w:rPr>
          <w:rFonts w:ascii="Consolas" w:hAnsi="Consolas" w:cs="Consolas"/>
          <w:sz w:val="16"/>
          <w:szCs w:val="19"/>
          <w:highlight w:val="yellow"/>
          <w:rPrChange w:id="4468" w:author="Author">
            <w:rPr>
              <w:rFonts w:ascii="Consolas" w:hAnsi="Consolas" w:cs="Consolas"/>
              <w:sz w:val="19"/>
              <w:szCs w:val="19"/>
              <w:highlight w:val="yellow"/>
            </w:rPr>
          </w:rPrChange>
        </w:rPr>
        <w:t>TakeUntil</w:t>
      </w:r>
      <w:proofErr w:type="spellEnd"/>
      <w:r w:rsidR="00A111DF" w:rsidRPr="003D36FB">
        <w:rPr>
          <w:rFonts w:ascii="Consolas" w:hAnsi="Consolas" w:cs="Consolas"/>
          <w:sz w:val="16"/>
          <w:szCs w:val="19"/>
          <w:highlight w:val="yellow"/>
          <w:rPrChange w:id="4469" w:author="Author">
            <w:rPr>
              <w:rFonts w:ascii="Consolas" w:hAnsi="Consolas" w:cs="Consolas"/>
              <w:sz w:val="19"/>
              <w:szCs w:val="19"/>
              <w:highlight w:val="yellow"/>
            </w:rPr>
          </w:rPrChange>
        </w:rPr>
        <w:t>(input)</w:t>
      </w:r>
      <w:r w:rsidR="00A111DF" w:rsidRPr="003D36FB">
        <w:rPr>
          <w:rFonts w:ascii="Consolas" w:hAnsi="Consolas" w:cs="Consolas"/>
          <w:sz w:val="16"/>
          <w:szCs w:val="19"/>
          <w:rPrChange w:id="4470" w:author="Author">
            <w:rPr>
              <w:rFonts w:ascii="Consolas" w:hAnsi="Consolas" w:cs="Consolas"/>
              <w:sz w:val="19"/>
              <w:szCs w:val="19"/>
            </w:rPr>
          </w:rPrChange>
        </w:rPr>
        <w:br/>
        <w:t xml:space="preserve">              </w:t>
      </w:r>
      <w:r w:rsidR="00A111DF" w:rsidRPr="003D36FB">
        <w:rPr>
          <w:rFonts w:ascii="Consolas" w:hAnsi="Consolas" w:cs="Consolas"/>
          <w:color w:val="0000FF"/>
          <w:sz w:val="16"/>
          <w:szCs w:val="19"/>
          <w:rPrChange w:id="4471" w:author="Author">
            <w:rPr>
              <w:rFonts w:ascii="Consolas" w:hAnsi="Consolas" w:cs="Consolas"/>
              <w:color w:val="0000FF"/>
              <w:sz w:val="19"/>
              <w:szCs w:val="19"/>
            </w:rPr>
          </w:rPrChange>
        </w:rPr>
        <w:t>select</w:t>
      </w:r>
      <w:r w:rsidR="00A111DF" w:rsidRPr="003D36FB">
        <w:rPr>
          <w:rFonts w:ascii="Consolas" w:hAnsi="Consolas" w:cs="Consolas"/>
          <w:sz w:val="16"/>
          <w:szCs w:val="19"/>
          <w:rPrChange w:id="4472" w:author="Author">
            <w:rPr>
              <w:rFonts w:ascii="Consolas" w:hAnsi="Consolas" w:cs="Consolas"/>
              <w:sz w:val="19"/>
              <w:szCs w:val="19"/>
            </w:rPr>
          </w:rPrChange>
        </w:rPr>
        <w:t xml:space="preserve"> word;</w:t>
      </w:r>
      <w:r w:rsidR="00A111DF" w:rsidRPr="003D36FB">
        <w:rPr>
          <w:rFonts w:ascii="Consolas" w:hAnsi="Consolas" w:cs="Consolas"/>
          <w:sz w:val="16"/>
          <w:szCs w:val="19"/>
          <w:rPrChange w:id="4473" w:author="Author">
            <w:rPr>
              <w:rFonts w:ascii="Consolas" w:hAnsi="Consolas" w:cs="Consolas"/>
              <w:sz w:val="19"/>
              <w:szCs w:val="19"/>
            </w:rPr>
          </w:rPrChange>
        </w:rPr>
        <w:br/>
      </w:r>
      <w:r w:rsidR="00A111DF" w:rsidRPr="003D36FB">
        <w:rPr>
          <w:rFonts w:ascii="Consolas" w:hAnsi="Consolas" w:cs="Consolas"/>
          <w:sz w:val="16"/>
          <w:szCs w:val="19"/>
          <w:rPrChange w:id="4474" w:author="Author">
            <w:rPr>
              <w:rFonts w:ascii="Consolas" w:hAnsi="Consolas" w:cs="Consolas"/>
              <w:sz w:val="19"/>
              <w:szCs w:val="19"/>
            </w:rPr>
          </w:rPrChange>
        </w:rPr>
        <w:br/>
      </w:r>
      <w:r w:rsidR="00A111DF" w:rsidRPr="003D36FB">
        <w:rPr>
          <w:sz w:val="18"/>
          <w:rPrChange w:id="4475" w:author="Author">
            <w:rPr/>
          </w:rPrChange>
        </w:rPr>
        <w:t xml:space="preserve">Recapping what this code does, the input sequence produces terms based on (throttled) user input. When a term is received from the input, the </w:t>
      </w:r>
      <w:proofErr w:type="spellStart"/>
      <w:r w:rsidR="00A111DF" w:rsidRPr="003D36FB">
        <w:rPr>
          <w:sz w:val="18"/>
          <w:rPrChange w:id="4476" w:author="Author">
            <w:rPr/>
          </w:rPrChange>
        </w:rPr>
        <w:t>SelectMany</w:t>
      </w:r>
      <w:proofErr w:type="spellEnd"/>
      <w:r w:rsidR="00A111DF" w:rsidRPr="003D36FB">
        <w:rPr>
          <w:sz w:val="18"/>
          <w:rPrChange w:id="4477" w:author="Author">
            <w:rPr/>
          </w:rPrChange>
        </w:rPr>
        <w:t xml:space="preserve"> operator hidden behind the second from keyword kicks in and executes the selector function passing it the received term:</w:t>
      </w:r>
      <w:r w:rsidR="00A111DF" w:rsidRPr="003D36FB">
        <w:rPr>
          <w:sz w:val="18"/>
          <w:rPrChange w:id="4478" w:author="Author">
            <w:rPr/>
          </w:rPrChange>
        </w:rPr>
        <w:br/>
      </w:r>
      <w:r w:rsidR="00A111DF" w:rsidRPr="003D36FB">
        <w:rPr>
          <w:sz w:val="18"/>
          <w:rPrChange w:id="4479" w:author="Author">
            <w:rPr/>
          </w:rPrChange>
        </w:rPr>
        <w:br/>
      </w:r>
      <w:r w:rsidR="00A111DF" w:rsidRPr="003D36FB">
        <w:rPr>
          <w:rFonts w:ascii="Consolas" w:hAnsi="Consolas" w:cs="Consolas"/>
          <w:sz w:val="16"/>
          <w:szCs w:val="19"/>
          <w:rPrChange w:id="4480" w:author="Author">
            <w:rPr>
              <w:rFonts w:ascii="Consolas" w:hAnsi="Consolas" w:cs="Consolas"/>
              <w:sz w:val="19"/>
              <w:szCs w:val="19"/>
            </w:rPr>
          </w:rPrChange>
        </w:rPr>
        <w:t xml:space="preserve">    term =&gt; </w:t>
      </w:r>
      <w:proofErr w:type="spellStart"/>
      <w:r w:rsidR="00A111DF" w:rsidRPr="003D36FB">
        <w:rPr>
          <w:rFonts w:ascii="Consolas" w:hAnsi="Consolas" w:cs="Consolas"/>
          <w:sz w:val="16"/>
          <w:szCs w:val="19"/>
          <w:rPrChange w:id="4481" w:author="Author">
            <w:rPr>
              <w:rFonts w:ascii="Consolas" w:hAnsi="Consolas" w:cs="Consolas"/>
              <w:sz w:val="19"/>
              <w:szCs w:val="19"/>
            </w:rPr>
          </w:rPrChange>
        </w:rPr>
        <w:t>matchInWordNetByPrefix</w:t>
      </w:r>
      <w:proofErr w:type="spellEnd"/>
      <w:r w:rsidR="00A111DF" w:rsidRPr="003D36FB">
        <w:rPr>
          <w:rFonts w:ascii="Consolas" w:hAnsi="Consolas" w:cs="Consolas"/>
          <w:sz w:val="16"/>
          <w:szCs w:val="19"/>
          <w:rPrChange w:id="4482" w:author="Author">
            <w:rPr>
              <w:rFonts w:ascii="Consolas" w:hAnsi="Consolas" w:cs="Consolas"/>
              <w:sz w:val="19"/>
              <w:szCs w:val="19"/>
            </w:rPr>
          </w:rPrChange>
        </w:rPr>
        <w:t>(term).</w:t>
      </w:r>
      <w:proofErr w:type="spellStart"/>
      <w:r w:rsidR="00A111DF" w:rsidRPr="003D36FB">
        <w:rPr>
          <w:rFonts w:ascii="Consolas" w:hAnsi="Consolas" w:cs="Consolas"/>
          <w:sz w:val="16"/>
          <w:szCs w:val="19"/>
          <w:rPrChange w:id="4483" w:author="Author">
            <w:rPr>
              <w:rFonts w:ascii="Consolas" w:hAnsi="Consolas" w:cs="Consolas"/>
              <w:sz w:val="19"/>
              <w:szCs w:val="19"/>
            </w:rPr>
          </w:rPrChange>
        </w:rPr>
        <w:t>TakeUntil</w:t>
      </w:r>
      <w:proofErr w:type="spellEnd"/>
      <w:r w:rsidR="00A111DF" w:rsidRPr="003D36FB">
        <w:rPr>
          <w:rFonts w:ascii="Consolas" w:hAnsi="Consolas" w:cs="Consolas"/>
          <w:sz w:val="16"/>
          <w:szCs w:val="19"/>
          <w:rPrChange w:id="4484" w:author="Author">
            <w:rPr>
              <w:rFonts w:ascii="Consolas" w:hAnsi="Consolas" w:cs="Consolas"/>
              <w:sz w:val="19"/>
              <w:szCs w:val="19"/>
            </w:rPr>
          </w:rPrChange>
        </w:rPr>
        <w:t>(input)</w:t>
      </w:r>
      <w:r w:rsidR="00A111DF" w:rsidRPr="003D36FB">
        <w:rPr>
          <w:sz w:val="18"/>
          <w:rPrChange w:id="4485" w:author="Author">
            <w:rPr/>
          </w:rPrChange>
        </w:rPr>
        <w:br/>
      </w:r>
      <w:r w:rsidR="00A111DF" w:rsidRPr="003D36FB">
        <w:rPr>
          <w:sz w:val="18"/>
          <w:rPrChange w:id="4486" w:author="Author">
            <w:rPr/>
          </w:rPrChange>
        </w:rPr>
        <w:br/>
        <w:t xml:space="preserve">In here, the resulting observable sequence is provided by the </w:t>
      </w:r>
      <w:proofErr w:type="spellStart"/>
      <w:r w:rsidR="00A111DF" w:rsidRPr="003D36FB">
        <w:rPr>
          <w:sz w:val="18"/>
          <w:rPrChange w:id="4487" w:author="Author">
            <w:rPr/>
          </w:rPrChange>
        </w:rPr>
        <w:t>TakeUntil</w:t>
      </w:r>
      <w:proofErr w:type="spellEnd"/>
      <w:r w:rsidR="00A111DF" w:rsidRPr="003D36FB">
        <w:rPr>
          <w:sz w:val="18"/>
          <w:rPrChange w:id="4488" w:author="Author">
            <w:rPr/>
          </w:rPrChange>
        </w:rPr>
        <w:t xml:space="preserve"> operator which on its turn consumes input from a web service call.</w:t>
      </w:r>
      <w:r w:rsidR="00750090" w:rsidRPr="003D36FB">
        <w:rPr>
          <w:sz w:val="18"/>
          <w:rPrChange w:id="4489" w:author="Author">
            <w:rPr/>
          </w:rPrChange>
        </w:rPr>
        <w:t xml:space="preserve"> It’s important to notice the result of calling the selector function is an observable sequence which hasn’t been subscribed to yet, so the web service call is not taking place yet. However, the very next thing the </w:t>
      </w:r>
      <w:proofErr w:type="spellStart"/>
      <w:r w:rsidR="00750090" w:rsidRPr="003D36FB">
        <w:rPr>
          <w:sz w:val="18"/>
          <w:rPrChange w:id="4490" w:author="Author">
            <w:rPr/>
          </w:rPrChange>
        </w:rPr>
        <w:t>SelectMany</w:t>
      </w:r>
      <w:proofErr w:type="spellEnd"/>
      <w:r w:rsidR="00750090" w:rsidRPr="003D36FB">
        <w:rPr>
          <w:sz w:val="18"/>
          <w:rPrChange w:id="4491" w:author="Author">
            <w:rPr/>
          </w:rPrChange>
        </w:rPr>
        <w:t xml:space="preserve"> operator does is subscribing to the observable obtained by the selector function. At that point, </w:t>
      </w:r>
      <w:proofErr w:type="spellStart"/>
      <w:r w:rsidR="00750090" w:rsidRPr="003D36FB">
        <w:rPr>
          <w:sz w:val="18"/>
          <w:rPrChange w:id="4492" w:author="Author">
            <w:rPr/>
          </w:rPrChange>
        </w:rPr>
        <w:t>TakeUntil</w:t>
      </w:r>
      <w:proofErr w:type="spellEnd"/>
      <w:r w:rsidR="00750090" w:rsidRPr="003D36FB">
        <w:rPr>
          <w:sz w:val="18"/>
          <w:rPrChange w:id="4493" w:author="Author">
            <w:rPr/>
          </w:rPrChange>
        </w:rPr>
        <w:t xml:space="preserve"> does its job. It subscribes to both its source (which is the web service call getting made, ticking away to produce its array of </w:t>
      </w:r>
      <w:proofErr w:type="spellStart"/>
      <w:r w:rsidR="00750090" w:rsidRPr="003D36FB">
        <w:rPr>
          <w:sz w:val="18"/>
          <w:rPrChange w:id="4494" w:author="Author">
            <w:rPr/>
          </w:rPrChange>
        </w:rPr>
        <w:t>DictionaryWord</w:t>
      </w:r>
      <w:proofErr w:type="spellEnd"/>
      <w:r w:rsidR="00750090" w:rsidRPr="003D36FB">
        <w:rPr>
          <w:sz w:val="18"/>
          <w:rPrChange w:id="4495" w:author="Author">
            <w:rPr/>
          </w:rPrChange>
        </w:rPr>
        <w:t xml:space="preserve"> objects) and the “valve” observable. From this point on, the </w:t>
      </w:r>
      <w:proofErr w:type="spellStart"/>
      <w:r w:rsidR="00750090" w:rsidRPr="003D36FB">
        <w:rPr>
          <w:sz w:val="18"/>
          <w:rPrChange w:id="4496" w:author="Author">
            <w:rPr/>
          </w:rPrChange>
        </w:rPr>
        <w:t>TakeUntil</w:t>
      </w:r>
      <w:proofErr w:type="spellEnd"/>
      <w:r w:rsidR="00750090" w:rsidRPr="003D36FB">
        <w:rPr>
          <w:sz w:val="18"/>
          <w:rPrChange w:id="4497" w:author="Author">
            <w:rPr/>
          </w:rPrChange>
        </w:rPr>
        <w:t xml:space="preserve"> operator will pass on any of the data it receives until the valve is signaled. In this case, the valve simply corresponds to user input. As a result, the next time the user types something, the valve is closed for the web service request that’s in flight. When </w:t>
      </w:r>
      <w:proofErr w:type="spellStart"/>
      <w:r w:rsidR="00750090" w:rsidRPr="003D36FB">
        <w:rPr>
          <w:sz w:val="18"/>
          <w:rPrChange w:id="4498" w:author="Author">
            <w:rPr/>
          </w:rPrChange>
        </w:rPr>
        <w:t>SelectMany</w:t>
      </w:r>
      <w:proofErr w:type="spellEnd"/>
      <w:r w:rsidR="00750090" w:rsidRPr="003D36FB">
        <w:rPr>
          <w:sz w:val="18"/>
          <w:rPrChange w:id="4499" w:author="Author">
            <w:rPr/>
          </w:rPrChange>
        </w:rPr>
        <w:t xml:space="preserve"> also sees the user’s new input, it repeats the steps we mentioned here. And so on…</w:t>
      </w:r>
      <w:r w:rsidR="00750090" w:rsidRPr="003D36FB">
        <w:rPr>
          <w:sz w:val="18"/>
          <w:rPrChange w:id="4500" w:author="Author">
            <w:rPr/>
          </w:rPrChange>
        </w:rPr>
        <w:br/>
      </w:r>
      <w:r w:rsidR="00750090" w:rsidRPr="003D36FB">
        <w:rPr>
          <w:sz w:val="18"/>
          <w:rPrChange w:id="4501" w:author="Author">
            <w:rPr/>
          </w:rPrChange>
        </w:rPr>
        <w:br/>
        <w:t xml:space="preserve">Visualizing the cancellation behavior can be achieved using another operator. Where Do monitors data flowing through an observable “pipeline”, the </w:t>
      </w:r>
      <w:proofErr w:type="gramStart"/>
      <w:r w:rsidR="00750090" w:rsidRPr="003D36FB">
        <w:rPr>
          <w:sz w:val="18"/>
          <w:rPrChange w:id="4502" w:author="Author">
            <w:rPr/>
          </w:rPrChange>
        </w:rPr>
        <w:t>Finally</w:t>
      </w:r>
      <w:proofErr w:type="gramEnd"/>
      <w:r w:rsidR="00750090" w:rsidRPr="003D36FB">
        <w:rPr>
          <w:sz w:val="18"/>
          <w:rPrChange w:id="4503" w:author="Author">
            <w:rPr/>
          </w:rPrChange>
        </w:rPr>
        <w:t xml:space="preserve"> operator can be used to perform an action when a disposal of the subscription happens. While it’s normally used for clean-up operations, it comes in handy for the kind of logging we need here:</w:t>
      </w:r>
      <w:r w:rsidR="00750090" w:rsidRPr="003D36FB">
        <w:rPr>
          <w:sz w:val="18"/>
          <w:rPrChange w:id="4504" w:author="Author">
            <w:rPr/>
          </w:rPrChange>
        </w:rPr>
        <w:br/>
      </w:r>
      <w:r w:rsidR="00750090" w:rsidRPr="003D36FB">
        <w:rPr>
          <w:sz w:val="18"/>
          <w:rPrChange w:id="4505" w:author="Author">
            <w:rPr/>
          </w:rPrChange>
        </w:rPr>
        <w:br/>
      </w:r>
      <w:r w:rsidR="00750090" w:rsidRPr="003D36FB">
        <w:rPr>
          <w:rFonts w:ascii="Consolas" w:hAnsi="Consolas" w:cs="Consolas"/>
          <w:sz w:val="16"/>
          <w:szCs w:val="19"/>
          <w:rPrChange w:id="4506" w:author="Author">
            <w:rPr>
              <w:rFonts w:ascii="Consolas" w:hAnsi="Consolas" w:cs="Consolas"/>
              <w:sz w:val="19"/>
              <w:szCs w:val="19"/>
            </w:rPr>
          </w:rPrChange>
        </w:rPr>
        <w:t xml:space="preserve">    </w:t>
      </w:r>
      <w:proofErr w:type="spellStart"/>
      <w:r w:rsidR="00750090" w:rsidRPr="003D36FB">
        <w:rPr>
          <w:rFonts w:ascii="Consolas" w:hAnsi="Consolas" w:cs="Consolas"/>
          <w:color w:val="0000FF"/>
          <w:sz w:val="16"/>
          <w:szCs w:val="19"/>
          <w:rPrChange w:id="4507" w:author="Author">
            <w:rPr>
              <w:rFonts w:ascii="Consolas" w:hAnsi="Consolas" w:cs="Consolas"/>
              <w:color w:val="0000FF"/>
              <w:sz w:val="19"/>
              <w:szCs w:val="19"/>
            </w:rPr>
          </w:rPrChange>
        </w:rPr>
        <w:t>var</w:t>
      </w:r>
      <w:proofErr w:type="spellEnd"/>
      <w:r w:rsidR="00750090" w:rsidRPr="003D36FB">
        <w:rPr>
          <w:rFonts w:ascii="Consolas" w:hAnsi="Consolas" w:cs="Consolas"/>
          <w:sz w:val="16"/>
          <w:szCs w:val="19"/>
          <w:rPrChange w:id="4508" w:author="Author">
            <w:rPr>
              <w:rFonts w:ascii="Consolas" w:hAnsi="Consolas" w:cs="Consolas"/>
              <w:sz w:val="19"/>
              <w:szCs w:val="19"/>
            </w:rPr>
          </w:rPrChange>
        </w:rPr>
        <w:t xml:space="preserve"> res = </w:t>
      </w:r>
      <w:r w:rsidR="00750090" w:rsidRPr="003D36FB">
        <w:rPr>
          <w:rFonts w:ascii="Consolas" w:hAnsi="Consolas" w:cs="Consolas"/>
          <w:color w:val="0000FF"/>
          <w:sz w:val="16"/>
          <w:szCs w:val="19"/>
          <w:rPrChange w:id="4509" w:author="Author">
            <w:rPr>
              <w:rFonts w:ascii="Consolas" w:hAnsi="Consolas" w:cs="Consolas"/>
              <w:color w:val="0000FF"/>
              <w:sz w:val="19"/>
              <w:szCs w:val="19"/>
            </w:rPr>
          </w:rPrChange>
        </w:rPr>
        <w:t>from</w:t>
      </w:r>
      <w:r w:rsidR="00750090" w:rsidRPr="003D36FB">
        <w:rPr>
          <w:rFonts w:ascii="Consolas" w:hAnsi="Consolas" w:cs="Consolas"/>
          <w:sz w:val="16"/>
          <w:szCs w:val="19"/>
          <w:rPrChange w:id="4510" w:author="Author">
            <w:rPr>
              <w:rFonts w:ascii="Consolas" w:hAnsi="Consolas" w:cs="Consolas"/>
              <w:sz w:val="19"/>
              <w:szCs w:val="19"/>
            </w:rPr>
          </w:rPrChange>
        </w:rPr>
        <w:t xml:space="preserve"> term </w:t>
      </w:r>
      <w:r w:rsidR="00750090" w:rsidRPr="003D36FB">
        <w:rPr>
          <w:rFonts w:ascii="Consolas" w:hAnsi="Consolas" w:cs="Consolas"/>
          <w:color w:val="0000FF"/>
          <w:sz w:val="16"/>
          <w:szCs w:val="19"/>
          <w:rPrChange w:id="4511" w:author="Author">
            <w:rPr>
              <w:rFonts w:ascii="Consolas" w:hAnsi="Consolas" w:cs="Consolas"/>
              <w:color w:val="0000FF"/>
              <w:sz w:val="19"/>
              <w:szCs w:val="19"/>
            </w:rPr>
          </w:rPrChange>
        </w:rPr>
        <w:t>in</w:t>
      </w:r>
      <w:r w:rsidR="00750090" w:rsidRPr="003D36FB">
        <w:rPr>
          <w:rFonts w:ascii="Consolas" w:hAnsi="Consolas" w:cs="Consolas"/>
          <w:sz w:val="16"/>
          <w:szCs w:val="19"/>
          <w:rPrChange w:id="4512" w:author="Author">
            <w:rPr>
              <w:rFonts w:ascii="Consolas" w:hAnsi="Consolas" w:cs="Consolas"/>
              <w:sz w:val="19"/>
              <w:szCs w:val="19"/>
            </w:rPr>
          </w:rPrChange>
        </w:rPr>
        <w:t xml:space="preserve"> input</w:t>
      </w:r>
      <w:r w:rsidR="00750090" w:rsidRPr="003D36FB">
        <w:rPr>
          <w:rFonts w:ascii="Consolas" w:hAnsi="Consolas" w:cs="Consolas"/>
          <w:sz w:val="16"/>
          <w:szCs w:val="19"/>
          <w:rPrChange w:id="4513" w:author="Author">
            <w:rPr>
              <w:rFonts w:ascii="Consolas" w:hAnsi="Consolas" w:cs="Consolas"/>
              <w:sz w:val="19"/>
              <w:szCs w:val="19"/>
            </w:rPr>
          </w:rPrChange>
        </w:rPr>
        <w:br/>
        <w:t xml:space="preserve">              </w:t>
      </w:r>
      <w:r w:rsidR="00750090" w:rsidRPr="003D36FB">
        <w:rPr>
          <w:rFonts w:ascii="Consolas" w:hAnsi="Consolas" w:cs="Consolas"/>
          <w:color w:val="0000FF"/>
          <w:sz w:val="16"/>
          <w:szCs w:val="19"/>
          <w:rPrChange w:id="4514" w:author="Author">
            <w:rPr>
              <w:rFonts w:ascii="Consolas" w:hAnsi="Consolas" w:cs="Consolas"/>
              <w:color w:val="0000FF"/>
              <w:sz w:val="19"/>
              <w:szCs w:val="19"/>
            </w:rPr>
          </w:rPrChange>
        </w:rPr>
        <w:t>from</w:t>
      </w:r>
      <w:r w:rsidR="00750090" w:rsidRPr="003D36FB">
        <w:rPr>
          <w:rFonts w:ascii="Consolas" w:hAnsi="Consolas" w:cs="Consolas"/>
          <w:sz w:val="16"/>
          <w:szCs w:val="19"/>
          <w:rPrChange w:id="4515" w:author="Author">
            <w:rPr>
              <w:rFonts w:ascii="Consolas" w:hAnsi="Consolas" w:cs="Consolas"/>
              <w:sz w:val="19"/>
              <w:szCs w:val="19"/>
            </w:rPr>
          </w:rPrChange>
        </w:rPr>
        <w:t xml:space="preserve"> word </w:t>
      </w:r>
      <w:r w:rsidR="00750090" w:rsidRPr="003D36FB">
        <w:rPr>
          <w:rFonts w:ascii="Consolas" w:hAnsi="Consolas" w:cs="Consolas"/>
          <w:color w:val="0000FF"/>
          <w:sz w:val="16"/>
          <w:szCs w:val="19"/>
          <w:rPrChange w:id="4516" w:author="Author">
            <w:rPr>
              <w:rFonts w:ascii="Consolas" w:hAnsi="Consolas" w:cs="Consolas"/>
              <w:color w:val="0000FF"/>
              <w:sz w:val="19"/>
              <w:szCs w:val="19"/>
            </w:rPr>
          </w:rPrChange>
        </w:rPr>
        <w:t>in</w:t>
      </w:r>
      <w:r w:rsidR="00750090" w:rsidRPr="003D36FB">
        <w:rPr>
          <w:rFonts w:ascii="Consolas" w:hAnsi="Consolas" w:cs="Consolas"/>
          <w:sz w:val="16"/>
          <w:szCs w:val="19"/>
          <w:rPrChange w:id="4517" w:author="Author">
            <w:rPr>
              <w:rFonts w:ascii="Consolas" w:hAnsi="Consolas" w:cs="Consolas"/>
              <w:sz w:val="19"/>
              <w:szCs w:val="19"/>
            </w:rPr>
          </w:rPrChange>
        </w:rPr>
        <w:t xml:space="preserve"> </w:t>
      </w:r>
      <w:proofErr w:type="spellStart"/>
      <w:proofErr w:type="gramStart"/>
      <w:r w:rsidR="00750090" w:rsidRPr="003D36FB">
        <w:rPr>
          <w:rFonts w:ascii="Consolas" w:hAnsi="Consolas" w:cs="Consolas"/>
          <w:sz w:val="16"/>
          <w:szCs w:val="19"/>
          <w:rPrChange w:id="4518" w:author="Author">
            <w:rPr>
              <w:rFonts w:ascii="Consolas" w:hAnsi="Consolas" w:cs="Consolas"/>
              <w:sz w:val="19"/>
              <w:szCs w:val="19"/>
            </w:rPr>
          </w:rPrChange>
        </w:rPr>
        <w:t>matchInWordNetByPrefix</w:t>
      </w:r>
      <w:proofErr w:type="spellEnd"/>
      <w:r w:rsidR="00750090" w:rsidRPr="003D36FB">
        <w:rPr>
          <w:rFonts w:ascii="Consolas" w:hAnsi="Consolas" w:cs="Consolas"/>
          <w:sz w:val="16"/>
          <w:szCs w:val="19"/>
          <w:rPrChange w:id="4519" w:author="Author">
            <w:rPr>
              <w:rFonts w:ascii="Consolas" w:hAnsi="Consolas" w:cs="Consolas"/>
              <w:sz w:val="19"/>
              <w:szCs w:val="19"/>
            </w:rPr>
          </w:rPrChange>
        </w:rPr>
        <w:t>(</w:t>
      </w:r>
      <w:proofErr w:type="gramEnd"/>
      <w:r w:rsidR="00750090" w:rsidRPr="003D36FB">
        <w:rPr>
          <w:rFonts w:ascii="Consolas" w:hAnsi="Consolas" w:cs="Consolas"/>
          <w:sz w:val="16"/>
          <w:szCs w:val="19"/>
          <w:rPrChange w:id="4520" w:author="Author">
            <w:rPr>
              <w:rFonts w:ascii="Consolas" w:hAnsi="Consolas" w:cs="Consolas"/>
              <w:sz w:val="19"/>
              <w:szCs w:val="19"/>
            </w:rPr>
          </w:rPrChange>
        </w:rPr>
        <w:t>term)</w:t>
      </w:r>
      <w:r w:rsidR="00750090" w:rsidRPr="003D36FB">
        <w:rPr>
          <w:rFonts w:ascii="Consolas" w:hAnsi="Consolas" w:cs="Consolas"/>
          <w:sz w:val="16"/>
          <w:szCs w:val="19"/>
          <w:rPrChange w:id="4521" w:author="Author">
            <w:rPr>
              <w:rFonts w:ascii="Consolas" w:hAnsi="Consolas" w:cs="Consolas"/>
              <w:sz w:val="19"/>
              <w:szCs w:val="19"/>
            </w:rPr>
          </w:rPrChange>
        </w:rPr>
        <w:br/>
        <w:t xml:space="preserve">                           </w:t>
      </w:r>
      <w:r w:rsidR="00750090" w:rsidRPr="003D36FB">
        <w:rPr>
          <w:rFonts w:ascii="Consolas" w:hAnsi="Consolas" w:cs="Consolas"/>
          <w:sz w:val="16"/>
          <w:szCs w:val="19"/>
          <w:highlight w:val="yellow"/>
          <w:rPrChange w:id="4522" w:author="Author">
            <w:rPr>
              <w:rFonts w:ascii="Consolas" w:hAnsi="Consolas" w:cs="Consolas"/>
              <w:sz w:val="19"/>
              <w:szCs w:val="19"/>
              <w:highlight w:val="yellow"/>
            </w:rPr>
          </w:rPrChange>
        </w:rPr>
        <w:t xml:space="preserve">.Finally(() =&gt; </w:t>
      </w:r>
      <w:proofErr w:type="spellStart"/>
      <w:r w:rsidR="00750090" w:rsidRPr="003D36FB">
        <w:rPr>
          <w:rFonts w:ascii="Consolas" w:hAnsi="Consolas" w:cs="Consolas"/>
          <w:color w:val="2B91AF"/>
          <w:sz w:val="16"/>
          <w:szCs w:val="19"/>
          <w:highlight w:val="yellow"/>
          <w:rPrChange w:id="4523" w:author="Author">
            <w:rPr>
              <w:rFonts w:ascii="Consolas" w:hAnsi="Consolas" w:cs="Consolas"/>
              <w:color w:val="2B91AF"/>
              <w:sz w:val="19"/>
              <w:szCs w:val="19"/>
              <w:highlight w:val="yellow"/>
            </w:rPr>
          </w:rPrChange>
        </w:rPr>
        <w:t>Console</w:t>
      </w:r>
      <w:r w:rsidR="00750090" w:rsidRPr="003D36FB">
        <w:rPr>
          <w:rFonts w:ascii="Consolas" w:hAnsi="Consolas" w:cs="Consolas"/>
          <w:sz w:val="16"/>
          <w:szCs w:val="19"/>
          <w:highlight w:val="yellow"/>
          <w:rPrChange w:id="4524" w:author="Author">
            <w:rPr>
              <w:rFonts w:ascii="Consolas" w:hAnsi="Consolas" w:cs="Consolas"/>
              <w:sz w:val="19"/>
              <w:szCs w:val="19"/>
              <w:highlight w:val="yellow"/>
            </w:rPr>
          </w:rPrChange>
        </w:rPr>
        <w:t>.WriteLine</w:t>
      </w:r>
      <w:proofErr w:type="spellEnd"/>
      <w:r w:rsidR="00750090" w:rsidRPr="003D36FB">
        <w:rPr>
          <w:rFonts w:ascii="Consolas" w:hAnsi="Consolas" w:cs="Consolas"/>
          <w:sz w:val="16"/>
          <w:szCs w:val="19"/>
          <w:highlight w:val="yellow"/>
          <w:rPrChange w:id="4525" w:author="Author">
            <w:rPr>
              <w:rFonts w:ascii="Consolas" w:hAnsi="Consolas" w:cs="Consolas"/>
              <w:sz w:val="19"/>
              <w:szCs w:val="19"/>
              <w:highlight w:val="yellow"/>
            </w:rPr>
          </w:rPrChange>
        </w:rPr>
        <w:t>(</w:t>
      </w:r>
      <w:r w:rsidR="00750090" w:rsidRPr="003D36FB">
        <w:rPr>
          <w:rFonts w:ascii="Consolas" w:hAnsi="Consolas" w:cs="Consolas"/>
          <w:color w:val="A31515"/>
          <w:sz w:val="16"/>
          <w:szCs w:val="19"/>
          <w:highlight w:val="yellow"/>
          <w:rPrChange w:id="4526" w:author="Author">
            <w:rPr>
              <w:rFonts w:ascii="Consolas" w:hAnsi="Consolas" w:cs="Consolas"/>
              <w:color w:val="A31515"/>
              <w:sz w:val="19"/>
              <w:szCs w:val="19"/>
              <w:highlight w:val="yellow"/>
            </w:rPr>
          </w:rPrChange>
        </w:rPr>
        <w:t xml:space="preserve">"Disposed request for " </w:t>
      </w:r>
      <w:r w:rsidR="00750090" w:rsidRPr="003D36FB">
        <w:rPr>
          <w:rFonts w:ascii="Consolas" w:hAnsi="Consolas" w:cs="Consolas"/>
          <w:sz w:val="16"/>
          <w:szCs w:val="19"/>
          <w:highlight w:val="yellow"/>
          <w:rPrChange w:id="4527" w:author="Author">
            <w:rPr>
              <w:rFonts w:ascii="Consolas" w:hAnsi="Consolas" w:cs="Consolas"/>
              <w:sz w:val="19"/>
              <w:szCs w:val="19"/>
              <w:highlight w:val="yellow"/>
            </w:rPr>
          </w:rPrChange>
        </w:rPr>
        <w:t>+ term))</w:t>
      </w:r>
      <w:r w:rsidR="00750090" w:rsidRPr="003D36FB">
        <w:rPr>
          <w:rFonts w:ascii="Consolas" w:hAnsi="Consolas" w:cs="Consolas"/>
          <w:sz w:val="16"/>
          <w:szCs w:val="19"/>
          <w:rPrChange w:id="4528" w:author="Author">
            <w:rPr>
              <w:rFonts w:ascii="Consolas" w:hAnsi="Consolas" w:cs="Consolas"/>
              <w:sz w:val="19"/>
              <w:szCs w:val="19"/>
            </w:rPr>
          </w:rPrChange>
        </w:rPr>
        <w:br/>
        <w:t xml:space="preserve">                           .</w:t>
      </w:r>
      <w:proofErr w:type="spellStart"/>
      <w:r w:rsidR="00750090" w:rsidRPr="003D36FB">
        <w:rPr>
          <w:rFonts w:ascii="Consolas" w:hAnsi="Consolas" w:cs="Consolas"/>
          <w:sz w:val="16"/>
          <w:szCs w:val="19"/>
          <w:rPrChange w:id="4529" w:author="Author">
            <w:rPr>
              <w:rFonts w:ascii="Consolas" w:hAnsi="Consolas" w:cs="Consolas"/>
              <w:sz w:val="19"/>
              <w:szCs w:val="19"/>
            </w:rPr>
          </w:rPrChange>
        </w:rPr>
        <w:t>TakeUntil</w:t>
      </w:r>
      <w:proofErr w:type="spellEnd"/>
      <w:r w:rsidR="00750090" w:rsidRPr="003D36FB">
        <w:rPr>
          <w:rFonts w:ascii="Consolas" w:hAnsi="Consolas" w:cs="Consolas"/>
          <w:sz w:val="16"/>
          <w:szCs w:val="19"/>
          <w:rPrChange w:id="4530" w:author="Author">
            <w:rPr>
              <w:rFonts w:ascii="Consolas" w:hAnsi="Consolas" w:cs="Consolas"/>
              <w:sz w:val="19"/>
              <w:szCs w:val="19"/>
            </w:rPr>
          </w:rPrChange>
        </w:rPr>
        <w:t>(input)</w:t>
      </w:r>
      <w:r w:rsidR="00750090" w:rsidRPr="003D36FB">
        <w:rPr>
          <w:rFonts w:ascii="Consolas" w:hAnsi="Consolas" w:cs="Consolas"/>
          <w:sz w:val="16"/>
          <w:szCs w:val="19"/>
          <w:rPrChange w:id="4531" w:author="Author">
            <w:rPr>
              <w:rFonts w:ascii="Consolas" w:hAnsi="Consolas" w:cs="Consolas"/>
              <w:sz w:val="19"/>
              <w:szCs w:val="19"/>
            </w:rPr>
          </w:rPrChange>
        </w:rPr>
        <w:br/>
        <w:t xml:space="preserve">              </w:t>
      </w:r>
      <w:r w:rsidR="00750090" w:rsidRPr="003D36FB">
        <w:rPr>
          <w:rFonts w:ascii="Consolas" w:hAnsi="Consolas" w:cs="Consolas"/>
          <w:color w:val="0000FF"/>
          <w:sz w:val="16"/>
          <w:szCs w:val="19"/>
          <w:rPrChange w:id="4532" w:author="Author">
            <w:rPr>
              <w:rFonts w:ascii="Consolas" w:hAnsi="Consolas" w:cs="Consolas"/>
              <w:color w:val="0000FF"/>
              <w:sz w:val="19"/>
              <w:szCs w:val="19"/>
            </w:rPr>
          </w:rPrChange>
        </w:rPr>
        <w:t>select</w:t>
      </w:r>
      <w:r w:rsidR="00750090" w:rsidRPr="003D36FB">
        <w:rPr>
          <w:rFonts w:ascii="Consolas" w:hAnsi="Consolas" w:cs="Consolas"/>
          <w:sz w:val="16"/>
          <w:szCs w:val="19"/>
          <w:rPrChange w:id="4533" w:author="Author">
            <w:rPr>
              <w:rFonts w:ascii="Consolas" w:hAnsi="Consolas" w:cs="Consolas"/>
              <w:sz w:val="19"/>
              <w:szCs w:val="19"/>
            </w:rPr>
          </w:rPrChange>
        </w:rPr>
        <w:t xml:space="preserve"> word;</w:t>
      </w:r>
      <w:r w:rsidR="00A111DF" w:rsidRPr="003D36FB">
        <w:rPr>
          <w:sz w:val="18"/>
          <w:rPrChange w:id="4534" w:author="Author">
            <w:rPr/>
          </w:rPrChange>
        </w:rPr>
        <w:br/>
      </w:r>
      <w:r w:rsidR="00750090" w:rsidRPr="003D36FB">
        <w:rPr>
          <w:sz w:val="18"/>
          <w:rPrChange w:id="4535" w:author="Author">
            <w:rPr/>
          </w:rPrChange>
        </w:rPr>
        <w:br/>
        <w:t xml:space="preserve">The result of the above is shown below. When </w:t>
      </w:r>
      <w:proofErr w:type="spellStart"/>
      <w:r w:rsidR="00750090" w:rsidRPr="003D36FB">
        <w:rPr>
          <w:sz w:val="18"/>
          <w:rPrChange w:id="4536" w:author="Author">
            <w:rPr/>
          </w:rPrChange>
        </w:rPr>
        <w:t>TakeUntil</w:t>
      </w:r>
      <w:proofErr w:type="spellEnd"/>
      <w:r w:rsidR="00750090" w:rsidRPr="003D36FB">
        <w:rPr>
          <w:sz w:val="18"/>
          <w:rPrChange w:id="4537" w:author="Author">
            <w:rPr/>
          </w:rPrChange>
        </w:rPr>
        <w:t xml:space="preserve"> shuts down the valve it gets rid of the source by disposing the subscription it holds to it. This causes Finally to log the message</w:t>
      </w:r>
      <w:proofErr w:type="gramStart"/>
      <w:r w:rsidR="00750090" w:rsidRPr="003D36FB">
        <w:rPr>
          <w:sz w:val="18"/>
          <w:rPrChange w:id="4538" w:author="Author">
            <w:rPr/>
          </w:rPrChange>
        </w:rPr>
        <w:t>:</w:t>
      </w:r>
      <w:proofErr w:type="gramEnd"/>
      <w:r w:rsidR="00750090" w:rsidRPr="003D36FB">
        <w:rPr>
          <w:sz w:val="18"/>
          <w:rPrChange w:id="4539" w:author="Author">
            <w:rPr/>
          </w:rPrChange>
        </w:rPr>
        <w:br/>
      </w:r>
      <w:r w:rsidR="00750090" w:rsidRPr="003D36FB">
        <w:rPr>
          <w:sz w:val="18"/>
          <w:rPrChange w:id="4540" w:author="Author">
            <w:rPr/>
          </w:rPrChange>
        </w:rPr>
        <w:br/>
      </w:r>
      <w:r w:rsidR="00DC2AEC" w:rsidRPr="003D36FB">
        <w:rPr>
          <w:noProof/>
          <w:sz w:val="18"/>
          <w:rPrChange w:id="4541" w:author="Author">
            <w:rPr>
              <w:noProof/>
            </w:rPr>
          </w:rPrChange>
        </w:rPr>
        <w:drawing>
          <wp:inline distT="0" distB="0" distL="0" distR="0" wp14:anchorId="6A18060E" wp14:editId="36AD433E">
            <wp:extent cx="3763645" cy="2328545"/>
            <wp:effectExtent l="0" t="0" r="825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763645" cy="2328545"/>
                    </a:xfrm>
                    <a:prstGeom prst="rect">
                      <a:avLst/>
                    </a:prstGeom>
                    <a:noFill/>
                    <a:ln>
                      <a:noFill/>
                    </a:ln>
                  </pic:spPr>
                </pic:pic>
              </a:graphicData>
            </a:graphic>
          </wp:inline>
        </w:drawing>
      </w:r>
      <w:r w:rsidR="00DC2AEC" w:rsidRPr="003D36FB">
        <w:rPr>
          <w:sz w:val="18"/>
          <w:rPrChange w:id="4542" w:author="Author">
            <w:rPr/>
          </w:rPrChange>
        </w:rPr>
        <w:br/>
      </w:r>
      <w:r w:rsidR="00CF2644" w:rsidRPr="003D36FB">
        <w:rPr>
          <w:b/>
          <w:noProof/>
          <w:sz w:val="18"/>
          <w:rPrChange w:id="4543" w:author="Author">
            <w:rPr>
              <w:b/>
              <w:noProof/>
            </w:rPr>
          </w:rPrChange>
        </w:rPr>
        <w:drawing>
          <wp:anchor distT="0" distB="0" distL="114300" distR="114300" simplePos="0" relativeHeight="251709440" behindDoc="0" locked="0" layoutInCell="1" allowOverlap="1" wp14:anchorId="4F268518" wp14:editId="13CCDA30">
            <wp:simplePos x="0" y="0"/>
            <wp:positionH relativeFrom="column">
              <wp:posOffset>-182880</wp:posOffset>
            </wp:positionH>
            <wp:positionV relativeFrom="paragraph">
              <wp:posOffset>8348345</wp:posOffset>
            </wp:positionV>
            <wp:extent cx="603250" cy="539115"/>
            <wp:effectExtent l="0" t="0" r="6350" b="0"/>
            <wp:wrapNone/>
            <wp:docPr id="75" name="Picture 75"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3250" cy="539115"/>
                    </a:xfrm>
                    <a:prstGeom prst="rect">
                      <a:avLst/>
                    </a:prstGeom>
                    <a:noFill/>
                    <a:ln>
                      <a:noFill/>
                    </a:ln>
                  </pic:spPr>
                </pic:pic>
              </a:graphicData>
            </a:graphic>
            <wp14:sizeRelH relativeFrom="page">
              <wp14:pctWidth>0</wp14:pctWidth>
            </wp14:sizeRelH>
            <wp14:sizeRelV relativeFrom="page">
              <wp14:pctHeight>0</wp14:pctHeight>
            </wp14:sizeRelV>
          </wp:anchor>
        </w:drawing>
      </w:r>
      <w:r w:rsidR="00DC2AEC" w:rsidRPr="003D36FB">
        <w:rPr>
          <w:sz w:val="18"/>
          <w:rPrChange w:id="4544" w:author="Author">
            <w:rPr/>
          </w:rPrChange>
        </w:rPr>
        <w:br/>
      </w:r>
      <w:r w:rsidR="00DC2AEC" w:rsidRPr="003D36FB">
        <w:rPr>
          <w:b/>
          <w:sz w:val="18"/>
          <w:rPrChange w:id="4545" w:author="Author">
            <w:rPr>
              <w:b/>
            </w:rPr>
          </w:rPrChange>
        </w:rPr>
        <w:t>Note:</w:t>
      </w:r>
      <w:r w:rsidR="00DC2AEC" w:rsidRPr="003D36FB">
        <w:rPr>
          <w:sz w:val="18"/>
          <w:rPrChange w:id="4546" w:author="Author">
            <w:rPr/>
          </w:rPrChange>
        </w:rPr>
        <w:t xml:space="preserve">  Why are we seeing the Do-based logging for input twice now? The answer is pretty straightforward: both the </w:t>
      </w:r>
      <w:proofErr w:type="spellStart"/>
      <w:r w:rsidR="00DC2AEC" w:rsidRPr="003D36FB">
        <w:rPr>
          <w:sz w:val="18"/>
          <w:rPrChange w:id="4547" w:author="Author">
            <w:rPr/>
          </w:rPrChange>
        </w:rPr>
        <w:t>SelectMany</w:t>
      </w:r>
      <w:proofErr w:type="spellEnd"/>
      <w:r w:rsidR="00DC2AEC" w:rsidRPr="003D36FB">
        <w:rPr>
          <w:sz w:val="18"/>
          <w:rPrChange w:id="4548" w:author="Author">
            <w:rPr/>
          </w:rPrChange>
        </w:rPr>
        <w:t xml:space="preserve"> operator (in the first from clause) and the </w:t>
      </w:r>
      <w:proofErr w:type="spellStart"/>
      <w:r w:rsidR="00DC2AEC" w:rsidRPr="003D36FB">
        <w:rPr>
          <w:sz w:val="18"/>
          <w:rPrChange w:id="4549" w:author="Author">
            <w:rPr/>
          </w:rPrChange>
        </w:rPr>
        <w:t>TakeUntil</w:t>
      </w:r>
      <w:proofErr w:type="spellEnd"/>
      <w:r w:rsidR="00DC2AEC" w:rsidRPr="003D36FB">
        <w:rPr>
          <w:sz w:val="18"/>
          <w:rPrChange w:id="4550" w:author="Author">
            <w:rPr/>
          </w:rPrChange>
        </w:rPr>
        <w:t xml:space="preserve"> operator are subscribed to the input sequence. When side-effects are involved with subscriptions (e.g. paying a fee), you may want to share a single underlying subscription. Operators such as Publish exist for this purpose but fall outside the scope of this HOL.</w:t>
      </w:r>
      <w:r w:rsidR="003F66BD" w:rsidRPr="003D36FB">
        <w:rPr>
          <w:sz w:val="18"/>
          <w:rPrChange w:id="4551" w:author="Author">
            <w:rPr/>
          </w:rPrChange>
        </w:rPr>
        <w:br/>
      </w:r>
      <w:r w:rsidR="003F66BD" w:rsidRPr="003D36FB">
        <w:rPr>
          <w:sz w:val="18"/>
          <w:rPrChange w:id="4552" w:author="Author">
            <w:rPr/>
          </w:rPrChange>
        </w:rPr>
        <w:br/>
        <w:t>The resulting code for the entire application fits on less than a page. Imagine doing the same composition of events with asynchronous web services in a concise manner, taking care of all the edge cases we discussed:</w:t>
      </w:r>
      <w:r w:rsidR="003F66BD" w:rsidRPr="003D36FB">
        <w:rPr>
          <w:sz w:val="18"/>
          <w:rPrChange w:id="4553" w:author="Author">
            <w:rPr/>
          </w:rPrChange>
        </w:rPr>
        <w:br/>
      </w:r>
      <w:r w:rsidR="003F66BD" w:rsidRPr="003D36FB">
        <w:rPr>
          <w:sz w:val="18"/>
          <w:rPrChange w:id="4554" w:author="Author">
            <w:rPr/>
          </w:rPrChange>
        </w:rPr>
        <w:br/>
      </w:r>
      <w:r w:rsidR="003F66BD" w:rsidRPr="003D36FB">
        <w:rPr>
          <w:rFonts w:ascii="Consolas" w:hAnsi="Consolas" w:cs="Consolas"/>
          <w:sz w:val="16"/>
          <w:szCs w:val="19"/>
          <w:rPrChange w:id="4555" w:author="Author">
            <w:rPr>
              <w:rFonts w:ascii="Consolas" w:hAnsi="Consolas" w:cs="Consolas"/>
              <w:sz w:val="19"/>
              <w:szCs w:val="19"/>
            </w:rPr>
          </w:rPrChange>
        </w:rPr>
        <w:t xml:space="preserve">    </w:t>
      </w:r>
      <w:proofErr w:type="spellStart"/>
      <w:r w:rsidR="003F66BD" w:rsidRPr="003D36FB">
        <w:rPr>
          <w:rFonts w:ascii="Consolas" w:hAnsi="Consolas" w:cs="Consolas"/>
          <w:color w:val="0000FF"/>
          <w:sz w:val="16"/>
          <w:szCs w:val="19"/>
          <w:rPrChange w:id="4556" w:author="Author">
            <w:rPr>
              <w:rFonts w:ascii="Consolas" w:hAnsi="Consolas" w:cs="Consolas"/>
              <w:color w:val="0000FF"/>
              <w:sz w:val="19"/>
              <w:szCs w:val="19"/>
            </w:rPr>
          </w:rPrChange>
        </w:rPr>
        <w:t>var</w:t>
      </w:r>
      <w:proofErr w:type="spellEnd"/>
      <w:r w:rsidR="003F66BD" w:rsidRPr="003D36FB">
        <w:rPr>
          <w:rFonts w:ascii="Consolas" w:hAnsi="Consolas" w:cs="Consolas"/>
          <w:sz w:val="16"/>
          <w:szCs w:val="19"/>
          <w:rPrChange w:id="4557" w:author="Author">
            <w:rPr>
              <w:rFonts w:ascii="Consolas" w:hAnsi="Consolas" w:cs="Consolas"/>
              <w:sz w:val="19"/>
              <w:szCs w:val="19"/>
            </w:rPr>
          </w:rPrChange>
        </w:rPr>
        <w:t xml:space="preserve"> txt = </w:t>
      </w:r>
      <w:r w:rsidR="003F66BD" w:rsidRPr="003D36FB">
        <w:rPr>
          <w:rFonts w:ascii="Consolas" w:hAnsi="Consolas" w:cs="Consolas"/>
          <w:color w:val="0000FF"/>
          <w:sz w:val="16"/>
          <w:szCs w:val="19"/>
          <w:rPrChange w:id="4558" w:author="Author">
            <w:rPr>
              <w:rFonts w:ascii="Consolas" w:hAnsi="Consolas" w:cs="Consolas"/>
              <w:color w:val="0000FF"/>
              <w:sz w:val="19"/>
              <w:szCs w:val="19"/>
            </w:rPr>
          </w:rPrChange>
        </w:rPr>
        <w:t>new</w:t>
      </w:r>
      <w:r w:rsidR="003F66BD" w:rsidRPr="003D36FB">
        <w:rPr>
          <w:rFonts w:ascii="Consolas" w:hAnsi="Consolas" w:cs="Consolas"/>
          <w:sz w:val="16"/>
          <w:szCs w:val="19"/>
          <w:rPrChange w:id="4559" w:author="Author">
            <w:rPr>
              <w:rFonts w:ascii="Consolas" w:hAnsi="Consolas" w:cs="Consolas"/>
              <w:sz w:val="19"/>
              <w:szCs w:val="19"/>
            </w:rPr>
          </w:rPrChange>
        </w:rPr>
        <w:t xml:space="preserve"> </w:t>
      </w:r>
      <w:proofErr w:type="spellStart"/>
      <w:r w:rsidR="003F66BD" w:rsidRPr="003D36FB">
        <w:rPr>
          <w:rFonts w:ascii="Consolas" w:hAnsi="Consolas" w:cs="Consolas"/>
          <w:color w:val="2B91AF"/>
          <w:sz w:val="16"/>
          <w:szCs w:val="19"/>
          <w:rPrChange w:id="4560" w:author="Author">
            <w:rPr>
              <w:rFonts w:ascii="Consolas" w:hAnsi="Consolas" w:cs="Consolas"/>
              <w:color w:val="2B91AF"/>
              <w:sz w:val="19"/>
              <w:szCs w:val="19"/>
            </w:rPr>
          </w:rPrChange>
        </w:rPr>
        <w:t>TextBox</w:t>
      </w:r>
      <w:proofErr w:type="spellEnd"/>
      <w:r w:rsidR="003F66BD" w:rsidRPr="003D36FB">
        <w:rPr>
          <w:rFonts w:ascii="Consolas" w:hAnsi="Consolas" w:cs="Consolas"/>
          <w:sz w:val="16"/>
          <w:szCs w:val="19"/>
          <w:rPrChange w:id="4561" w:author="Author">
            <w:rPr>
              <w:rFonts w:ascii="Consolas" w:hAnsi="Consolas" w:cs="Consolas"/>
              <w:sz w:val="19"/>
              <w:szCs w:val="19"/>
            </w:rPr>
          </w:rPrChange>
        </w:rPr>
        <w:t>();</w:t>
      </w:r>
      <w:r w:rsidR="003F66BD" w:rsidRPr="003D36FB">
        <w:rPr>
          <w:rFonts w:ascii="Consolas" w:hAnsi="Consolas" w:cs="Consolas"/>
          <w:sz w:val="16"/>
          <w:szCs w:val="19"/>
          <w:rPrChange w:id="4562" w:author="Author">
            <w:rPr>
              <w:rFonts w:ascii="Consolas" w:hAnsi="Consolas" w:cs="Consolas"/>
              <w:sz w:val="19"/>
              <w:szCs w:val="19"/>
            </w:rPr>
          </w:rPrChange>
        </w:rPr>
        <w:br/>
        <w:t xml:space="preserve">    </w:t>
      </w:r>
      <w:proofErr w:type="spellStart"/>
      <w:r w:rsidR="003F66BD" w:rsidRPr="003D36FB">
        <w:rPr>
          <w:rFonts w:ascii="Consolas" w:hAnsi="Consolas" w:cs="Consolas"/>
          <w:color w:val="0000FF"/>
          <w:sz w:val="16"/>
          <w:szCs w:val="19"/>
          <w:rPrChange w:id="4563" w:author="Author">
            <w:rPr>
              <w:rFonts w:ascii="Consolas" w:hAnsi="Consolas" w:cs="Consolas"/>
              <w:color w:val="0000FF"/>
              <w:sz w:val="19"/>
              <w:szCs w:val="19"/>
            </w:rPr>
          </w:rPrChange>
        </w:rPr>
        <w:t>var</w:t>
      </w:r>
      <w:proofErr w:type="spellEnd"/>
      <w:r w:rsidR="003F66BD" w:rsidRPr="003D36FB">
        <w:rPr>
          <w:rFonts w:ascii="Consolas" w:hAnsi="Consolas" w:cs="Consolas"/>
          <w:sz w:val="16"/>
          <w:szCs w:val="19"/>
          <w:rPrChange w:id="4564" w:author="Author">
            <w:rPr>
              <w:rFonts w:ascii="Consolas" w:hAnsi="Consolas" w:cs="Consolas"/>
              <w:sz w:val="19"/>
              <w:szCs w:val="19"/>
            </w:rPr>
          </w:rPrChange>
        </w:rPr>
        <w:t xml:space="preserve"> </w:t>
      </w:r>
      <w:proofErr w:type="spellStart"/>
      <w:r w:rsidR="003F66BD" w:rsidRPr="003D36FB">
        <w:rPr>
          <w:rFonts w:ascii="Consolas" w:hAnsi="Consolas" w:cs="Consolas"/>
          <w:sz w:val="16"/>
          <w:szCs w:val="19"/>
          <w:rPrChange w:id="4565" w:author="Author">
            <w:rPr>
              <w:rFonts w:ascii="Consolas" w:hAnsi="Consolas" w:cs="Consolas"/>
              <w:sz w:val="19"/>
              <w:szCs w:val="19"/>
            </w:rPr>
          </w:rPrChange>
        </w:rPr>
        <w:t>lst</w:t>
      </w:r>
      <w:proofErr w:type="spellEnd"/>
      <w:r w:rsidR="003F66BD" w:rsidRPr="003D36FB">
        <w:rPr>
          <w:rFonts w:ascii="Consolas" w:hAnsi="Consolas" w:cs="Consolas"/>
          <w:sz w:val="16"/>
          <w:szCs w:val="19"/>
          <w:rPrChange w:id="4566" w:author="Author">
            <w:rPr>
              <w:rFonts w:ascii="Consolas" w:hAnsi="Consolas" w:cs="Consolas"/>
              <w:sz w:val="19"/>
              <w:szCs w:val="19"/>
            </w:rPr>
          </w:rPrChange>
        </w:rPr>
        <w:t xml:space="preserve"> = </w:t>
      </w:r>
      <w:r w:rsidR="003F66BD" w:rsidRPr="003D36FB">
        <w:rPr>
          <w:rFonts w:ascii="Consolas" w:hAnsi="Consolas" w:cs="Consolas"/>
          <w:color w:val="0000FF"/>
          <w:sz w:val="16"/>
          <w:szCs w:val="19"/>
          <w:rPrChange w:id="4567" w:author="Author">
            <w:rPr>
              <w:rFonts w:ascii="Consolas" w:hAnsi="Consolas" w:cs="Consolas"/>
              <w:color w:val="0000FF"/>
              <w:sz w:val="19"/>
              <w:szCs w:val="19"/>
            </w:rPr>
          </w:rPrChange>
        </w:rPr>
        <w:t>new</w:t>
      </w:r>
      <w:r w:rsidR="003F66BD" w:rsidRPr="003D36FB">
        <w:rPr>
          <w:rFonts w:ascii="Consolas" w:hAnsi="Consolas" w:cs="Consolas"/>
          <w:sz w:val="16"/>
          <w:szCs w:val="19"/>
          <w:rPrChange w:id="4568" w:author="Author">
            <w:rPr>
              <w:rFonts w:ascii="Consolas" w:hAnsi="Consolas" w:cs="Consolas"/>
              <w:sz w:val="19"/>
              <w:szCs w:val="19"/>
            </w:rPr>
          </w:rPrChange>
        </w:rPr>
        <w:t xml:space="preserve"> </w:t>
      </w:r>
      <w:proofErr w:type="spellStart"/>
      <w:r w:rsidR="003F66BD" w:rsidRPr="003D36FB">
        <w:rPr>
          <w:rFonts w:ascii="Consolas" w:hAnsi="Consolas" w:cs="Consolas"/>
          <w:color w:val="2B91AF"/>
          <w:sz w:val="16"/>
          <w:szCs w:val="19"/>
          <w:rPrChange w:id="4569" w:author="Author">
            <w:rPr>
              <w:rFonts w:ascii="Consolas" w:hAnsi="Consolas" w:cs="Consolas"/>
              <w:color w:val="2B91AF"/>
              <w:sz w:val="19"/>
              <w:szCs w:val="19"/>
            </w:rPr>
          </w:rPrChange>
        </w:rPr>
        <w:t>ListBox</w:t>
      </w:r>
      <w:proofErr w:type="spellEnd"/>
      <w:r w:rsidR="003F66BD" w:rsidRPr="003D36FB">
        <w:rPr>
          <w:rFonts w:ascii="Consolas" w:hAnsi="Consolas" w:cs="Consolas"/>
          <w:sz w:val="16"/>
          <w:szCs w:val="19"/>
          <w:rPrChange w:id="4570" w:author="Author">
            <w:rPr>
              <w:rFonts w:ascii="Consolas" w:hAnsi="Consolas" w:cs="Consolas"/>
              <w:sz w:val="19"/>
              <w:szCs w:val="19"/>
            </w:rPr>
          </w:rPrChange>
        </w:rPr>
        <w:t xml:space="preserve"> { Top = </w:t>
      </w:r>
      <w:proofErr w:type="spellStart"/>
      <w:r w:rsidR="003F66BD" w:rsidRPr="003D36FB">
        <w:rPr>
          <w:rFonts w:ascii="Consolas" w:hAnsi="Consolas" w:cs="Consolas"/>
          <w:sz w:val="16"/>
          <w:szCs w:val="19"/>
          <w:rPrChange w:id="4571" w:author="Author">
            <w:rPr>
              <w:rFonts w:ascii="Consolas" w:hAnsi="Consolas" w:cs="Consolas"/>
              <w:sz w:val="19"/>
              <w:szCs w:val="19"/>
            </w:rPr>
          </w:rPrChange>
        </w:rPr>
        <w:t>txt.Height</w:t>
      </w:r>
      <w:proofErr w:type="spellEnd"/>
      <w:r w:rsidR="003F66BD" w:rsidRPr="003D36FB">
        <w:rPr>
          <w:rFonts w:ascii="Consolas" w:hAnsi="Consolas" w:cs="Consolas"/>
          <w:sz w:val="16"/>
          <w:szCs w:val="19"/>
          <w:rPrChange w:id="4572" w:author="Author">
            <w:rPr>
              <w:rFonts w:ascii="Consolas" w:hAnsi="Consolas" w:cs="Consolas"/>
              <w:sz w:val="19"/>
              <w:szCs w:val="19"/>
            </w:rPr>
          </w:rPrChange>
        </w:rPr>
        <w:t xml:space="preserve"> + 10 };</w:t>
      </w:r>
      <w:r w:rsidR="003F66BD" w:rsidRPr="003D36FB">
        <w:rPr>
          <w:rFonts w:ascii="Consolas" w:hAnsi="Consolas" w:cs="Consolas"/>
          <w:sz w:val="16"/>
          <w:szCs w:val="19"/>
          <w:rPrChange w:id="4573" w:author="Author">
            <w:rPr>
              <w:rFonts w:ascii="Consolas" w:hAnsi="Consolas" w:cs="Consolas"/>
              <w:sz w:val="19"/>
              <w:szCs w:val="19"/>
            </w:rPr>
          </w:rPrChange>
        </w:rPr>
        <w:br/>
        <w:t xml:space="preserve">    </w:t>
      </w:r>
      <w:proofErr w:type="spellStart"/>
      <w:r w:rsidR="003F66BD" w:rsidRPr="003D36FB">
        <w:rPr>
          <w:rFonts w:ascii="Consolas" w:hAnsi="Consolas" w:cs="Consolas"/>
          <w:color w:val="0000FF"/>
          <w:sz w:val="16"/>
          <w:szCs w:val="19"/>
          <w:rPrChange w:id="4574" w:author="Author">
            <w:rPr>
              <w:rFonts w:ascii="Consolas" w:hAnsi="Consolas" w:cs="Consolas"/>
              <w:color w:val="0000FF"/>
              <w:sz w:val="19"/>
              <w:szCs w:val="19"/>
            </w:rPr>
          </w:rPrChange>
        </w:rPr>
        <w:t>var</w:t>
      </w:r>
      <w:proofErr w:type="spellEnd"/>
      <w:r w:rsidR="003F66BD" w:rsidRPr="003D36FB">
        <w:rPr>
          <w:rFonts w:ascii="Consolas" w:hAnsi="Consolas" w:cs="Consolas"/>
          <w:sz w:val="16"/>
          <w:szCs w:val="19"/>
          <w:rPrChange w:id="4575" w:author="Author">
            <w:rPr>
              <w:rFonts w:ascii="Consolas" w:hAnsi="Consolas" w:cs="Consolas"/>
              <w:sz w:val="19"/>
              <w:szCs w:val="19"/>
            </w:rPr>
          </w:rPrChange>
        </w:rPr>
        <w:t xml:space="preserve"> </w:t>
      </w:r>
      <w:proofErr w:type="spellStart"/>
      <w:r w:rsidR="003F66BD" w:rsidRPr="003D36FB">
        <w:rPr>
          <w:rFonts w:ascii="Consolas" w:hAnsi="Consolas" w:cs="Consolas"/>
          <w:sz w:val="16"/>
          <w:szCs w:val="19"/>
          <w:rPrChange w:id="4576" w:author="Author">
            <w:rPr>
              <w:rFonts w:ascii="Consolas" w:hAnsi="Consolas" w:cs="Consolas"/>
              <w:sz w:val="19"/>
              <w:szCs w:val="19"/>
            </w:rPr>
          </w:rPrChange>
        </w:rPr>
        <w:t>frm</w:t>
      </w:r>
      <w:proofErr w:type="spellEnd"/>
      <w:r w:rsidR="003F66BD" w:rsidRPr="003D36FB">
        <w:rPr>
          <w:rFonts w:ascii="Consolas" w:hAnsi="Consolas" w:cs="Consolas"/>
          <w:sz w:val="16"/>
          <w:szCs w:val="19"/>
          <w:rPrChange w:id="4577" w:author="Author">
            <w:rPr>
              <w:rFonts w:ascii="Consolas" w:hAnsi="Consolas" w:cs="Consolas"/>
              <w:sz w:val="19"/>
              <w:szCs w:val="19"/>
            </w:rPr>
          </w:rPrChange>
        </w:rPr>
        <w:t xml:space="preserve"> = </w:t>
      </w:r>
      <w:r w:rsidR="003F66BD" w:rsidRPr="003D36FB">
        <w:rPr>
          <w:rFonts w:ascii="Consolas" w:hAnsi="Consolas" w:cs="Consolas"/>
          <w:color w:val="0000FF"/>
          <w:sz w:val="16"/>
          <w:szCs w:val="19"/>
          <w:rPrChange w:id="4578" w:author="Author">
            <w:rPr>
              <w:rFonts w:ascii="Consolas" w:hAnsi="Consolas" w:cs="Consolas"/>
              <w:color w:val="0000FF"/>
              <w:sz w:val="19"/>
              <w:szCs w:val="19"/>
            </w:rPr>
          </w:rPrChange>
        </w:rPr>
        <w:t>new</w:t>
      </w:r>
      <w:r w:rsidR="003F66BD" w:rsidRPr="003D36FB">
        <w:rPr>
          <w:rFonts w:ascii="Consolas" w:hAnsi="Consolas" w:cs="Consolas"/>
          <w:sz w:val="16"/>
          <w:szCs w:val="19"/>
          <w:rPrChange w:id="4579" w:author="Author">
            <w:rPr>
              <w:rFonts w:ascii="Consolas" w:hAnsi="Consolas" w:cs="Consolas"/>
              <w:sz w:val="19"/>
              <w:szCs w:val="19"/>
            </w:rPr>
          </w:rPrChange>
        </w:rPr>
        <w:t xml:space="preserve"> </w:t>
      </w:r>
      <w:r w:rsidR="003F66BD" w:rsidRPr="003D36FB">
        <w:rPr>
          <w:rFonts w:ascii="Consolas" w:hAnsi="Consolas" w:cs="Consolas"/>
          <w:color w:val="2B91AF"/>
          <w:sz w:val="16"/>
          <w:szCs w:val="19"/>
          <w:rPrChange w:id="4580" w:author="Author">
            <w:rPr>
              <w:rFonts w:ascii="Consolas" w:hAnsi="Consolas" w:cs="Consolas"/>
              <w:color w:val="2B91AF"/>
              <w:sz w:val="19"/>
              <w:szCs w:val="19"/>
            </w:rPr>
          </w:rPrChange>
        </w:rPr>
        <w:t xml:space="preserve">Form </w:t>
      </w:r>
      <w:r w:rsidR="003F66BD" w:rsidRPr="003D36FB">
        <w:rPr>
          <w:rFonts w:ascii="Consolas" w:hAnsi="Consolas" w:cs="Consolas"/>
          <w:sz w:val="16"/>
          <w:szCs w:val="19"/>
          <w:rPrChange w:id="4581" w:author="Author">
            <w:rPr>
              <w:rFonts w:ascii="Consolas" w:hAnsi="Consolas" w:cs="Consolas"/>
              <w:sz w:val="19"/>
              <w:szCs w:val="19"/>
            </w:rPr>
          </w:rPrChange>
        </w:rPr>
        <w:t>{</w:t>
      </w:r>
      <w:r w:rsidR="003F66BD" w:rsidRPr="003D36FB">
        <w:rPr>
          <w:rFonts w:ascii="Consolas" w:hAnsi="Consolas" w:cs="Consolas"/>
          <w:sz w:val="16"/>
          <w:szCs w:val="19"/>
          <w:rPrChange w:id="4582" w:author="Author">
            <w:rPr>
              <w:rFonts w:ascii="Consolas" w:hAnsi="Consolas" w:cs="Consolas"/>
              <w:sz w:val="19"/>
              <w:szCs w:val="19"/>
            </w:rPr>
          </w:rPrChange>
        </w:rPr>
        <w:br/>
        <w:t xml:space="preserve">        Controls = { txt, </w:t>
      </w:r>
      <w:proofErr w:type="spellStart"/>
      <w:r w:rsidR="003F66BD" w:rsidRPr="003D36FB">
        <w:rPr>
          <w:rFonts w:ascii="Consolas" w:hAnsi="Consolas" w:cs="Consolas"/>
          <w:sz w:val="16"/>
          <w:szCs w:val="19"/>
          <w:rPrChange w:id="4583" w:author="Author">
            <w:rPr>
              <w:rFonts w:ascii="Consolas" w:hAnsi="Consolas" w:cs="Consolas"/>
              <w:sz w:val="19"/>
              <w:szCs w:val="19"/>
            </w:rPr>
          </w:rPrChange>
        </w:rPr>
        <w:t>lst</w:t>
      </w:r>
      <w:proofErr w:type="spellEnd"/>
      <w:r w:rsidR="003F66BD" w:rsidRPr="003D36FB">
        <w:rPr>
          <w:rFonts w:ascii="Consolas" w:hAnsi="Consolas" w:cs="Consolas"/>
          <w:sz w:val="16"/>
          <w:szCs w:val="19"/>
          <w:rPrChange w:id="4584" w:author="Author">
            <w:rPr>
              <w:rFonts w:ascii="Consolas" w:hAnsi="Consolas" w:cs="Consolas"/>
              <w:sz w:val="19"/>
              <w:szCs w:val="19"/>
            </w:rPr>
          </w:rPrChange>
        </w:rPr>
        <w:t xml:space="preserve"> }</w:t>
      </w:r>
      <w:r w:rsidR="003F66BD" w:rsidRPr="003D36FB">
        <w:rPr>
          <w:rFonts w:ascii="Consolas" w:hAnsi="Consolas" w:cs="Consolas"/>
          <w:sz w:val="16"/>
          <w:szCs w:val="19"/>
          <w:rPrChange w:id="4585" w:author="Author">
            <w:rPr>
              <w:rFonts w:ascii="Consolas" w:hAnsi="Consolas" w:cs="Consolas"/>
              <w:sz w:val="19"/>
              <w:szCs w:val="19"/>
            </w:rPr>
          </w:rPrChange>
        </w:rPr>
        <w:br/>
      </w:r>
      <w:r w:rsidR="003F66BD" w:rsidRPr="003D36FB">
        <w:rPr>
          <w:rFonts w:ascii="Consolas" w:hAnsi="Consolas" w:cs="Consolas"/>
          <w:sz w:val="16"/>
          <w:szCs w:val="19"/>
          <w:rPrChange w:id="4586" w:author="Author">
            <w:rPr>
              <w:rFonts w:ascii="Consolas" w:hAnsi="Consolas" w:cs="Consolas"/>
              <w:sz w:val="19"/>
              <w:szCs w:val="19"/>
            </w:rPr>
          </w:rPrChange>
        </w:rPr>
        <w:lastRenderedPageBreak/>
        <w:t xml:space="preserve">    };</w:t>
      </w:r>
      <w:r w:rsidR="003F66BD" w:rsidRPr="003D36FB">
        <w:rPr>
          <w:rFonts w:ascii="Consolas" w:hAnsi="Consolas" w:cs="Consolas"/>
          <w:sz w:val="16"/>
          <w:szCs w:val="19"/>
          <w:rPrChange w:id="4587" w:author="Author">
            <w:rPr>
              <w:rFonts w:ascii="Consolas" w:hAnsi="Consolas" w:cs="Consolas"/>
              <w:sz w:val="19"/>
              <w:szCs w:val="19"/>
            </w:rPr>
          </w:rPrChange>
        </w:rPr>
        <w:br/>
      </w:r>
      <w:r w:rsidR="003F66BD" w:rsidRPr="003D36FB">
        <w:rPr>
          <w:rFonts w:ascii="Consolas" w:hAnsi="Consolas" w:cs="Consolas"/>
          <w:sz w:val="16"/>
          <w:szCs w:val="19"/>
          <w:rPrChange w:id="4588" w:author="Author">
            <w:rPr>
              <w:rFonts w:ascii="Consolas" w:hAnsi="Consolas" w:cs="Consolas"/>
              <w:sz w:val="19"/>
              <w:szCs w:val="19"/>
            </w:rPr>
          </w:rPrChange>
        </w:rPr>
        <w:br/>
        <w:t xml:space="preserve">    </w:t>
      </w:r>
      <w:r w:rsidR="003F66BD" w:rsidRPr="003D36FB">
        <w:rPr>
          <w:rFonts w:ascii="Consolas" w:hAnsi="Consolas" w:cs="Consolas"/>
          <w:color w:val="008000"/>
          <w:sz w:val="16"/>
          <w:szCs w:val="19"/>
          <w:rPrChange w:id="4589" w:author="Author">
            <w:rPr>
              <w:rFonts w:ascii="Consolas" w:hAnsi="Consolas" w:cs="Consolas"/>
              <w:color w:val="008000"/>
              <w:sz w:val="19"/>
              <w:szCs w:val="19"/>
            </w:rPr>
          </w:rPrChange>
        </w:rPr>
        <w:t>// Turn the user input into a tamed sequence of strings.</w:t>
      </w:r>
      <w:r w:rsidR="00044CEE" w:rsidRPr="003D36FB">
        <w:rPr>
          <w:rFonts w:ascii="Consolas" w:hAnsi="Consolas" w:cs="Consolas"/>
          <w:color w:val="008000"/>
          <w:sz w:val="16"/>
          <w:szCs w:val="19"/>
          <w:rPrChange w:id="4590" w:author="Author">
            <w:rPr>
              <w:rFonts w:ascii="Consolas" w:hAnsi="Consolas" w:cs="Consolas"/>
              <w:color w:val="008000"/>
              <w:sz w:val="19"/>
              <w:szCs w:val="19"/>
            </w:rPr>
          </w:rPrChange>
        </w:rPr>
        <w:br/>
        <w:t xml:space="preserve">    </w:t>
      </w:r>
      <w:proofErr w:type="spellStart"/>
      <w:proofErr w:type="gramStart"/>
      <w:r w:rsidR="00044CEE" w:rsidRPr="003D36FB">
        <w:rPr>
          <w:rFonts w:ascii="Consolas" w:hAnsi="Consolas" w:cs="Consolas"/>
          <w:color w:val="0000FF"/>
          <w:sz w:val="16"/>
          <w:szCs w:val="19"/>
          <w:rPrChange w:id="4591" w:author="Author">
            <w:rPr>
              <w:rFonts w:ascii="Consolas" w:hAnsi="Consolas" w:cs="Consolas"/>
              <w:color w:val="0000FF"/>
              <w:sz w:val="19"/>
              <w:szCs w:val="19"/>
            </w:rPr>
          </w:rPrChange>
        </w:rPr>
        <w:t>var</w:t>
      </w:r>
      <w:proofErr w:type="spellEnd"/>
      <w:proofErr w:type="gramEnd"/>
      <w:r w:rsidR="00044CEE" w:rsidRPr="003D36FB">
        <w:rPr>
          <w:rFonts w:ascii="Consolas" w:hAnsi="Consolas" w:cs="Consolas"/>
          <w:sz w:val="16"/>
          <w:szCs w:val="19"/>
          <w:rPrChange w:id="4592" w:author="Author">
            <w:rPr>
              <w:rFonts w:ascii="Consolas" w:hAnsi="Consolas" w:cs="Consolas"/>
              <w:sz w:val="19"/>
              <w:szCs w:val="19"/>
            </w:rPr>
          </w:rPrChange>
        </w:rPr>
        <w:t xml:space="preserve"> </w:t>
      </w:r>
      <w:proofErr w:type="spellStart"/>
      <w:r w:rsidR="00044CEE" w:rsidRPr="003D36FB">
        <w:rPr>
          <w:rFonts w:ascii="Consolas" w:hAnsi="Consolas" w:cs="Consolas"/>
          <w:sz w:val="16"/>
          <w:szCs w:val="19"/>
          <w:rPrChange w:id="4593" w:author="Author">
            <w:rPr>
              <w:rFonts w:ascii="Consolas" w:hAnsi="Consolas" w:cs="Consolas"/>
              <w:sz w:val="19"/>
              <w:szCs w:val="19"/>
            </w:rPr>
          </w:rPrChange>
        </w:rPr>
        <w:t>textChanged</w:t>
      </w:r>
      <w:proofErr w:type="spellEnd"/>
      <w:r w:rsidR="00044CEE" w:rsidRPr="003D36FB">
        <w:rPr>
          <w:rFonts w:ascii="Consolas" w:hAnsi="Consolas" w:cs="Consolas"/>
          <w:sz w:val="16"/>
          <w:szCs w:val="19"/>
          <w:rPrChange w:id="4594" w:author="Author">
            <w:rPr>
              <w:rFonts w:ascii="Consolas" w:hAnsi="Consolas" w:cs="Consolas"/>
              <w:sz w:val="19"/>
              <w:szCs w:val="19"/>
            </w:rPr>
          </w:rPrChange>
        </w:rPr>
        <w:t xml:space="preserve"> =</w:t>
      </w:r>
      <w:r w:rsidR="00044CEE" w:rsidRPr="003D36FB">
        <w:rPr>
          <w:rFonts w:ascii="Consolas" w:hAnsi="Consolas" w:cs="Consolas"/>
          <w:color w:val="008000"/>
          <w:sz w:val="16"/>
          <w:szCs w:val="19"/>
          <w:rPrChange w:id="4595" w:author="Author">
            <w:rPr>
              <w:rFonts w:ascii="Consolas" w:hAnsi="Consolas" w:cs="Consolas"/>
              <w:color w:val="008000"/>
              <w:sz w:val="19"/>
              <w:szCs w:val="19"/>
            </w:rPr>
          </w:rPrChange>
        </w:rPr>
        <w:t xml:space="preserve"> </w:t>
      </w:r>
      <w:r w:rsidR="00044CEE" w:rsidRPr="003D36FB">
        <w:rPr>
          <w:rFonts w:ascii="Consolas" w:hAnsi="Consolas" w:cs="Consolas"/>
          <w:color w:val="0000FF"/>
          <w:sz w:val="16"/>
          <w:szCs w:val="19"/>
          <w:rPrChange w:id="4596" w:author="Author">
            <w:rPr>
              <w:rFonts w:ascii="Consolas" w:hAnsi="Consolas" w:cs="Consolas"/>
              <w:color w:val="0000FF"/>
              <w:sz w:val="19"/>
              <w:szCs w:val="19"/>
            </w:rPr>
          </w:rPrChange>
        </w:rPr>
        <w:t>from</w:t>
      </w:r>
      <w:r w:rsidR="00044CEE" w:rsidRPr="003D36FB">
        <w:rPr>
          <w:rFonts w:ascii="Consolas" w:hAnsi="Consolas" w:cs="Consolas"/>
          <w:sz w:val="16"/>
          <w:szCs w:val="19"/>
          <w:rPrChange w:id="4597" w:author="Author">
            <w:rPr>
              <w:rFonts w:ascii="Consolas" w:hAnsi="Consolas" w:cs="Consolas"/>
              <w:sz w:val="19"/>
              <w:szCs w:val="19"/>
            </w:rPr>
          </w:rPrChange>
        </w:rPr>
        <w:t xml:space="preserve"> </w:t>
      </w:r>
      <w:proofErr w:type="spellStart"/>
      <w:r w:rsidR="00044CEE" w:rsidRPr="003D36FB">
        <w:rPr>
          <w:rFonts w:ascii="Consolas" w:hAnsi="Consolas" w:cs="Consolas"/>
          <w:sz w:val="16"/>
          <w:szCs w:val="19"/>
          <w:rPrChange w:id="4598" w:author="Author">
            <w:rPr>
              <w:rFonts w:ascii="Consolas" w:hAnsi="Consolas" w:cs="Consolas"/>
              <w:sz w:val="19"/>
              <w:szCs w:val="19"/>
            </w:rPr>
          </w:rPrChange>
        </w:rPr>
        <w:t>evt</w:t>
      </w:r>
      <w:proofErr w:type="spellEnd"/>
      <w:r w:rsidR="00044CEE" w:rsidRPr="003D36FB">
        <w:rPr>
          <w:rFonts w:ascii="Consolas" w:hAnsi="Consolas" w:cs="Consolas"/>
          <w:sz w:val="16"/>
          <w:szCs w:val="19"/>
          <w:rPrChange w:id="4599" w:author="Author">
            <w:rPr>
              <w:rFonts w:ascii="Consolas" w:hAnsi="Consolas" w:cs="Consolas"/>
              <w:sz w:val="19"/>
              <w:szCs w:val="19"/>
            </w:rPr>
          </w:rPrChange>
        </w:rPr>
        <w:t xml:space="preserve"> </w:t>
      </w:r>
      <w:r w:rsidR="00044CEE" w:rsidRPr="003D36FB">
        <w:rPr>
          <w:rFonts w:ascii="Consolas" w:hAnsi="Consolas" w:cs="Consolas"/>
          <w:color w:val="0000FF"/>
          <w:sz w:val="16"/>
          <w:szCs w:val="19"/>
          <w:rPrChange w:id="4600" w:author="Author">
            <w:rPr>
              <w:rFonts w:ascii="Consolas" w:hAnsi="Consolas" w:cs="Consolas"/>
              <w:color w:val="0000FF"/>
              <w:sz w:val="19"/>
              <w:szCs w:val="19"/>
            </w:rPr>
          </w:rPrChange>
        </w:rPr>
        <w:t>in</w:t>
      </w:r>
      <w:r w:rsidR="00044CEE" w:rsidRPr="003D36FB">
        <w:rPr>
          <w:rFonts w:ascii="Consolas" w:hAnsi="Consolas" w:cs="Consolas"/>
          <w:sz w:val="16"/>
          <w:szCs w:val="19"/>
          <w:rPrChange w:id="4601" w:author="Author">
            <w:rPr>
              <w:rFonts w:ascii="Consolas" w:hAnsi="Consolas" w:cs="Consolas"/>
              <w:sz w:val="19"/>
              <w:szCs w:val="19"/>
            </w:rPr>
          </w:rPrChange>
        </w:rPr>
        <w:t xml:space="preserve"> </w:t>
      </w:r>
      <w:proofErr w:type="spellStart"/>
      <w:r w:rsidR="00044CEE" w:rsidRPr="003D36FB">
        <w:rPr>
          <w:rFonts w:ascii="Consolas" w:hAnsi="Consolas" w:cs="Consolas"/>
          <w:color w:val="2B91AF"/>
          <w:sz w:val="16"/>
          <w:szCs w:val="19"/>
          <w:rPrChange w:id="4602" w:author="Author">
            <w:rPr>
              <w:rFonts w:ascii="Consolas" w:hAnsi="Consolas" w:cs="Consolas"/>
              <w:color w:val="2B91AF"/>
              <w:sz w:val="19"/>
              <w:szCs w:val="19"/>
            </w:rPr>
          </w:rPrChange>
        </w:rPr>
        <w:t>Observable</w:t>
      </w:r>
      <w:r w:rsidR="00044CEE" w:rsidRPr="003D36FB">
        <w:rPr>
          <w:rFonts w:ascii="Consolas" w:hAnsi="Consolas" w:cs="Consolas"/>
          <w:sz w:val="16"/>
          <w:szCs w:val="19"/>
          <w:rPrChange w:id="4603" w:author="Author">
            <w:rPr>
              <w:rFonts w:ascii="Consolas" w:hAnsi="Consolas" w:cs="Consolas"/>
              <w:sz w:val="19"/>
              <w:szCs w:val="19"/>
            </w:rPr>
          </w:rPrChange>
        </w:rPr>
        <w:t>.FromEvent</w:t>
      </w:r>
      <w:r w:rsidR="003B604F" w:rsidRPr="003D36FB">
        <w:rPr>
          <w:rFonts w:ascii="Consolas" w:hAnsi="Consolas" w:cs="Consolas"/>
          <w:sz w:val="16"/>
          <w:szCs w:val="19"/>
          <w:rPrChange w:id="4604" w:author="Author">
            <w:rPr>
              <w:rFonts w:ascii="Consolas" w:hAnsi="Consolas" w:cs="Consolas"/>
              <w:sz w:val="19"/>
              <w:szCs w:val="19"/>
            </w:rPr>
          </w:rPrChange>
        </w:rPr>
        <w:t>Pattern</w:t>
      </w:r>
      <w:proofErr w:type="spellEnd"/>
      <w:r w:rsidR="00044CEE" w:rsidRPr="003D36FB">
        <w:rPr>
          <w:rFonts w:ascii="Consolas" w:hAnsi="Consolas" w:cs="Consolas"/>
          <w:sz w:val="16"/>
          <w:szCs w:val="19"/>
          <w:rPrChange w:id="4605" w:author="Author">
            <w:rPr>
              <w:rFonts w:ascii="Consolas" w:hAnsi="Consolas" w:cs="Consolas"/>
              <w:sz w:val="19"/>
              <w:szCs w:val="19"/>
            </w:rPr>
          </w:rPrChange>
        </w:rPr>
        <w:t xml:space="preserve">(txt, </w:t>
      </w:r>
      <w:r w:rsidR="00044CEE" w:rsidRPr="003D36FB">
        <w:rPr>
          <w:rFonts w:ascii="Consolas" w:hAnsi="Consolas" w:cs="Consolas"/>
          <w:color w:val="A31515"/>
          <w:sz w:val="16"/>
          <w:szCs w:val="19"/>
          <w:rPrChange w:id="4606" w:author="Author">
            <w:rPr>
              <w:rFonts w:ascii="Consolas" w:hAnsi="Consolas" w:cs="Consolas"/>
              <w:color w:val="A31515"/>
              <w:sz w:val="19"/>
              <w:szCs w:val="19"/>
            </w:rPr>
          </w:rPrChange>
        </w:rPr>
        <w:t>"</w:t>
      </w:r>
      <w:proofErr w:type="spellStart"/>
      <w:r w:rsidR="00044CEE" w:rsidRPr="003D36FB">
        <w:rPr>
          <w:rFonts w:ascii="Consolas" w:hAnsi="Consolas" w:cs="Consolas"/>
          <w:color w:val="A31515"/>
          <w:sz w:val="16"/>
          <w:szCs w:val="19"/>
          <w:rPrChange w:id="4607" w:author="Author">
            <w:rPr>
              <w:rFonts w:ascii="Consolas" w:hAnsi="Consolas" w:cs="Consolas"/>
              <w:color w:val="A31515"/>
              <w:sz w:val="19"/>
              <w:szCs w:val="19"/>
            </w:rPr>
          </w:rPrChange>
        </w:rPr>
        <w:t>TextChanged</w:t>
      </w:r>
      <w:proofErr w:type="spellEnd"/>
      <w:r w:rsidR="00044CEE" w:rsidRPr="003D36FB">
        <w:rPr>
          <w:rFonts w:ascii="Consolas" w:hAnsi="Consolas" w:cs="Consolas"/>
          <w:color w:val="A31515"/>
          <w:sz w:val="16"/>
          <w:szCs w:val="19"/>
          <w:rPrChange w:id="4608" w:author="Author">
            <w:rPr>
              <w:rFonts w:ascii="Consolas" w:hAnsi="Consolas" w:cs="Consolas"/>
              <w:color w:val="A31515"/>
              <w:sz w:val="19"/>
              <w:szCs w:val="19"/>
            </w:rPr>
          </w:rPrChange>
        </w:rPr>
        <w:t>"</w:t>
      </w:r>
      <w:r w:rsidR="00044CEE" w:rsidRPr="003D36FB">
        <w:rPr>
          <w:rFonts w:ascii="Consolas" w:hAnsi="Consolas" w:cs="Consolas"/>
          <w:sz w:val="16"/>
          <w:szCs w:val="19"/>
          <w:rPrChange w:id="4609" w:author="Author">
            <w:rPr>
              <w:rFonts w:ascii="Consolas" w:hAnsi="Consolas" w:cs="Consolas"/>
              <w:sz w:val="19"/>
              <w:szCs w:val="19"/>
            </w:rPr>
          </w:rPrChange>
        </w:rPr>
        <w:t>)</w:t>
      </w:r>
      <w:r w:rsidR="00044CEE" w:rsidRPr="003D36FB">
        <w:rPr>
          <w:rFonts w:ascii="Consolas" w:hAnsi="Consolas" w:cs="Consolas"/>
          <w:sz w:val="16"/>
          <w:szCs w:val="19"/>
          <w:rPrChange w:id="4610" w:author="Author">
            <w:rPr>
              <w:rFonts w:ascii="Consolas" w:hAnsi="Consolas" w:cs="Consolas"/>
              <w:sz w:val="19"/>
              <w:szCs w:val="19"/>
            </w:rPr>
          </w:rPrChange>
        </w:rPr>
        <w:br/>
      </w:r>
      <w:r w:rsidR="00044CEE" w:rsidRPr="003D36FB">
        <w:rPr>
          <w:rFonts w:ascii="Consolas" w:hAnsi="Consolas" w:cs="Consolas"/>
          <w:color w:val="0000FF"/>
          <w:sz w:val="16"/>
          <w:szCs w:val="19"/>
          <w:rPrChange w:id="4611" w:author="Author">
            <w:rPr>
              <w:rFonts w:ascii="Consolas" w:hAnsi="Consolas" w:cs="Consolas"/>
              <w:color w:val="0000FF"/>
              <w:sz w:val="19"/>
              <w:szCs w:val="19"/>
            </w:rPr>
          </w:rPrChange>
        </w:rPr>
        <w:t xml:space="preserve">                      select</w:t>
      </w:r>
      <w:r w:rsidR="00044CEE" w:rsidRPr="003D36FB">
        <w:rPr>
          <w:rFonts w:ascii="Consolas" w:hAnsi="Consolas" w:cs="Consolas"/>
          <w:sz w:val="16"/>
          <w:szCs w:val="19"/>
          <w:rPrChange w:id="4612" w:author="Author">
            <w:rPr>
              <w:rFonts w:ascii="Consolas" w:hAnsi="Consolas" w:cs="Consolas"/>
              <w:sz w:val="19"/>
              <w:szCs w:val="19"/>
            </w:rPr>
          </w:rPrChange>
        </w:rPr>
        <w:t xml:space="preserve"> ((</w:t>
      </w:r>
      <w:proofErr w:type="spellStart"/>
      <w:r w:rsidR="00044CEE" w:rsidRPr="003D36FB">
        <w:rPr>
          <w:rFonts w:ascii="Consolas" w:hAnsi="Consolas" w:cs="Consolas"/>
          <w:color w:val="2B91AF"/>
          <w:sz w:val="16"/>
          <w:szCs w:val="19"/>
          <w:rPrChange w:id="4613" w:author="Author">
            <w:rPr>
              <w:rFonts w:ascii="Consolas" w:hAnsi="Consolas" w:cs="Consolas"/>
              <w:color w:val="2B91AF"/>
              <w:sz w:val="19"/>
              <w:szCs w:val="19"/>
            </w:rPr>
          </w:rPrChange>
        </w:rPr>
        <w:t>TextBox</w:t>
      </w:r>
      <w:proofErr w:type="spellEnd"/>
      <w:r w:rsidR="00044CEE" w:rsidRPr="003D36FB">
        <w:rPr>
          <w:rFonts w:ascii="Consolas" w:hAnsi="Consolas" w:cs="Consolas"/>
          <w:sz w:val="16"/>
          <w:szCs w:val="19"/>
          <w:rPrChange w:id="4614" w:author="Author">
            <w:rPr>
              <w:rFonts w:ascii="Consolas" w:hAnsi="Consolas" w:cs="Consolas"/>
              <w:sz w:val="19"/>
              <w:szCs w:val="19"/>
            </w:rPr>
          </w:rPrChange>
        </w:rPr>
        <w:t>)</w:t>
      </w:r>
      <w:proofErr w:type="spellStart"/>
      <w:r w:rsidR="00044CEE" w:rsidRPr="003D36FB">
        <w:rPr>
          <w:rFonts w:ascii="Consolas" w:hAnsi="Consolas" w:cs="Consolas"/>
          <w:sz w:val="16"/>
          <w:szCs w:val="19"/>
          <w:rPrChange w:id="4615" w:author="Author">
            <w:rPr>
              <w:rFonts w:ascii="Consolas" w:hAnsi="Consolas" w:cs="Consolas"/>
              <w:sz w:val="19"/>
              <w:szCs w:val="19"/>
            </w:rPr>
          </w:rPrChange>
        </w:rPr>
        <w:t>evt.Sender</w:t>
      </w:r>
      <w:proofErr w:type="spellEnd"/>
      <w:r w:rsidR="00044CEE" w:rsidRPr="003D36FB">
        <w:rPr>
          <w:rFonts w:ascii="Consolas" w:hAnsi="Consolas" w:cs="Consolas"/>
          <w:sz w:val="16"/>
          <w:szCs w:val="19"/>
          <w:rPrChange w:id="4616" w:author="Author">
            <w:rPr>
              <w:rFonts w:ascii="Consolas" w:hAnsi="Consolas" w:cs="Consolas"/>
              <w:sz w:val="19"/>
              <w:szCs w:val="19"/>
            </w:rPr>
          </w:rPrChange>
        </w:rPr>
        <w:t>).Text;</w:t>
      </w:r>
      <w:r w:rsidR="00044CEE" w:rsidRPr="003D36FB">
        <w:rPr>
          <w:rFonts w:ascii="Consolas" w:hAnsi="Consolas" w:cs="Consolas"/>
          <w:sz w:val="16"/>
          <w:szCs w:val="19"/>
          <w:rPrChange w:id="4617" w:author="Author">
            <w:rPr>
              <w:rFonts w:ascii="Consolas" w:hAnsi="Consolas" w:cs="Consolas"/>
              <w:sz w:val="19"/>
              <w:szCs w:val="19"/>
            </w:rPr>
          </w:rPrChange>
        </w:rPr>
        <w:br/>
      </w:r>
      <w:r w:rsidR="003F66BD" w:rsidRPr="003D36FB">
        <w:rPr>
          <w:rFonts w:ascii="Consolas" w:hAnsi="Consolas" w:cs="Consolas"/>
          <w:color w:val="008000"/>
          <w:sz w:val="16"/>
          <w:szCs w:val="19"/>
          <w:rPrChange w:id="4618" w:author="Author">
            <w:rPr>
              <w:rFonts w:ascii="Consolas" w:hAnsi="Consolas" w:cs="Consolas"/>
              <w:color w:val="008000"/>
              <w:sz w:val="19"/>
              <w:szCs w:val="19"/>
            </w:rPr>
          </w:rPrChange>
        </w:rPr>
        <w:br/>
      </w:r>
      <w:r w:rsidR="003F66BD" w:rsidRPr="003D36FB">
        <w:rPr>
          <w:rFonts w:ascii="Consolas" w:hAnsi="Consolas" w:cs="Consolas"/>
          <w:sz w:val="16"/>
          <w:szCs w:val="19"/>
          <w:rPrChange w:id="4619" w:author="Author">
            <w:rPr>
              <w:rFonts w:ascii="Consolas" w:hAnsi="Consolas" w:cs="Consolas"/>
              <w:sz w:val="19"/>
              <w:szCs w:val="19"/>
            </w:rPr>
          </w:rPrChange>
        </w:rPr>
        <w:t xml:space="preserve">    </w:t>
      </w:r>
      <w:proofErr w:type="spellStart"/>
      <w:r w:rsidR="003F66BD" w:rsidRPr="003D36FB">
        <w:rPr>
          <w:rFonts w:ascii="Consolas" w:hAnsi="Consolas" w:cs="Consolas"/>
          <w:color w:val="0000FF"/>
          <w:sz w:val="16"/>
          <w:szCs w:val="19"/>
          <w:rPrChange w:id="4620" w:author="Author">
            <w:rPr>
              <w:rFonts w:ascii="Consolas" w:hAnsi="Consolas" w:cs="Consolas"/>
              <w:color w:val="0000FF"/>
              <w:sz w:val="19"/>
              <w:szCs w:val="19"/>
            </w:rPr>
          </w:rPrChange>
        </w:rPr>
        <w:t>var</w:t>
      </w:r>
      <w:proofErr w:type="spellEnd"/>
      <w:r w:rsidR="003F66BD" w:rsidRPr="003D36FB">
        <w:rPr>
          <w:rFonts w:ascii="Consolas" w:hAnsi="Consolas" w:cs="Consolas"/>
          <w:sz w:val="16"/>
          <w:szCs w:val="19"/>
          <w:rPrChange w:id="4621" w:author="Author">
            <w:rPr>
              <w:rFonts w:ascii="Consolas" w:hAnsi="Consolas" w:cs="Consolas"/>
              <w:sz w:val="19"/>
              <w:szCs w:val="19"/>
            </w:rPr>
          </w:rPrChange>
        </w:rPr>
        <w:t xml:space="preserve"> input = </w:t>
      </w:r>
      <w:proofErr w:type="spellStart"/>
      <w:r w:rsidR="00044CEE" w:rsidRPr="003D36FB">
        <w:rPr>
          <w:rFonts w:ascii="Consolas" w:hAnsi="Consolas" w:cs="Consolas"/>
          <w:sz w:val="16"/>
          <w:szCs w:val="19"/>
          <w:rPrChange w:id="4622" w:author="Author">
            <w:rPr>
              <w:rFonts w:ascii="Consolas" w:hAnsi="Consolas" w:cs="Consolas"/>
              <w:sz w:val="19"/>
              <w:szCs w:val="19"/>
            </w:rPr>
          </w:rPrChange>
        </w:rPr>
        <w:t>textChanged</w:t>
      </w:r>
      <w:proofErr w:type="spellEnd"/>
      <w:r w:rsidR="003F66BD" w:rsidRPr="003D36FB">
        <w:rPr>
          <w:rFonts w:ascii="Consolas" w:hAnsi="Consolas" w:cs="Consolas"/>
          <w:sz w:val="16"/>
          <w:szCs w:val="19"/>
          <w:rPrChange w:id="4623" w:author="Author">
            <w:rPr>
              <w:rFonts w:ascii="Consolas" w:hAnsi="Consolas" w:cs="Consolas"/>
              <w:sz w:val="19"/>
              <w:szCs w:val="19"/>
            </w:rPr>
          </w:rPrChange>
        </w:rPr>
        <w:br/>
        <w:t xml:space="preserve">                .Throttle(</w:t>
      </w:r>
      <w:proofErr w:type="spellStart"/>
      <w:r w:rsidR="003F66BD" w:rsidRPr="003D36FB">
        <w:rPr>
          <w:rFonts w:ascii="Consolas" w:hAnsi="Consolas" w:cs="Consolas"/>
          <w:color w:val="2B91AF"/>
          <w:sz w:val="16"/>
          <w:szCs w:val="19"/>
          <w:rPrChange w:id="4624" w:author="Author">
            <w:rPr>
              <w:rFonts w:ascii="Consolas" w:hAnsi="Consolas" w:cs="Consolas"/>
              <w:color w:val="2B91AF"/>
              <w:sz w:val="19"/>
              <w:szCs w:val="19"/>
            </w:rPr>
          </w:rPrChange>
        </w:rPr>
        <w:t>TimeSpan</w:t>
      </w:r>
      <w:r w:rsidR="003F66BD" w:rsidRPr="003D36FB">
        <w:rPr>
          <w:rFonts w:ascii="Consolas" w:hAnsi="Consolas" w:cs="Consolas"/>
          <w:sz w:val="16"/>
          <w:szCs w:val="19"/>
          <w:rPrChange w:id="4625" w:author="Author">
            <w:rPr>
              <w:rFonts w:ascii="Consolas" w:hAnsi="Consolas" w:cs="Consolas"/>
              <w:sz w:val="19"/>
              <w:szCs w:val="19"/>
            </w:rPr>
          </w:rPrChange>
        </w:rPr>
        <w:t>.FromSeconds</w:t>
      </w:r>
      <w:proofErr w:type="spellEnd"/>
      <w:r w:rsidR="003F66BD" w:rsidRPr="003D36FB">
        <w:rPr>
          <w:rFonts w:ascii="Consolas" w:hAnsi="Consolas" w:cs="Consolas"/>
          <w:sz w:val="16"/>
          <w:szCs w:val="19"/>
          <w:rPrChange w:id="4626" w:author="Author">
            <w:rPr>
              <w:rFonts w:ascii="Consolas" w:hAnsi="Consolas" w:cs="Consolas"/>
              <w:sz w:val="19"/>
              <w:szCs w:val="19"/>
            </w:rPr>
          </w:rPrChange>
        </w:rPr>
        <w:t>(1))</w:t>
      </w:r>
      <w:r w:rsidR="00BE7DF8" w:rsidRPr="003D36FB">
        <w:rPr>
          <w:rFonts w:ascii="Consolas" w:hAnsi="Consolas" w:cs="Consolas"/>
          <w:sz w:val="16"/>
          <w:szCs w:val="19"/>
          <w:rPrChange w:id="4627" w:author="Author">
            <w:rPr>
              <w:rFonts w:ascii="Consolas" w:hAnsi="Consolas" w:cs="Consolas"/>
              <w:sz w:val="19"/>
              <w:szCs w:val="19"/>
            </w:rPr>
          </w:rPrChange>
        </w:rPr>
        <w:br/>
        <w:t xml:space="preserve">                .</w:t>
      </w:r>
      <w:proofErr w:type="spellStart"/>
      <w:r w:rsidR="00BE7DF8" w:rsidRPr="003D36FB">
        <w:rPr>
          <w:rFonts w:ascii="Consolas" w:hAnsi="Consolas" w:cs="Consolas"/>
          <w:sz w:val="16"/>
          <w:szCs w:val="19"/>
          <w:rPrChange w:id="4628" w:author="Author">
            <w:rPr>
              <w:rFonts w:ascii="Consolas" w:hAnsi="Consolas" w:cs="Consolas"/>
              <w:sz w:val="19"/>
              <w:szCs w:val="19"/>
            </w:rPr>
          </w:rPrChange>
        </w:rPr>
        <w:t>DistinctUntilChanged</w:t>
      </w:r>
      <w:proofErr w:type="spellEnd"/>
      <w:r w:rsidR="00BE7DF8" w:rsidRPr="003D36FB">
        <w:rPr>
          <w:rFonts w:ascii="Consolas" w:hAnsi="Consolas" w:cs="Consolas"/>
          <w:sz w:val="16"/>
          <w:szCs w:val="19"/>
          <w:rPrChange w:id="4629" w:author="Author">
            <w:rPr>
              <w:rFonts w:ascii="Consolas" w:hAnsi="Consolas" w:cs="Consolas"/>
              <w:sz w:val="19"/>
              <w:szCs w:val="19"/>
            </w:rPr>
          </w:rPrChange>
        </w:rPr>
        <w:t>()</w:t>
      </w:r>
      <w:r w:rsidR="003F66BD" w:rsidRPr="003D36FB">
        <w:rPr>
          <w:rFonts w:ascii="Consolas" w:hAnsi="Consolas" w:cs="Consolas"/>
          <w:sz w:val="16"/>
          <w:szCs w:val="19"/>
          <w:rPrChange w:id="4630" w:author="Author">
            <w:rPr>
              <w:rFonts w:ascii="Consolas" w:hAnsi="Consolas" w:cs="Consolas"/>
              <w:sz w:val="19"/>
              <w:szCs w:val="19"/>
            </w:rPr>
          </w:rPrChange>
        </w:rPr>
        <w:t>;</w:t>
      </w:r>
      <w:r w:rsidR="003F66BD" w:rsidRPr="003D36FB">
        <w:rPr>
          <w:rFonts w:ascii="Consolas" w:hAnsi="Consolas" w:cs="Consolas"/>
          <w:sz w:val="16"/>
          <w:szCs w:val="19"/>
          <w:rPrChange w:id="4631" w:author="Author">
            <w:rPr>
              <w:rFonts w:ascii="Consolas" w:hAnsi="Consolas" w:cs="Consolas"/>
              <w:sz w:val="19"/>
              <w:szCs w:val="19"/>
            </w:rPr>
          </w:rPrChange>
        </w:rPr>
        <w:br/>
      </w:r>
      <w:r w:rsidR="003F66BD" w:rsidRPr="003D36FB">
        <w:rPr>
          <w:rFonts w:ascii="Consolas" w:hAnsi="Consolas" w:cs="Consolas"/>
          <w:sz w:val="16"/>
          <w:szCs w:val="19"/>
          <w:rPrChange w:id="4632" w:author="Author">
            <w:rPr>
              <w:rFonts w:ascii="Consolas" w:hAnsi="Consolas" w:cs="Consolas"/>
              <w:sz w:val="19"/>
              <w:szCs w:val="19"/>
            </w:rPr>
          </w:rPrChange>
        </w:rPr>
        <w:br/>
        <w:t xml:space="preserve">    </w:t>
      </w:r>
      <w:r w:rsidR="003F66BD" w:rsidRPr="003D36FB">
        <w:rPr>
          <w:rFonts w:ascii="Consolas" w:hAnsi="Consolas" w:cs="Consolas"/>
          <w:color w:val="008000"/>
          <w:sz w:val="16"/>
          <w:szCs w:val="19"/>
          <w:rPrChange w:id="4633" w:author="Author">
            <w:rPr>
              <w:rFonts w:ascii="Consolas" w:hAnsi="Consolas" w:cs="Consolas"/>
              <w:color w:val="008000"/>
              <w:sz w:val="19"/>
              <w:szCs w:val="19"/>
            </w:rPr>
          </w:rPrChange>
        </w:rPr>
        <w:t xml:space="preserve">// Bridge with the web service's </w:t>
      </w:r>
      <w:proofErr w:type="spellStart"/>
      <w:r w:rsidR="003F66BD" w:rsidRPr="003D36FB">
        <w:rPr>
          <w:rFonts w:ascii="Consolas" w:hAnsi="Consolas" w:cs="Consolas"/>
          <w:color w:val="008000"/>
          <w:sz w:val="16"/>
          <w:szCs w:val="19"/>
          <w:rPrChange w:id="4634" w:author="Author">
            <w:rPr>
              <w:rFonts w:ascii="Consolas" w:hAnsi="Consolas" w:cs="Consolas"/>
              <w:color w:val="008000"/>
              <w:sz w:val="19"/>
              <w:szCs w:val="19"/>
            </w:rPr>
          </w:rPrChange>
        </w:rPr>
        <w:t>MatchInDict</w:t>
      </w:r>
      <w:proofErr w:type="spellEnd"/>
      <w:r w:rsidR="003F66BD" w:rsidRPr="003D36FB">
        <w:rPr>
          <w:rFonts w:ascii="Consolas" w:hAnsi="Consolas" w:cs="Consolas"/>
          <w:color w:val="008000"/>
          <w:sz w:val="16"/>
          <w:szCs w:val="19"/>
          <w:rPrChange w:id="4635" w:author="Author">
            <w:rPr>
              <w:rFonts w:ascii="Consolas" w:hAnsi="Consolas" w:cs="Consolas"/>
              <w:color w:val="008000"/>
              <w:sz w:val="19"/>
              <w:szCs w:val="19"/>
            </w:rPr>
          </w:rPrChange>
        </w:rPr>
        <w:t xml:space="preserve"> method.</w:t>
      </w:r>
      <w:r w:rsidR="003F66BD" w:rsidRPr="003D36FB">
        <w:rPr>
          <w:rFonts w:ascii="Consolas" w:hAnsi="Consolas" w:cs="Consolas"/>
          <w:color w:val="008000"/>
          <w:sz w:val="16"/>
          <w:szCs w:val="19"/>
          <w:rPrChange w:id="4636" w:author="Author">
            <w:rPr>
              <w:rFonts w:ascii="Consolas" w:hAnsi="Consolas" w:cs="Consolas"/>
              <w:color w:val="008000"/>
              <w:sz w:val="19"/>
              <w:szCs w:val="19"/>
            </w:rPr>
          </w:rPrChange>
        </w:rPr>
        <w:br/>
      </w:r>
      <w:r w:rsidR="003F66BD" w:rsidRPr="003D36FB">
        <w:rPr>
          <w:rFonts w:ascii="Consolas" w:hAnsi="Consolas" w:cs="Consolas"/>
          <w:sz w:val="16"/>
          <w:szCs w:val="19"/>
          <w:rPrChange w:id="4637" w:author="Author">
            <w:rPr>
              <w:rFonts w:ascii="Consolas" w:hAnsi="Consolas" w:cs="Consolas"/>
              <w:sz w:val="19"/>
              <w:szCs w:val="19"/>
            </w:rPr>
          </w:rPrChange>
        </w:rPr>
        <w:t xml:space="preserve">    </w:t>
      </w:r>
      <w:proofErr w:type="spellStart"/>
      <w:proofErr w:type="gramStart"/>
      <w:r w:rsidR="003F66BD" w:rsidRPr="003D36FB">
        <w:rPr>
          <w:rFonts w:ascii="Consolas" w:hAnsi="Consolas" w:cs="Consolas"/>
          <w:color w:val="0000FF"/>
          <w:sz w:val="16"/>
          <w:szCs w:val="19"/>
          <w:rPrChange w:id="4638" w:author="Author">
            <w:rPr>
              <w:rFonts w:ascii="Consolas" w:hAnsi="Consolas" w:cs="Consolas"/>
              <w:color w:val="0000FF"/>
              <w:sz w:val="19"/>
              <w:szCs w:val="19"/>
            </w:rPr>
          </w:rPrChange>
        </w:rPr>
        <w:t>var</w:t>
      </w:r>
      <w:proofErr w:type="spellEnd"/>
      <w:proofErr w:type="gramEnd"/>
      <w:r w:rsidR="003F66BD" w:rsidRPr="003D36FB">
        <w:rPr>
          <w:rFonts w:ascii="Consolas" w:hAnsi="Consolas" w:cs="Consolas"/>
          <w:sz w:val="16"/>
          <w:szCs w:val="19"/>
          <w:rPrChange w:id="4639" w:author="Author">
            <w:rPr>
              <w:rFonts w:ascii="Consolas" w:hAnsi="Consolas" w:cs="Consolas"/>
              <w:sz w:val="19"/>
              <w:szCs w:val="19"/>
            </w:rPr>
          </w:rPrChange>
        </w:rPr>
        <w:t xml:space="preserve"> svc = </w:t>
      </w:r>
      <w:r w:rsidR="003F66BD" w:rsidRPr="003D36FB">
        <w:rPr>
          <w:rFonts w:ascii="Consolas" w:hAnsi="Consolas" w:cs="Consolas"/>
          <w:color w:val="0000FF"/>
          <w:sz w:val="16"/>
          <w:szCs w:val="19"/>
          <w:rPrChange w:id="4640" w:author="Author">
            <w:rPr>
              <w:rFonts w:ascii="Consolas" w:hAnsi="Consolas" w:cs="Consolas"/>
              <w:color w:val="0000FF"/>
              <w:sz w:val="19"/>
              <w:szCs w:val="19"/>
            </w:rPr>
          </w:rPrChange>
        </w:rPr>
        <w:t>new</w:t>
      </w:r>
      <w:r w:rsidR="003F66BD" w:rsidRPr="003D36FB">
        <w:rPr>
          <w:rFonts w:ascii="Consolas" w:hAnsi="Consolas" w:cs="Consolas"/>
          <w:sz w:val="16"/>
          <w:szCs w:val="19"/>
          <w:rPrChange w:id="4641" w:author="Author">
            <w:rPr>
              <w:rFonts w:ascii="Consolas" w:hAnsi="Consolas" w:cs="Consolas"/>
              <w:sz w:val="19"/>
              <w:szCs w:val="19"/>
            </w:rPr>
          </w:rPrChange>
        </w:rPr>
        <w:t xml:space="preserve"> </w:t>
      </w:r>
      <w:proofErr w:type="spellStart"/>
      <w:r w:rsidR="003F66BD" w:rsidRPr="003D36FB">
        <w:rPr>
          <w:rFonts w:ascii="Consolas" w:hAnsi="Consolas" w:cs="Consolas"/>
          <w:color w:val="2B91AF"/>
          <w:sz w:val="16"/>
          <w:szCs w:val="19"/>
          <w:rPrChange w:id="4642" w:author="Author">
            <w:rPr>
              <w:rFonts w:ascii="Consolas" w:hAnsi="Consolas" w:cs="Consolas"/>
              <w:color w:val="2B91AF"/>
              <w:sz w:val="19"/>
              <w:szCs w:val="19"/>
            </w:rPr>
          </w:rPrChange>
        </w:rPr>
        <w:t>DictServiceSoapClient</w:t>
      </w:r>
      <w:proofErr w:type="spellEnd"/>
      <w:r w:rsidR="003F66BD" w:rsidRPr="003D36FB">
        <w:rPr>
          <w:rFonts w:ascii="Consolas" w:hAnsi="Consolas" w:cs="Consolas"/>
          <w:sz w:val="16"/>
          <w:szCs w:val="19"/>
          <w:rPrChange w:id="4643" w:author="Author">
            <w:rPr>
              <w:rFonts w:ascii="Consolas" w:hAnsi="Consolas" w:cs="Consolas"/>
              <w:sz w:val="19"/>
              <w:szCs w:val="19"/>
            </w:rPr>
          </w:rPrChange>
        </w:rPr>
        <w:t>(</w:t>
      </w:r>
      <w:r w:rsidR="003F66BD" w:rsidRPr="003D36FB">
        <w:rPr>
          <w:rFonts w:ascii="Consolas" w:hAnsi="Consolas" w:cs="Consolas"/>
          <w:color w:val="A31515"/>
          <w:sz w:val="16"/>
          <w:szCs w:val="19"/>
          <w:rPrChange w:id="4644" w:author="Author">
            <w:rPr>
              <w:rFonts w:ascii="Consolas" w:hAnsi="Consolas" w:cs="Consolas"/>
              <w:color w:val="A31515"/>
              <w:sz w:val="19"/>
              <w:szCs w:val="19"/>
            </w:rPr>
          </w:rPrChange>
        </w:rPr>
        <w:t>"</w:t>
      </w:r>
      <w:proofErr w:type="spellStart"/>
      <w:r w:rsidR="003F66BD" w:rsidRPr="003D36FB">
        <w:rPr>
          <w:rFonts w:ascii="Consolas" w:hAnsi="Consolas" w:cs="Consolas"/>
          <w:color w:val="A31515"/>
          <w:sz w:val="16"/>
          <w:szCs w:val="19"/>
          <w:rPrChange w:id="4645" w:author="Author">
            <w:rPr>
              <w:rFonts w:ascii="Consolas" w:hAnsi="Consolas" w:cs="Consolas"/>
              <w:color w:val="A31515"/>
              <w:sz w:val="19"/>
              <w:szCs w:val="19"/>
            </w:rPr>
          </w:rPrChange>
        </w:rPr>
        <w:t>DictServiceSoap</w:t>
      </w:r>
      <w:proofErr w:type="spellEnd"/>
      <w:r w:rsidR="003F66BD" w:rsidRPr="003D36FB">
        <w:rPr>
          <w:rFonts w:ascii="Consolas" w:hAnsi="Consolas" w:cs="Consolas"/>
          <w:color w:val="A31515"/>
          <w:sz w:val="16"/>
          <w:szCs w:val="19"/>
          <w:rPrChange w:id="4646" w:author="Author">
            <w:rPr>
              <w:rFonts w:ascii="Consolas" w:hAnsi="Consolas" w:cs="Consolas"/>
              <w:color w:val="A31515"/>
              <w:sz w:val="19"/>
              <w:szCs w:val="19"/>
            </w:rPr>
          </w:rPrChange>
        </w:rPr>
        <w:t>"</w:t>
      </w:r>
      <w:r w:rsidR="003F66BD" w:rsidRPr="003D36FB">
        <w:rPr>
          <w:rFonts w:ascii="Consolas" w:hAnsi="Consolas" w:cs="Consolas"/>
          <w:sz w:val="16"/>
          <w:szCs w:val="19"/>
          <w:rPrChange w:id="4647" w:author="Author">
            <w:rPr>
              <w:rFonts w:ascii="Consolas" w:hAnsi="Consolas" w:cs="Consolas"/>
              <w:sz w:val="19"/>
              <w:szCs w:val="19"/>
            </w:rPr>
          </w:rPrChange>
        </w:rPr>
        <w:t>);</w:t>
      </w:r>
      <w:r w:rsidR="003F66BD" w:rsidRPr="003D36FB">
        <w:rPr>
          <w:rFonts w:ascii="Consolas" w:hAnsi="Consolas" w:cs="Consolas"/>
          <w:sz w:val="16"/>
          <w:szCs w:val="19"/>
          <w:rPrChange w:id="4648" w:author="Author">
            <w:rPr>
              <w:rFonts w:ascii="Consolas" w:hAnsi="Consolas" w:cs="Consolas"/>
              <w:sz w:val="19"/>
              <w:szCs w:val="19"/>
            </w:rPr>
          </w:rPrChange>
        </w:rPr>
        <w:br/>
        <w:t xml:space="preserve">    </w:t>
      </w:r>
      <w:proofErr w:type="spellStart"/>
      <w:r w:rsidR="003F66BD" w:rsidRPr="003D36FB">
        <w:rPr>
          <w:rFonts w:ascii="Consolas" w:hAnsi="Consolas" w:cs="Consolas"/>
          <w:color w:val="0000FF"/>
          <w:sz w:val="16"/>
          <w:szCs w:val="19"/>
          <w:rPrChange w:id="4649" w:author="Author">
            <w:rPr>
              <w:rFonts w:ascii="Consolas" w:hAnsi="Consolas" w:cs="Consolas"/>
              <w:color w:val="0000FF"/>
              <w:sz w:val="19"/>
              <w:szCs w:val="19"/>
            </w:rPr>
          </w:rPrChange>
        </w:rPr>
        <w:t>var</w:t>
      </w:r>
      <w:proofErr w:type="spellEnd"/>
      <w:r w:rsidR="003F66BD" w:rsidRPr="003D36FB">
        <w:rPr>
          <w:rFonts w:ascii="Consolas" w:hAnsi="Consolas" w:cs="Consolas"/>
          <w:sz w:val="16"/>
          <w:szCs w:val="19"/>
          <w:rPrChange w:id="4650" w:author="Author">
            <w:rPr>
              <w:rFonts w:ascii="Consolas" w:hAnsi="Consolas" w:cs="Consolas"/>
              <w:sz w:val="19"/>
              <w:szCs w:val="19"/>
            </w:rPr>
          </w:rPrChange>
        </w:rPr>
        <w:t xml:space="preserve"> </w:t>
      </w:r>
      <w:proofErr w:type="spellStart"/>
      <w:r w:rsidR="003F66BD" w:rsidRPr="003D36FB">
        <w:rPr>
          <w:rFonts w:ascii="Consolas" w:hAnsi="Consolas" w:cs="Consolas"/>
          <w:sz w:val="16"/>
          <w:szCs w:val="19"/>
          <w:rPrChange w:id="4651" w:author="Author">
            <w:rPr>
              <w:rFonts w:ascii="Consolas" w:hAnsi="Consolas" w:cs="Consolas"/>
              <w:sz w:val="19"/>
              <w:szCs w:val="19"/>
            </w:rPr>
          </w:rPrChange>
        </w:rPr>
        <w:t>matchInDict</w:t>
      </w:r>
      <w:proofErr w:type="spellEnd"/>
      <w:r w:rsidR="003F66BD" w:rsidRPr="003D36FB">
        <w:rPr>
          <w:rFonts w:ascii="Consolas" w:hAnsi="Consolas" w:cs="Consolas"/>
          <w:sz w:val="16"/>
          <w:szCs w:val="19"/>
          <w:rPrChange w:id="4652" w:author="Author">
            <w:rPr>
              <w:rFonts w:ascii="Consolas" w:hAnsi="Consolas" w:cs="Consolas"/>
              <w:sz w:val="19"/>
              <w:szCs w:val="19"/>
            </w:rPr>
          </w:rPrChange>
        </w:rPr>
        <w:t xml:space="preserve"> = </w:t>
      </w:r>
      <w:proofErr w:type="spellStart"/>
      <w:r w:rsidR="003F66BD" w:rsidRPr="003D36FB">
        <w:rPr>
          <w:rFonts w:ascii="Consolas" w:hAnsi="Consolas" w:cs="Consolas"/>
          <w:color w:val="2B91AF"/>
          <w:sz w:val="16"/>
          <w:szCs w:val="19"/>
          <w:rPrChange w:id="4653" w:author="Author">
            <w:rPr>
              <w:rFonts w:ascii="Consolas" w:hAnsi="Consolas" w:cs="Consolas"/>
              <w:color w:val="2B91AF"/>
              <w:sz w:val="19"/>
              <w:szCs w:val="19"/>
            </w:rPr>
          </w:rPrChange>
        </w:rPr>
        <w:t>Observable</w:t>
      </w:r>
      <w:r w:rsidR="003F66BD" w:rsidRPr="003D36FB">
        <w:rPr>
          <w:rFonts w:ascii="Consolas" w:hAnsi="Consolas" w:cs="Consolas"/>
          <w:sz w:val="16"/>
          <w:szCs w:val="19"/>
          <w:rPrChange w:id="4654" w:author="Author">
            <w:rPr>
              <w:rFonts w:ascii="Consolas" w:hAnsi="Consolas" w:cs="Consolas"/>
              <w:sz w:val="19"/>
              <w:szCs w:val="19"/>
            </w:rPr>
          </w:rPrChange>
        </w:rPr>
        <w:t>.FromAsyncPattern</w:t>
      </w:r>
      <w:proofErr w:type="spellEnd"/>
      <w:r w:rsidR="003F66BD" w:rsidRPr="003D36FB">
        <w:rPr>
          <w:rFonts w:ascii="Consolas" w:hAnsi="Consolas" w:cs="Consolas"/>
          <w:sz w:val="16"/>
          <w:szCs w:val="19"/>
          <w:rPrChange w:id="4655" w:author="Author">
            <w:rPr>
              <w:rFonts w:ascii="Consolas" w:hAnsi="Consolas" w:cs="Consolas"/>
              <w:sz w:val="19"/>
              <w:szCs w:val="19"/>
            </w:rPr>
          </w:rPrChange>
        </w:rPr>
        <w:t>&lt;</w:t>
      </w:r>
      <w:r w:rsidR="003F66BD" w:rsidRPr="003D36FB">
        <w:rPr>
          <w:rFonts w:ascii="Consolas" w:hAnsi="Consolas" w:cs="Consolas"/>
          <w:color w:val="0000FF"/>
          <w:sz w:val="16"/>
          <w:szCs w:val="19"/>
          <w:rPrChange w:id="4656" w:author="Author">
            <w:rPr>
              <w:rFonts w:ascii="Consolas" w:hAnsi="Consolas" w:cs="Consolas"/>
              <w:color w:val="0000FF"/>
              <w:sz w:val="19"/>
              <w:szCs w:val="19"/>
            </w:rPr>
          </w:rPrChange>
        </w:rPr>
        <w:t>string</w:t>
      </w:r>
      <w:r w:rsidR="003F66BD" w:rsidRPr="003D36FB">
        <w:rPr>
          <w:rFonts w:ascii="Consolas" w:hAnsi="Consolas" w:cs="Consolas"/>
          <w:sz w:val="16"/>
          <w:szCs w:val="19"/>
          <w:rPrChange w:id="4657" w:author="Author">
            <w:rPr>
              <w:rFonts w:ascii="Consolas" w:hAnsi="Consolas" w:cs="Consolas"/>
              <w:sz w:val="19"/>
              <w:szCs w:val="19"/>
            </w:rPr>
          </w:rPrChange>
        </w:rPr>
        <w:t xml:space="preserve">, </w:t>
      </w:r>
      <w:r w:rsidR="003F66BD" w:rsidRPr="003D36FB">
        <w:rPr>
          <w:rFonts w:ascii="Consolas" w:hAnsi="Consolas" w:cs="Consolas"/>
          <w:color w:val="0000FF"/>
          <w:sz w:val="16"/>
          <w:szCs w:val="19"/>
          <w:rPrChange w:id="4658" w:author="Author">
            <w:rPr>
              <w:rFonts w:ascii="Consolas" w:hAnsi="Consolas" w:cs="Consolas"/>
              <w:color w:val="0000FF"/>
              <w:sz w:val="19"/>
              <w:szCs w:val="19"/>
            </w:rPr>
          </w:rPrChange>
        </w:rPr>
        <w:t>string</w:t>
      </w:r>
      <w:r w:rsidR="003F66BD" w:rsidRPr="003D36FB">
        <w:rPr>
          <w:rFonts w:ascii="Consolas" w:hAnsi="Consolas" w:cs="Consolas"/>
          <w:sz w:val="16"/>
          <w:szCs w:val="19"/>
          <w:rPrChange w:id="4659" w:author="Author">
            <w:rPr>
              <w:rFonts w:ascii="Consolas" w:hAnsi="Consolas" w:cs="Consolas"/>
              <w:sz w:val="19"/>
              <w:szCs w:val="19"/>
            </w:rPr>
          </w:rPrChange>
        </w:rPr>
        <w:t xml:space="preserve">, </w:t>
      </w:r>
      <w:r w:rsidR="003F66BD" w:rsidRPr="003D36FB">
        <w:rPr>
          <w:rFonts w:ascii="Consolas" w:hAnsi="Consolas" w:cs="Consolas"/>
          <w:color w:val="0000FF"/>
          <w:sz w:val="16"/>
          <w:szCs w:val="19"/>
          <w:rPrChange w:id="4660" w:author="Author">
            <w:rPr>
              <w:rFonts w:ascii="Consolas" w:hAnsi="Consolas" w:cs="Consolas"/>
              <w:color w:val="0000FF"/>
              <w:sz w:val="19"/>
              <w:szCs w:val="19"/>
            </w:rPr>
          </w:rPrChange>
        </w:rPr>
        <w:t>string</w:t>
      </w:r>
      <w:r w:rsidR="003F66BD" w:rsidRPr="003D36FB">
        <w:rPr>
          <w:rFonts w:ascii="Consolas" w:hAnsi="Consolas" w:cs="Consolas"/>
          <w:sz w:val="16"/>
          <w:szCs w:val="19"/>
          <w:rPrChange w:id="4661" w:author="Author">
            <w:rPr>
              <w:rFonts w:ascii="Consolas" w:hAnsi="Consolas" w:cs="Consolas"/>
              <w:sz w:val="19"/>
              <w:szCs w:val="19"/>
            </w:rPr>
          </w:rPrChange>
        </w:rPr>
        <w:t xml:space="preserve">, </w:t>
      </w:r>
      <w:proofErr w:type="spellStart"/>
      <w:r w:rsidR="003F66BD" w:rsidRPr="003D36FB">
        <w:rPr>
          <w:rFonts w:ascii="Consolas" w:hAnsi="Consolas" w:cs="Consolas"/>
          <w:color w:val="2B91AF"/>
          <w:sz w:val="16"/>
          <w:szCs w:val="19"/>
          <w:rPrChange w:id="4662" w:author="Author">
            <w:rPr>
              <w:rFonts w:ascii="Consolas" w:hAnsi="Consolas" w:cs="Consolas"/>
              <w:color w:val="2B91AF"/>
              <w:sz w:val="19"/>
              <w:szCs w:val="19"/>
            </w:rPr>
          </w:rPrChange>
        </w:rPr>
        <w:t>DictionaryWord</w:t>
      </w:r>
      <w:proofErr w:type="spellEnd"/>
      <w:r w:rsidR="003F66BD" w:rsidRPr="003D36FB">
        <w:rPr>
          <w:rFonts w:ascii="Consolas" w:hAnsi="Consolas" w:cs="Consolas"/>
          <w:sz w:val="16"/>
          <w:szCs w:val="19"/>
          <w:rPrChange w:id="4663" w:author="Author">
            <w:rPr>
              <w:rFonts w:ascii="Consolas" w:hAnsi="Consolas" w:cs="Consolas"/>
              <w:sz w:val="19"/>
              <w:szCs w:val="19"/>
            </w:rPr>
          </w:rPrChange>
        </w:rPr>
        <w:t>[]&gt;</w:t>
      </w:r>
      <w:r w:rsidR="003F66BD" w:rsidRPr="003D36FB">
        <w:rPr>
          <w:rFonts w:ascii="Consolas" w:hAnsi="Consolas" w:cs="Consolas"/>
          <w:sz w:val="16"/>
          <w:szCs w:val="19"/>
          <w:rPrChange w:id="4664" w:author="Author">
            <w:rPr>
              <w:rFonts w:ascii="Consolas" w:hAnsi="Consolas" w:cs="Consolas"/>
              <w:sz w:val="19"/>
              <w:szCs w:val="19"/>
            </w:rPr>
          </w:rPrChange>
        </w:rPr>
        <w:br/>
        <w:t xml:space="preserve">        (</w:t>
      </w:r>
      <w:proofErr w:type="spellStart"/>
      <w:r w:rsidR="003F66BD" w:rsidRPr="003D36FB">
        <w:rPr>
          <w:rFonts w:ascii="Consolas" w:hAnsi="Consolas" w:cs="Consolas"/>
          <w:sz w:val="16"/>
          <w:szCs w:val="19"/>
          <w:rPrChange w:id="4665" w:author="Author">
            <w:rPr>
              <w:rFonts w:ascii="Consolas" w:hAnsi="Consolas" w:cs="Consolas"/>
              <w:sz w:val="19"/>
              <w:szCs w:val="19"/>
            </w:rPr>
          </w:rPrChange>
        </w:rPr>
        <w:t>svc.BeginMatchInDict</w:t>
      </w:r>
      <w:proofErr w:type="spellEnd"/>
      <w:r w:rsidR="003F66BD" w:rsidRPr="003D36FB">
        <w:rPr>
          <w:rFonts w:ascii="Consolas" w:hAnsi="Consolas" w:cs="Consolas"/>
          <w:sz w:val="16"/>
          <w:szCs w:val="19"/>
          <w:rPrChange w:id="4666" w:author="Author">
            <w:rPr>
              <w:rFonts w:ascii="Consolas" w:hAnsi="Consolas" w:cs="Consolas"/>
              <w:sz w:val="19"/>
              <w:szCs w:val="19"/>
            </w:rPr>
          </w:rPrChange>
        </w:rPr>
        <w:t xml:space="preserve">, </w:t>
      </w:r>
      <w:proofErr w:type="spellStart"/>
      <w:r w:rsidR="003F66BD" w:rsidRPr="003D36FB">
        <w:rPr>
          <w:rFonts w:ascii="Consolas" w:hAnsi="Consolas" w:cs="Consolas"/>
          <w:sz w:val="16"/>
          <w:szCs w:val="19"/>
          <w:rPrChange w:id="4667" w:author="Author">
            <w:rPr>
              <w:rFonts w:ascii="Consolas" w:hAnsi="Consolas" w:cs="Consolas"/>
              <w:sz w:val="19"/>
              <w:szCs w:val="19"/>
            </w:rPr>
          </w:rPrChange>
        </w:rPr>
        <w:t>svc.EndMatchInDict</w:t>
      </w:r>
      <w:proofErr w:type="spellEnd"/>
      <w:r w:rsidR="003F66BD" w:rsidRPr="003D36FB">
        <w:rPr>
          <w:rFonts w:ascii="Consolas" w:hAnsi="Consolas" w:cs="Consolas"/>
          <w:sz w:val="16"/>
          <w:szCs w:val="19"/>
          <w:rPrChange w:id="4668" w:author="Author">
            <w:rPr>
              <w:rFonts w:ascii="Consolas" w:hAnsi="Consolas" w:cs="Consolas"/>
              <w:sz w:val="19"/>
              <w:szCs w:val="19"/>
            </w:rPr>
          </w:rPrChange>
        </w:rPr>
        <w:t>);</w:t>
      </w:r>
      <w:r w:rsidR="00044CEE" w:rsidRPr="003D36FB">
        <w:rPr>
          <w:rFonts w:ascii="Consolas" w:hAnsi="Consolas" w:cs="Consolas"/>
          <w:sz w:val="16"/>
          <w:szCs w:val="19"/>
          <w:rPrChange w:id="4669" w:author="Author">
            <w:rPr>
              <w:rFonts w:ascii="Consolas" w:hAnsi="Consolas" w:cs="Consolas"/>
              <w:sz w:val="19"/>
              <w:szCs w:val="19"/>
            </w:rPr>
          </w:rPrChange>
        </w:rPr>
        <w:br/>
      </w:r>
      <w:r w:rsidR="003F66BD" w:rsidRPr="003D36FB">
        <w:rPr>
          <w:rFonts w:ascii="Consolas" w:hAnsi="Consolas" w:cs="Consolas"/>
          <w:sz w:val="16"/>
          <w:szCs w:val="19"/>
          <w:rPrChange w:id="4670" w:author="Author">
            <w:rPr>
              <w:rFonts w:ascii="Consolas" w:hAnsi="Consolas" w:cs="Consolas"/>
              <w:sz w:val="19"/>
              <w:szCs w:val="19"/>
            </w:rPr>
          </w:rPrChange>
        </w:rPr>
        <w:br/>
        <w:t xml:space="preserve">    </w:t>
      </w:r>
      <w:proofErr w:type="spellStart"/>
      <w:r w:rsidR="003F66BD" w:rsidRPr="003D36FB">
        <w:rPr>
          <w:rFonts w:ascii="Consolas" w:hAnsi="Consolas" w:cs="Consolas"/>
          <w:color w:val="2B91AF"/>
          <w:sz w:val="16"/>
          <w:szCs w:val="19"/>
          <w:rPrChange w:id="4671" w:author="Author">
            <w:rPr>
              <w:rFonts w:ascii="Consolas" w:hAnsi="Consolas" w:cs="Consolas"/>
              <w:color w:val="2B91AF"/>
              <w:sz w:val="19"/>
              <w:szCs w:val="19"/>
            </w:rPr>
          </w:rPrChange>
        </w:rPr>
        <w:t>Func</w:t>
      </w:r>
      <w:proofErr w:type="spellEnd"/>
      <w:r w:rsidR="003F66BD" w:rsidRPr="003D36FB">
        <w:rPr>
          <w:rFonts w:ascii="Consolas" w:hAnsi="Consolas" w:cs="Consolas"/>
          <w:sz w:val="16"/>
          <w:szCs w:val="19"/>
          <w:rPrChange w:id="4672" w:author="Author">
            <w:rPr>
              <w:rFonts w:ascii="Consolas" w:hAnsi="Consolas" w:cs="Consolas"/>
              <w:sz w:val="19"/>
              <w:szCs w:val="19"/>
            </w:rPr>
          </w:rPrChange>
        </w:rPr>
        <w:t>&lt;</w:t>
      </w:r>
      <w:r w:rsidR="003F66BD" w:rsidRPr="003D36FB">
        <w:rPr>
          <w:rFonts w:ascii="Consolas" w:hAnsi="Consolas" w:cs="Consolas"/>
          <w:color w:val="0000FF"/>
          <w:sz w:val="16"/>
          <w:szCs w:val="19"/>
          <w:rPrChange w:id="4673" w:author="Author">
            <w:rPr>
              <w:rFonts w:ascii="Consolas" w:hAnsi="Consolas" w:cs="Consolas"/>
              <w:color w:val="0000FF"/>
              <w:sz w:val="19"/>
              <w:szCs w:val="19"/>
            </w:rPr>
          </w:rPrChange>
        </w:rPr>
        <w:t>string</w:t>
      </w:r>
      <w:r w:rsidR="003F66BD" w:rsidRPr="003D36FB">
        <w:rPr>
          <w:rFonts w:ascii="Consolas" w:hAnsi="Consolas" w:cs="Consolas"/>
          <w:sz w:val="16"/>
          <w:szCs w:val="19"/>
          <w:rPrChange w:id="4674" w:author="Author">
            <w:rPr>
              <w:rFonts w:ascii="Consolas" w:hAnsi="Consolas" w:cs="Consolas"/>
              <w:sz w:val="19"/>
              <w:szCs w:val="19"/>
            </w:rPr>
          </w:rPrChange>
        </w:rPr>
        <w:t xml:space="preserve">, </w:t>
      </w:r>
      <w:proofErr w:type="spellStart"/>
      <w:r w:rsidR="003F66BD" w:rsidRPr="003D36FB">
        <w:rPr>
          <w:rFonts w:ascii="Consolas" w:hAnsi="Consolas" w:cs="Consolas"/>
          <w:color w:val="2B91AF"/>
          <w:sz w:val="16"/>
          <w:szCs w:val="19"/>
          <w:rPrChange w:id="4675" w:author="Author">
            <w:rPr>
              <w:rFonts w:ascii="Consolas" w:hAnsi="Consolas" w:cs="Consolas"/>
              <w:color w:val="2B91AF"/>
              <w:sz w:val="19"/>
              <w:szCs w:val="19"/>
            </w:rPr>
          </w:rPrChange>
        </w:rPr>
        <w:t>IObservable</w:t>
      </w:r>
      <w:proofErr w:type="spellEnd"/>
      <w:r w:rsidR="003F66BD" w:rsidRPr="003D36FB">
        <w:rPr>
          <w:rFonts w:ascii="Consolas" w:hAnsi="Consolas" w:cs="Consolas"/>
          <w:sz w:val="16"/>
          <w:szCs w:val="19"/>
          <w:rPrChange w:id="4676" w:author="Author">
            <w:rPr>
              <w:rFonts w:ascii="Consolas" w:hAnsi="Consolas" w:cs="Consolas"/>
              <w:sz w:val="19"/>
              <w:szCs w:val="19"/>
            </w:rPr>
          </w:rPrChange>
        </w:rPr>
        <w:t>&lt;</w:t>
      </w:r>
      <w:proofErr w:type="spellStart"/>
      <w:r w:rsidR="003F66BD" w:rsidRPr="003D36FB">
        <w:rPr>
          <w:rFonts w:ascii="Consolas" w:hAnsi="Consolas" w:cs="Consolas"/>
          <w:color w:val="2B91AF"/>
          <w:sz w:val="16"/>
          <w:szCs w:val="19"/>
          <w:rPrChange w:id="4677" w:author="Author">
            <w:rPr>
              <w:rFonts w:ascii="Consolas" w:hAnsi="Consolas" w:cs="Consolas"/>
              <w:color w:val="2B91AF"/>
              <w:sz w:val="19"/>
              <w:szCs w:val="19"/>
            </w:rPr>
          </w:rPrChange>
        </w:rPr>
        <w:t>DictionaryWord</w:t>
      </w:r>
      <w:proofErr w:type="spellEnd"/>
      <w:r w:rsidR="003F66BD" w:rsidRPr="003D36FB">
        <w:rPr>
          <w:rFonts w:ascii="Consolas" w:hAnsi="Consolas" w:cs="Consolas"/>
          <w:sz w:val="16"/>
          <w:szCs w:val="19"/>
          <w:rPrChange w:id="4678" w:author="Author">
            <w:rPr>
              <w:rFonts w:ascii="Consolas" w:hAnsi="Consolas" w:cs="Consolas"/>
              <w:sz w:val="19"/>
              <w:szCs w:val="19"/>
            </w:rPr>
          </w:rPrChange>
        </w:rPr>
        <w:t xml:space="preserve">[]&gt;&gt; </w:t>
      </w:r>
      <w:proofErr w:type="spellStart"/>
      <w:r w:rsidR="003F66BD" w:rsidRPr="003D36FB">
        <w:rPr>
          <w:rFonts w:ascii="Consolas" w:hAnsi="Consolas" w:cs="Consolas"/>
          <w:sz w:val="16"/>
          <w:szCs w:val="19"/>
          <w:rPrChange w:id="4679" w:author="Author">
            <w:rPr>
              <w:rFonts w:ascii="Consolas" w:hAnsi="Consolas" w:cs="Consolas"/>
              <w:sz w:val="19"/>
              <w:szCs w:val="19"/>
            </w:rPr>
          </w:rPrChange>
        </w:rPr>
        <w:t>matchInWordNetByPrefix</w:t>
      </w:r>
      <w:proofErr w:type="spellEnd"/>
      <w:r w:rsidR="003F66BD" w:rsidRPr="003D36FB">
        <w:rPr>
          <w:rFonts w:ascii="Consolas" w:hAnsi="Consolas" w:cs="Consolas"/>
          <w:sz w:val="16"/>
          <w:szCs w:val="19"/>
          <w:rPrChange w:id="4680" w:author="Author">
            <w:rPr>
              <w:rFonts w:ascii="Consolas" w:hAnsi="Consolas" w:cs="Consolas"/>
              <w:sz w:val="19"/>
              <w:szCs w:val="19"/>
            </w:rPr>
          </w:rPrChange>
        </w:rPr>
        <w:t xml:space="preserve"> =</w:t>
      </w:r>
      <w:r w:rsidR="003F66BD" w:rsidRPr="003D36FB">
        <w:rPr>
          <w:rFonts w:ascii="Consolas" w:hAnsi="Consolas" w:cs="Consolas"/>
          <w:sz w:val="16"/>
          <w:szCs w:val="19"/>
          <w:rPrChange w:id="4681" w:author="Author">
            <w:rPr>
              <w:rFonts w:ascii="Consolas" w:hAnsi="Consolas" w:cs="Consolas"/>
              <w:sz w:val="19"/>
              <w:szCs w:val="19"/>
            </w:rPr>
          </w:rPrChange>
        </w:rPr>
        <w:br/>
        <w:t xml:space="preserve">        term =&gt; </w:t>
      </w:r>
      <w:proofErr w:type="spellStart"/>
      <w:r w:rsidR="003F66BD" w:rsidRPr="003D36FB">
        <w:rPr>
          <w:rFonts w:ascii="Consolas" w:hAnsi="Consolas" w:cs="Consolas"/>
          <w:sz w:val="16"/>
          <w:szCs w:val="19"/>
          <w:rPrChange w:id="4682" w:author="Author">
            <w:rPr>
              <w:rFonts w:ascii="Consolas" w:hAnsi="Consolas" w:cs="Consolas"/>
              <w:sz w:val="19"/>
              <w:szCs w:val="19"/>
            </w:rPr>
          </w:rPrChange>
        </w:rPr>
        <w:t>matchInDict</w:t>
      </w:r>
      <w:proofErr w:type="spellEnd"/>
      <w:r w:rsidR="003F66BD" w:rsidRPr="003D36FB">
        <w:rPr>
          <w:rFonts w:ascii="Consolas" w:hAnsi="Consolas" w:cs="Consolas"/>
          <w:sz w:val="16"/>
          <w:szCs w:val="19"/>
          <w:rPrChange w:id="4683" w:author="Author">
            <w:rPr>
              <w:rFonts w:ascii="Consolas" w:hAnsi="Consolas" w:cs="Consolas"/>
              <w:sz w:val="19"/>
              <w:szCs w:val="19"/>
            </w:rPr>
          </w:rPrChange>
        </w:rPr>
        <w:t>(</w:t>
      </w:r>
      <w:r w:rsidR="003F66BD" w:rsidRPr="003D36FB">
        <w:rPr>
          <w:rFonts w:ascii="Consolas" w:hAnsi="Consolas" w:cs="Consolas"/>
          <w:color w:val="A31515"/>
          <w:sz w:val="16"/>
          <w:szCs w:val="19"/>
          <w:rPrChange w:id="4684" w:author="Author">
            <w:rPr>
              <w:rFonts w:ascii="Consolas" w:hAnsi="Consolas" w:cs="Consolas"/>
              <w:color w:val="A31515"/>
              <w:sz w:val="19"/>
              <w:szCs w:val="19"/>
            </w:rPr>
          </w:rPrChange>
        </w:rPr>
        <w:t>"</w:t>
      </w:r>
      <w:proofErr w:type="spellStart"/>
      <w:r w:rsidR="003F66BD" w:rsidRPr="003D36FB">
        <w:rPr>
          <w:rFonts w:ascii="Consolas" w:hAnsi="Consolas" w:cs="Consolas"/>
          <w:color w:val="A31515"/>
          <w:sz w:val="16"/>
          <w:szCs w:val="19"/>
          <w:rPrChange w:id="4685" w:author="Author">
            <w:rPr>
              <w:rFonts w:ascii="Consolas" w:hAnsi="Consolas" w:cs="Consolas"/>
              <w:color w:val="A31515"/>
              <w:sz w:val="19"/>
              <w:szCs w:val="19"/>
            </w:rPr>
          </w:rPrChange>
        </w:rPr>
        <w:t>wn</w:t>
      </w:r>
      <w:proofErr w:type="spellEnd"/>
      <w:r w:rsidR="003F66BD" w:rsidRPr="003D36FB">
        <w:rPr>
          <w:rFonts w:ascii="Consolas" w:hAnsi="Consolas" w:cs="Consolas"/>
          <w:color w:val="A31515"/>
          <w:sz w:val="16"/>
          <w:szCs w:val="19"/>
          <w:rPrChange w:id="4686" w:author="Author">
            <w:rPr>
              <w:rFonts w:ascii="Consolas" w:hAnsi="Consolas" w:cs="Consolas"/>
              <w:color w:val="A31515"/>
              <w:sz w:val="19"/>
              <w:szCs w:val="19"/>
            </w:rPr>
          </w:rPrChange>
        </w:rPr>
        <w:t>"</w:t>
      </w:r>
      <w:r w:rsidR="003F66BD" w:rsidRPr="003D36FB">
        <w:rPr>
          <w:rFonts w:ascii="Consolas" w:hAnsi="Consolas" w:cs="Consolas"/>
          <w:sz w:val="16"/>
          <w:szCs w:val="19"/>
          <w:rPrChange w:id="4687" w:author="Author">
            <w:rPr>
              <w:rFonts w:ascii="Consolas" w:hAnsi="Consolas" w:cs="Consolas"/>
              <w:sz w:val="19"/>
              <w:szCs w:val="19"/>
            </w:rPr>
          </w:rPrChange>
        </w:rPr>
        <w:t xml:space="preserve">, term, </w:t>
      </w:r>
      <w:r w:rsidR="003F66BD" w:rsidRPr="003D36FB">
        <w:rPr>
          <w:rFonts w:ascii="Consolas" w:hAnsi="Consolas" w:cs="Consolas"/>
          <w:color w:val="A31515"/>
          <w:sz w:val="16"/>
          <w:szCs w:val="19"/>
          <w:rPrChange w:id="4688" w:author="Author">
            <w:rPr>
              <w:rFonts w:ascii="Consolas" w:hAnsi="Consolas" w:cs="Consolas"/>
              <w:color w:val="A31515"/>
              <w:sz w:val="19"/>
              <w:szCs w:val="19"/>
            </w:rPr>
          </w:rPrChange>
        </w:rPr>
        <w:t>"prefix"</w:t>
      </w:r>
      <w:r w:rsidR="003F66BD" w:rsidRPr="003D36FB">
        <w:rPr>
          <w:rFonts w:ascii="Consolas" w:hAnsi="Consolas" w:cs="Consolas"/>
          <w:sz w:val="16"/>
          <w:szCs w:val="19"/>
          <w:rPrChange w:id="4689" w:author="Author">
            <w:rPr>
              <w:rFonts w:ascii="Consolas" w:hAnsi="Consolas" w:cs="Consolas"/>
              <w:sz w:val="19"/>
              <w:szCs w:val="19"/>
            </w:rPr>
          </w:rPrChange>
        </w:rPr>
        <w:t>);</w:t>
      </w:r>
      <w:r w:rsidR="003F66BD" w:rsidRPr="003D36FB">
        <w:rPr>
          <w:rFonts w:ascii="Consolas" w:hAnsi="Consolas" w:cs="Consolas"/>
          <w:sz w:val="16"/>
          <w:szCs w:val="19"/>
          <w:rPrChange w:id="4690" w:author="Author">
            <w:rPr>
              <w:rFonts w:ascii="Consolas" w:hAnsi="Consolas" w:cs="Consolas"/>
              <w:sz w:val="19"/>
              <w:szCs w:val="19"/>
            </w:rPr>
          </w:rPrChange>
        </w:rPr>
        <w:br/>
      </w:r>
      <w:r w:rsidR="003F66BD" w:rsidRPr="003D36FB">
        <w:rPr>
          <w:rFonts w:ascii="Consolas" w:hAnsi="Consolas" w:cs="Consolas"/>
          <w:sz w:val="16"/>
          <w:szCs w:val="19"/>
          <w:rPrChange w:id="4691" w:author="Author">
            <w:rPr>
              <w:rFonts w:ascii="Consolas" w:hAnsi="Consolas" w:cs="Consolas"/>
              <w:sz w:val="19"/>
              <w:szCs w:val="19"/>
            </w:rPr>
          </w:rPrChange>
        </w:rPr>
        <w:br/>
        <w:t xml:space="preserve">    </w:t>
      </w:r>
      <w:r w:rsidR="003F66BD" w:rsidRPr="003D36FB">
        <w:rPr>
          <w:rFonts w:ascii="Consolas" w:hAnsi="Consolas" w:cs="Consolas"/>
          <w:color w:val="008000"/>
          <w:sz w:val="16"/>
          <w:szCs w:val="19"/>
          <w:rPrChange w:id="4692" w:author="Author">
            <w:rPr>
              <w:rFonts w:ascii="Consolas" w:hAnsi="Consolas" w:cs="Consolas"/>
              <w:color w:val="008000"/>
              <w:sz w:val="19"/>
              <w:szCs w:val="19"/>
            </w:rPr>
          </w:rPrChange>
        </w:rPr>
        <w:t>// The grand composition connecting the user input with the web service.</w:t>
      </w:r>
      <w:r w:rsidR="003F66BD" w:rsidRPr="003D36FB">
        <w:rPr>
          <w:rFonts w:ascii="Consolas" w:hAnsi="Consolas" w:cs="Consolas"/>
          <w:color w:val="008000"/>
          <w:sz w:val="16"/>
          <w:szCs w:val="19"/>
          <w:rPrChange w:id="4693" w:author="Author">
            <w:rPr>
              <w:rFonts w:ascii="Consolas" w:hAnsi="Consolas" w:cs="Consolas"/>
              <w:color w:val="008000"/>
              <w:sz w:val="19"/>
              <w:szCs w:val="19"/>
            </w:rPr>
          </w:rPrChange>
        </w:rPr>
        <w:br/>
      </w:r>
      <w:r w:rsidR="003F66BD" w:rsidRPr="003D36FB">
        <w:rPr>
          <w:rFonts w:ascii="Consolas" w:hAnsi="Consolas" w:cs="Consolas"/>
          <w:sz w:val="16"/>
          <w:szCs w:val="19"/>
          <w:rPrChange w:id="4694" w:author="Author">
            <w:rPr>
              <w:rFonts w:ascii="Consolas" w:hAnsi="Consolas" w:cs="Consolas"/>
              <w:sz w:val="19"/>
              <w:szCs w:val="19"/>
            </w:rPr>
          </w:rPrChange>
        </w:rPr>
        <w:t xml:space="preserve">    </w:t>
      </w:r>
      <w:proofErr w:type="spellStart"/>
      <w:proofErr w:type="gramStart"/>
      <w:r w:rsidR="003F66BD" w:rsidRPr="003D36FB">
        <w:rPr>
          <w:rFonts w:ascii="Consolas" w:hAnsi="Consolas" w:cs="Consolas"/>
          <w:color w:val="0000FF"/>
          <w:sz w:val="16"/>
          <w:szCs w:val="19"/>
          <w:rPrChange w:id="4695" w:author="Author">
            <w:rPr>
              <w:rFonts w:ascii="Consolas" w:hAnsi="Consolas" w:cs="Consolas"/>
              <w:color w:val="0000FF"/>
              <w:sz w:val="19"/>
              <w:szCs w:val="19"/>
            </w:rPr>
          </w:rPrChange>
        </w:rPr>
        <w:t>var</w:t>
      </w:r>
      <w:proofErr w:type="spellEnd"/>
      <w:proofErr w:type="gramEnd"/>
      <w:r w:rsidR="003F66BD" w:rsidRPr="003D36FB">
        <w:rPr>
          <w:rFonts w:ascii="Consolas" w:hAnsi="Consolas" w:cs="Consolas"/>
          <w:sz w:val="16"/>
          <w:szCs w:val="19"/>
          <w:rPrChange w:id="4696" w:author="Author">
            <w:rPr>
              <w:rFonts w:ascii="Consolas" w:hAnsi="Consolas" w:cs="Consolas"/>
              <w:sz w:val="19"/>
              <w:szCs w:val="19"/>
            </w:rPr>
          </w:rPrChange>
        </w:rPr>
        <w:t xml:space="preserve"> res = </w:t>
      </w:r>
      <w:r w:rsidR="003F66BD" w:rsidRPr="003D36FB">
        <w:rPr>
          <w:rFonts w:ascii="Consolas" w:hAnsi="Consolas" w:cs="Consolas"/>
          <w:color w:val="0000FF"/>
          <w:sz w:val="16"/>
          <w:szCs w:val="19"/>
          <w:rPrChange w:id="4697" w:author="Author">
            <w:rPr>
              <w:rFonts w:ascii="Consolas" w:hAnsi="Consolas" w:cs="Consolas"/>
              <w:color w:val="0000FF"/>
              <w:sz w:val="19"/>
              <w:szCs w:val="19"/>
            </w:rPr>
          </w:rPrChange>
        </w:rPr>
        <w:t>from</w:t>
      </w:r>
      <w:r w:rsidR="003F66BD" w:rsidRPr="003D36FB">
        <w:rPr>
          <w:rFonts w:ascii="Consolas" w:hAnsi="Consolas" w:cs="Consolas"/>
          <w:sz w:val="16"/>
          <w:szCs w:val="19"/>
          <w:rPrChange w:id="4698" w:author="Author">
            <w:rPr>
              <w:rFonts w:ascii="Consolas" w:hAnsi="Consolas" w:cs="Consolas"/>
              <w:sz w:val="19"/>
              <w:szCs w:val="19"/>
            </w:rPr>
          </w:rPrChange>
        </w:rPr>
        <w:t xml:space="preserve"> term </w:t>
      </w:r>
      <w:r w:rsidR="003F66BD" w:rsidRPr="003D36FB">
        <w:rPr>
          <w:rFonts w:ascii="Consolas" w:hAnsi="Consolas" w:cs="Consolas"/>
          <w:color w:val="0000FF"/>
          <w:sz w:val="16"/>
          <w:szCs w:val="19"/>
          <w:rPrChange w:id="4699" w:author="Author">
            <w:rPr>
              <w:rFonts w:ascii="Consolas" w:hAnsi="Consolas" w:cs="Consolas"/>
              <w:color w:val="0000FF"/>
              <w:sz w:val="19"/>
              <w:szCs w:val="19"/>
            </w:rPr>
          </w:rPrChange>
        </w:rPr>
        <w:t>in</w:t>
      </w:r>
      <w:r w:rsidR="003F66BD" w:rsidRPr="003D36FB">
        <w:rPr>
          <w:rFonts w:ascii="Consolas" w:hAnsi="Consolas" w:cs="Consolas"/>
          <w:sz w:val="16"/>
          <w:szCs w:val="19"/>
          <w:rPrChange w:id="4700" w:author="Author">
            <w:rPr>
              <w:rFonts w:ascii="Consolas" w:hAnsi="Consolas" w:cs="Consolas"/>
              <w:sz w:val="19"/>
              <w:szCs w:val="19"/>
            </w:rPr>
          </w:rPrChange>
        </w:rPr>
        <w:t xml:space="preserve"> input</w:t>
      </w:r>
      <w:r w:rsidR="003F66BD" w:rsidRPr="003D36FB">
        <w:rPr>
          <w:rFonts w:ascii="Consolas" w:hAnsi="Consolas" w:cs="Consolas"/>
          <w:sz w:val="16"/>
          <w:szCs w:val="19"/>
          <w:rPrChange w:id="4701" w:author="Author">
            <w:rPr>
              <w:rFonts w:ascii="Consolas" w:hAnsi="Consolas" w:cs="Consolas"/>
              <w:sz w:val="19"/>
              <w:szCs w:val="19"/>
            </w:rPr>
          </w:rPrChange>
        </w:rPr>
        <w:br/>
        <w:t xml:space="preserve">              </w:t>
      </w:r>
      <w:r w:rsidR="003F66BD" w:rsidRPr="003D36FB">
        <w:rPr>
          <w:rFonts w:ascii="Consolas" w:hAnsi="Consolas" w:cs="Consolas"/>
          <w:color w:val="0000FF"/>
          <w:sz w:val="16"/>
          <w:szCs w:val="19"/>
          <w:rPrChange w:id="4702" w:author="Author">
            <w:rPr>
              <w:rFonts w:ascii="Consolas" w:hAnsi="Consolas" w:cs="Consolas"/>
              <w:color w:val="0000FF"/>
              <w:sz w:val="19"/>
              <w:szCs w:val="19"/>
            </w:rPr>
          </w:rPrChange>
        </w:rPr>
        <w:t>from</w:t>
      </w:r>
      <w:r w:rsidR="003F66BD" w:rsidRPr="003D36FB">
        <w:rPr>
          <w:rFonts w:ascii="Consolas" w:hAnsi="Consolas" w:cs="Consolas"/>
          <w:sz w:val="16"/>
          <w:szCs w:val="19"/>
          <w:rPrChange w:id="4703" w:author="Author">
            <w:rPr>
              <w:rFonts w:ascii="Consolas" w:hAnsi="Consolas" w:cs="Consolas"/>
              <w:sz w:val="19"/>
              <w:szCs w:val="19"/>
            </w:rPr>
          </w:rPrChange>
        </w:rPr>
        <w:t xml:space="preserve"> word </w:t>
      </w:r>
      <w:r w:rsidR="003F66BD" w:rsidRPr="003D36FB">
        <w:rPr>
          <w:rFonts w:ascii="Consolas" w:hAnsi="Consolas" w:cs="Consolas"/>
          <w:color w:val="0000FF"/>
          <w:sz w:val="16"/>
          <w:szCs w:val="19"/>
          <w:rPrChange w:id="4704" w:author="Author">
            <w:rPr>
              <w:rFonts w:ascii="Consolas" w:hAnsi="Consolas" w:cs="Consolas"/>
              <w:color w:val="0000FF"/>
              <w:sz w:val="19"/>
              <w:szCs w:val="19"/>
            </w:rPr>
          </w:rPrChange>
        </w:rPr>
        <w:t>in</w:t>
      </w:r>
      <w:r w:rsidR="003F66BD" w:rsidRPr="003D36FB">
        <w:rPr>
          <w:rFonts w:ascii="Consolas" w:hAnsi="Consolas" w:cs="Consolas"/>
          <w:sz w:val="16"/>
          <w:szCs w:val="19"/>
          <w:rPrChange w:id="4705" w:author="Author">
            <w:rPr>
              <w:rFonts w:ascii="Consolas" w:hAnsi="Consolas" w:cs="Consolas"/>
              <w:sz w:val="19"/>
              <w:szCs w:val="19"/>
            </w:rPr>
          </w:rPrChange>
        </w:rPr>
        <w:t xml:space="preserve"> </w:t>
      </w:r>
      <w:proofErr w:type="spellStart"/>
      <w:r w:rsidR="003F66BD" w:rsidRPr="003D36FB">
        <w:rPr>
          <w:rFonts w:ascii="Consolas" w:hAnsi="Consolas" w:cs="Consolas"/>
          <w:sz w:val="16"/>
          <w:szCs w:val="19"/>
          <w:rPrChange w:id="4706" w:author="Author">
            <w:rPr>
              <w:rFonts w:ascii="Consolas" w:hAnsi="Consolas" w:cs="Consolas"/>
              <w:sz w:val="19"/>
              <w:szCs w:val="19"/>
            </w:rPr>
          </w:rPrChange>
        </w:rPr>
        <w:t>matchInWordNetByPrefix</w:t>
      </w:r>
      <w:proofErr w:type="spellEnd"/>
      <w:r w:rsidR="003F66BD" w:rsidRPr="003D36FB">
        <w:rPr>
          <w:rFonts w:ascii="Consolas" w:hAnsi="Consolas" w:cs="Consolas"/>
          <w:sz w:val="16"/>
          <w:szCs w:val="19"/>
          <w:rPrChange w:id="4707" w:author="Author">
            <w:rPr>
              <w:rFonts w:ascii="Consolas" w:hAnsi="Consolas" w:cs="Consolas"/>
              <w:sz w:val="19"/>
              <w:szCs w:val="19"/>
            </w:rPr>
          </w:rPrChange>
        </w:rPr>
        <w:t>(term).</w:t>
      </w:r>
      <w:proofErr w:type="spellStart"/>
      <w:r w:rsidR="003F66BD" w:rsidRPr="003D36FB">
        <w:rPr>
          <w:rFonts w:ascii="Consolas" w:hAnsi="Consolas" w:cs="Consolas"/>
          <w:sz w:val="16"/>
          <w:szCs w:val="19"/>
          <w:rPrChange w:id="4708" w:author="Author">
            <w:rPr>
              <w:rFonts w:ascii="Consolas" w:hAnsi="Consolas" w:cs="Consolas"/>
              <w:sz w:val="19"/>
              <w:szCs w:val="19"/>
            </w:rPr>
          </w:rPrChange>
        </w:rPr>
        <w:t>TakeUntil</w:t>
      </w:r>
      <w:proofErr w:type="spellEnd"/>
      <w:r w:rsidR="003F66BD" w:rsidRPr="003D36FB">
        <w:rPr>
          <w:rFonts w:ascii="Consolas" w:hAnsi="Consolas" w:cs="Consolas"/>
          <w:sz w:val="16"/>
          <w:szCs w:val="19"/>
          <w:rPrChange w:id="4709" w:author="Author">
            <w:rPr>
              <w:rFonts w:ascii="Consolas" w:hAnsi="Consolas" w:cs="Consolas"/>
              <w:sz w:val="19"/>
              <w:szCs w:val="19"/>
            </w:rPr>
          </w:rPrChange>
        </w:rPr>
        <w:t>(input)</w:t>
      </w:r>
      <w:r w:rsidR="003F66BD" w:rsidRPr="003D36FB">
        <w:rPr>
          <w:rFonts w:ascii="Consolas" w:hAnsi="Consolas" w:cs="Consolas"/>
          <w:sz w:val="16"/>
          <w:szCs w:val="19"/>
          <w:rPrChange w:id="4710" w:author="Author">
            <w:rPr>
              <w:rFonts w:ascii="Consolas" w:hAnsi="Consolas" w:cs="Consolas"/>
              <w:sz w:val="19"/>
              <w:szCs w:val="19"/>
            </w:rPr>
          </w:rPrChange>
        </w:rPr>
        <w:br/>
        <w:t xml:space="preserve">              </w:t>
      </w:r>
      <w:r w:rsidR="003F66BD" w:rsidRPr="003D36FB">
        <w:rPr>
          <w:rFonts w:ascii="Consolas" w:hAnsi="Consolas" w:cs="Consolas"/>
          <w:color w:val="0000FF"/>
          <w:sz w:val="16"/>
          <w:szCs w:val="19"/>
          <w:rPrChange w:id="4711" w:author="Author">
            <w:rPr>
              <w:rFonts w:ascii="Consolas" w:hAnsi="Consolas" w:cs="Consolas"/>
              <w:color w:val="0000FF"/>
              <w:sz w:val="19"/>
              <w:szCs w:val="19"/>
            </w:rPr>
          </w:rPrChange>
        </w:rPr>
        <w:t>select</w:t>
      </w:r>
      <w:r w:rsidR="003F66BD" w:rsidRPr="003D36FB">
        <w:rPr>
          <w:rFonts w:ascii="Consolas" w:hAnsi="Consolas" w:cs="Consolas"/>
          <w:sz w:val="16"/>
          <w:szCs w:val="19"/>
          <w:rPrChange w:id="4712" w:author="Author">
            <w:rPr>
              <w:rFonts w:ascii="Consolas" w:hAnsi="Consolas" w:cs="Consolas"/>
              <w:sz w:val="19"/>
              <w:szCs w:val="19"/>
            </w:rPr>
          </w:rPrChange>
        </w:rPr>
        <w:t xml:space="preserve"> word;</w:t>
      </w:r>
      <w:r w:rsidR="003F66BD" w:rsidRPr="003D36FB">
        <w:rPr>
          <w:rFonts w:ascii="Consolas" w:hAnsi="Consolas" w:cs="Consolas"/>
          <w:sz w:val="16"/>
          <w:szCs w:val="19"/>
          <w:rPrChange w:id="4713" w:author="Author">
            <w:rPr>
              <w:rFonts w:ascii="Consolas" w:hAnsi="Consolas" w:cs="Consolas"/>
              <w:sz w:val="19"/>
              <w:szCs w:val="19"/>
            </w:rPr>
          </w:rPrChange>
        </w:rPr>
        <w:br/>
      </w:r>
      <w:r w:rsidR="003F66BD" w:rsidRPr="003D36FB">
        <w:rPr>
          <w:rFonts w:ascii="Consolas" w:hAnsi="Consolas" w:cs="Consolas"/>
          <w:sz w:val="16"/>
          <w:szCs w:val="19"/>
          <w:rPrChange w:id="4714" w:author="Author">
            <w:rPr>
              <w:rFonts w:ascii="Consolas" w:hAnsi="Consolas" w:cs="Consolas"/>
              <w:sz w:val="19"/>
              <w:szCs w:val="19"/>
            </w:rPr>
          </w:rPrChange>
        </w:rPr>
        <w:br/>
        <w:t xml:space="preserve">    </w:t>
      </w:r>
      <w:r w:rsidR="003F66BD" w:rsidRPr="003D36FB">
        <w:rPr>
          <w:rFonts w:ascii="Consolas" w:hAnsi="Consolas" w:cs="Consolas"/>
          <w:color w:val="008000"/>
          <w:sz w:val="16"/>
          <w:szCs w:val="19"/>
          <w:rPrChange w:id="4715" w:author="Author">
            <w:rPr>
              <w:rFonts w:ascii="Consolas" w:hAnsi="Consolas" w:cs="Consolas"/>
              <w:color w:val="008000"/>
              <w:sz w:val="19"/>
              <w:szCs w:val="19"/>
            </w:rPr>
          </w:rPrChange>
        </w:rPr>
        <w:t xml:space="preserve">// Synchronize with the UI thread and populate the </w:t>
      </w:r>
      <w:proofErr w:type="spellStart"/>
      <w:r w:rsidR="003F66BD" w:rsidRPr="003D36FB">
        <w:rPr>
          <w:rFonts w:ascii="Consolas" w:hAnsi="Consolas" w:cs="Consolas"/>
          <w:color w:val="008000"/>
          <w:sz w:val="16"/>
          <w:szCs w:val="19"/>
          <w:rPrChange w:id="4716" w:author="Author">
            <w:rPr>
              <w:rFonts w:ascii="Consolas" w:hAnsi="Consolas" w:cs="Consolas"/>
              <w:color w:val="008000"/>
              <w:sz w:val="19"/>
              <w:szCs w:val="19"/>
            </w:rPr>
          </w:rPrChange>
        </w:rPr>
        <w:t>ListBox</w:t>
      </w:r>
      <w:proofErr w:type="spellEnd"/>
      <w:r w:rsidR="003F66BD" w:rsidRPr="003D36FB">
        <w:rPr>
          <w:rFonts w:ascii="Consolas" w:hAnsi="Consolas" w:cs="Consolas"/>
          <w:color w:val="008000"/>
          <w:sz w:val="16"/>
          <w:szCs w:val="19"/>
          <w:rPrChange w:id="4717" w:author="Author">
            <w:rPr>
              <w:rFonts w:ascii="Consolas" w:hAnsi="Consolas" w:cs="Consolas"/>
              <w:color w:val="008000"/>
              <w:sz w:val="19"/>
              <w:szCs w:val="19"/>
            </w:rPr>
          </w:rPrChange>
        </w:rPr>
        <w:t xml:space="preserve"> or signal an error.</w:t>
      </w:r>
      <w:r w:rsidR="003F66BD" w:rsidRPr="003D36FB">
        <w:rPr>
          <w:rFonts w:ascii="Consolas" w:hAnsi="Consolas" w:cs="Consolas"/>
          <w:color w:val="008000"/>
          <w:sz w:val="16"/>
          <w:szCs w:val="19"/>
          <w:rPrChange w:id="4718" w:author="Author">
            <w:rPr>
              <w:rFonts w:ascii="Consolas" w:hAnsi="Consolas" w:cs="Consolas"/>
              <w:color w:val="008000"/>
              <w:sz w:val="19"/>
              <w:szCs w:val="19"/>
            </w:rPr>
          </w:rPrChange>
        </w:rPr>
        <w:br/>
      </w:r>
      <w:r w:rsidR="003F66BD" w:rsidRPr="003D36FB">
        <w:rPr>
          <w:rFonts w:ascii="Consolas" w:hAnsi="Consolas" w:cs="Consolas"/>
          <w:sz w:val="16"/>
          <w:szCs w:val="19"/>
          <w:rPrChange w:id="4719" w:author="Author">
            <w:rPr>
              <w:rFonts w:ascii="Consolas" w:hAnsi="Consolas" w:cs="Consolas"/>
              <w:sz w:val="19"/>
              <w:szCs w:val="19"/>
            </w:rPr>
          </w:rPrChange>
        </w:rPr>
        <w:t xml:space="preserve">    </w:t>
      </w:r>
      <w:proofErr w:type="gramStart"/>
      <w:r w:rsidR="003F66BD" w:rsidRPr="003D36FB">
        <w:rPr>
          <w:rFonts w:ascii="Consolas" w:hAnsi="Consolas" w:cs="Consolas"/>
          <w:color w:val="0000FF"/>
          <w:sz w:val="16"/>
          <w:szCs w:val="19"/>
          <w:rPrChange w:id="4720" w:author="Author">
            <w:rPr>
              <w:rFonts w:ascii="Consolas" w:hAnsi="Consolas" w:cs="Consolas"/>
              <w:color w:val="0000FF"/>
              <w:sz w:val="19"/>
              <w:szCs w:val="19"/>
            </w:rPr>
          </w:rPrChange>
        </w:rPr>
        <w:t>using</w:t>
      </w:r>
      <w:proofErr w:type="gramEnd"/>
      <w:r w:rsidR="003F66BD" w:rsidRPr="003D36FB">
        <w:rPr>
          <w:rFonts w:ascii="Consolas" w:hAnsi="Consolas" w:cs="Consolas"/>
          <w:sz w:val="16"/>
          <w:szCs w:val="19"/>
          <w:rPrChange w:id="4721" w:author="Author">
            <w:rPr>
              <w:rFonts w:ascii="Consolas" w:hAnsi="Consolas" w:cs="Consolas"/>
              <w:sz w:val="19"/>
              <w:szCs w:val="19"/>
            </w:rPr>
          </w:rPrChange>
        </w:rPr>
        <w:t xml:space="preserve"> (</w:t>
      </w:r>
      <w:proofErr w:type="spellStart"/>
      <w:r w:rsidR="003F66BD" w:rsidRPr="003D36FB">
        <w:rPr>
          <w:rFonts w:ascii="Consolas" w:hAnsi="Consolas" w:cs="Consolas"/>
          <w:sz w:val="16"/>
          <w:szCs w:val="19"/>
          <w:rPrChange w:id="4722" w:author="Author">
            <w:rPr>
              <w:rFonts w:ascii="Consolas" w:hAnsi="Consolas" w:cs="Consolas"/>
              <w:sz w:val="19"/>
              <w:szCs w:val="19"/>
            </w:rPr>
          </w:rPrChange>
        </w:rPr>
        <w:t>res.ObserveOn</w:t>
      </w:r>
      <w:proofErr w:type="spellEnd"/>
      <w:r w:rsidR="003F66BD" w:rsidRPr="003D36FB">
        <w:rPr>
          <w:rFonts w:ascii="Consolas" w:hAnsi="Consolas" w:cs="Consolas"/>
          <w:sz w:val="16"/>
          <w:szCs w:val="19"/>
          <w:rPrChange w:id="4723" w:author="Author">
            <w:rPr>
              <w:rFonts w:ascii="Consolas" w:hAnsi="Consolas" w:cs="Consolas"/>
              <w:sz w:val="19"/>
              <w:szCs w:val="19"/>
            </w:rPr>
          </w:rPrChange>
        </w:rPr>
        <w:t>(</w:t>
      </w:r>
      <w:proofErr w:type="spellStart"/>
      <w:r w:rsidR="003F66BD" w:rsidRPr="003D36FB">
        <w:rPr>
          <w:rFonts w:ascii="Consolas" w:hAnsi="Consolas" w:cs="Consolas"/>
          <w:sz w:val="16"/>
          <w:szCs w:val="19"/>
          <w:rPrChange w:id="4724" w:author="Author">
            <w:rPr>
              <w:rFonts w:ascii="Consolas" w:hAnsi="Consolas" w:cs="Consolas"/>
              <w:sz w:val="19"/>
              <w:szCs w:val="19"/>
            </w:rPr>
          </w:rPrChange>
        </w:rPr>
        <w:t>lst</w:t>
      </w:r>
      <w:proofErr w:type="spellEnd"/>
      <w:r w:rsidR="003F66BD" w:rsidRPr="003D36FB">
        <w:rPr>
          <w:rFonts w:ascii="Consolas" w:hAnsi="Consolas" w:cs="Consolas"/>
          <w:sz w:val="16"/>
          <w:szCs w:val="19"/>
          <w:rPrChange w:id="4725" w:author="Author">
            <w:rPr>
              <w:rFonts w:ascii="Consolas" w:hAnsi="Consolas" w:cs="Consolas"/>
              <w:sz w:val="19"/>
              <w:szCs w:val="19"/>
            </w:rPr>
          </w:rPrChange>
        </w:rPr>
        <w:t>).Subscribe(</w:t>
      </w:r>
      <w:r w:rsidR="003F66BD" w:rsidRPr="003D36FB">
        <w:rPr>
          <w:rFonts w:ascii="Consolas" w:hAnsi="Consolas" w:cs="Consolas"/>
          <w:sz w:val="16"/>
          <w:szCs w:val="19"/>
          <w:rPrChange w:id="4726" w:author="Author">
            <w:rPr>
              <w:rFonts w:ascii="Consolas" w:hAnsi="Consolas" w:cs="Consolas"/>
              <w:sz w:val="19"/>
              <w:szCs w:val="19"/>
            </w:rPr>
          </w:rPrChange>
        </w:rPr>
        <w:br/>
        <w:t xml:space="preserve">        words =&gt; {</w:t>
      </w:r>
      <w:r w:rsidR="003F66BD" w:rsidRPr="003D36FB">
        <w:rPr>
          <w:rFonts w:ascii="Consolas" w:hAnsi="Consolas" w:cs="Consolas"/>
          <w:sz w:val="16"/>
          <w:szCs w:val="19"/>
          <w:rPrChange w:id="4727" w:author="Author">
            <w:rPr>
              <w:rFonts w:ascii="Consolas" w:hAnsi="Consolas" w:cs="Consolas"/>
              <w:sz w:val="19"/>
              <w:szCs w:val="19"/>
            </w:rPr>
          </w:rPrChange>
        </w:rPr>
        <w:br/>
        <w:t xml:space="preserve">            </w:t>
      </w:r>
      <w:proofErr w:type="spellStart"/>
      <w:r w:rsidR="003F66BD" w:rsidRPr="003D36FB">
        <w:rPr>
          <w:rFonts w:ascii="Consolas" w:hAnsi="Consolas" w:cs="Consolas"/>
          <w:sz w:val="16"/>
          <w:szCs w:val="19"/>
          <w:rPrChange w:id="4728" w:author="Author">
            <w:rPr>
              <w:rFonts w:ascii="Consolas" w:hAnsi="Consolas" w:cs="Consolas"/>
              <w:sz w:val="19"/>
              <w:szCs w:val="19"/>
            </w:rPr>
          </w:rPrChange>
        </w:rPr>
        <w:t>lst.Items.Clear</w:t>
      </w:r>
      <w:proofErr w:type="spellEnd"/>
      <w:r w:rsidR="003F66BD" w:rsidRPr="003D36FB">
        <w:rPr>
          <w:rFonts w:ascii="Consolas" w:hAnsi="Consolas" w:cs="Consolas"/>
          <w:sz w:val="16"/>
          <w:szCs w:val="19"/>
          <w:rPrChange w:id="4729" w:author="Author">
            <w:rPr>
              <w:rFonts w:ascii="Consolas" w:hAnsi="Consolas" w:cs="Consolas"/>
              <w:sz w:val="19"/>
              <w:szCs w:val="19"/>
            </w:rPr>
          </w:rPrChange>
        </w:rPr>
        <w:t>();</w:t>
      </w:r>
      <w:r w:rsidR="003F66BD" w:rsidRPr="003D36FB">
        <w:rPr>
          <w:rFonts w:ascii="Consolas" w:hAnsi="Consolas" w:cs="Consolas"/>
          <w:sz w:val="16"/>
          <w:szCs w:val="19"/>
          <w:rPrChange w:id="4730" w:author="Author">
            <w:rPr>
              <w:rFonts w:ascii="Consolas" w:hAnsi="Consolas" w:cs="Consolas"/>
              <w:sz w:val="19"/>
              <w:szCs w:val="19"/>
            </w:rPr>
          </w:rPrChange>
        </w:rPr>
        <w:br/>
        <w:t xml:space="preserve">            </w:t>
      </w:r>
      <w:proofErr w:type="spellStart"/>
      <w:r w:rsidR="003F66BD" w:rsidRPr="003D36FB">
        <w:rPr>
          <w:rFonts w:ascii="Consolas" w:hAnsi="Consolas" w:cs="Consolas"/>
          <w:sz w:val="16"/>
          <w:szCs w:val="19"/>
          <w:rPrChange w:id="4731" w:author="Author">
            <w:rPr>
              <w:rFonts w:ascii="Consolas" w:hAnsi="Consolas" w:cs="Consolas"/>
              <w:sz w:val="19"/>
              <w:szCs w:val="19"/>
            </w:rPr>
          </w:rPrChange>
        </w:rPr>
        <w:t>lst.Items.AddRange</w:t>
      </w:r>
      <w:proofErr w:type="spellEnd"/>
      <w:r w:rsidR="003F66BD" w:rsidRPr="003D36FB">
        <w:rPr>
          <w:rFonts w:ascii="Consolas" w:hAnsi="Consolas" w:cs="Consolas"/>
          <w:sz w:val="16"/>
          <w:szCs w:val="19"/>
          <w:rPrChange w:id="4732" w:author="Author">
            <w:rPr>
              <w:rFonts w:ascii="Consolas" w:hAnsi="Consolas" w:cs="Consolas"/>
              <w:sz w:val="19"/>
              <w:szCs w:val="19"/>
            </w:rPr>
          </w:rPrChange>
        </w:rPr>
        <w:t>((</w:t>
      </w:r>
      <w:r w:rsidR="003F66BD" w:rsidRPr="003D36FB">
        <w:rPr>
          <w:rFonts w:ascii="Consolas" w:hAnsi="Consolas" w:cs="Consolas"/>
          <w:color w:val="0000FF"/>
          <w:sz w:val="16"/>
          <w:szCs w:val="19"/>
          <w:rPrChange w:id="4733" w:author="Author">
            <w:rPr>
              <w:rFonts w:ascii="Consolas" w:hAnsi="Consolas" w:cs="Consolas"/>
              <w:color w:val="0000FF"/>
              <w:sz w:val="19"/>
              <w:szCs w:val="19"/>
            </w:rPr>
          </w:rPrChange>
        </w:rPr>
        <w:t>from</w:t>
      </w:r>
      <w:r w:rsidR="003F66BD" w:rsidRPr="003D36FB">
        <w:rPr>
          <w:rFonts w:ascii="Consolas" w:hAnsi="Consolas" w:cs="Consolas"/>
          <w:sz w:val="16"/>
          <w:szCs w:val="19"/>
          <w:rPrChange w:id="4734" w:author="Author">
            <w:rPr>
              <w:rFonts w:ascii="Consolas" w:hAnsi="Consolas" w:cs="Consolas"/>
              <w:sz w:val="19"/>
              <w:szCs w:val="19"/>
            </w:rPr>
          </w:rPrChange>
        </w:rPr>
        <w:t xml:space="preserve"> word </w:t>
      </w:r>
      <w:r w:rsidR="003F66BD" w:rsidRPr="003D36FB">
        <w:rPr>
          <w:rFonts w:ascii="Consolas" w:hAnsi="Consolas" w:cs="Consolas"/>
          <w:color w:val="0000FF"/>
          <w:sz w:val="16"/>
          <w:szCs w:val="19"/>
          <w:rPrChange w:id="4735" w:author="Author">
            <w:rPr>
              <w:rFonts w:ascii="Consolas" w:hAnsi="Consolas" w:cs="Consolas"/>
              <w:color w:val="0000FF"/>
              <w:sz w:val="19"/>
              <w:szCs w:val="19"/>
            </w:rPr>
          </w:rPrChange>
        </w:rPr>
        <w:t>in</w:t>
      </w:r>
      <w:r w:rsidR="003F66BD" w:rsidRPr="003D36FB">
        <w:rPr>
          <w:rFonts w:ascii="Consolas" w:hAnsi="Consolas" w:cs="Consolas"/>
          <w:sz w:val="16"/>
          <w:szCs w:val="19"/>
          <w:rPrChange w:id="4736" w:author="Author">
            <w:rPr>
              <w:rFonts w:ascii="Consolas" w:hAnsi="Consolas" w:cs="Consolas"/>
              <w:sz w:val="19"/>
              <w:szCs w:val="19"/>
            </w:rPr>
          </w:rPrChange>
        </w:rPr>
        <w:t xml:space="preserve"> words </w:t>
      </w:r>
      <w:r w:rsidR="003F66BD" w:rsidRPr="003D36FB">
        <w:rPr>
          <w:rFonts w:ascii="Consolas" w:hAnsi="Consolas" w:cs="Consolas"/>
          <w:color w:val="0000FF"/>
          <w:sz w:val="16"/>
          <w:szCs w:val="19"/>
          <w:rPrChange w:id="4737" w:author="Author">
            <w:rPr>
              <w:rFonts w:ascii="Consolas" w:hAnsi="Consolas" w:cs="Consolas"/>
              <w:color w:val="0000FF"/>
              <w:sz w:val="19"/>
              <w:szCs w:val="19"/>
            </w:rPr>
          </w:rPrChange>
        </w:rPr>
        <w:t>select</w:t>
      </w:r>
      <w:r w:rsidR="003F66BD" w:rsidRPr="003D36FB">
        <w:rPr>
          <w:rFonts w:ascii="Consolas" w:hAnsi="Consolas" w:cs="Consolas"/>
          <w:sz w:val="16"/>
          <w:szCs w:val="19"/>
          <w:rPrChange w:id="4738" w:author="Author">
            <w:rPr>
              <w:rFonts w:ascii="Consolas" w:hAnsi="Consolas" w:cs="Consolas"/>
              <w:sz w:val="19"/>
              <w:szCs w:val="19"/>
            </w:rPr>
          </w:rPrChange>
        </w:rPr>
        <w:t xml:space="preserve"> </w:t>
      </w:r>
      <w:proofErr w:type="spellStart"/>
      <w:r w:rsidR="003F66BD" w:rsidRPr="003D36FB">
        <w:rPr>
          <w:rFonts w:ascii="Consolas" w:hAnsi="Consolas" w:cs="Consolas"/>
          <w:sz w:val="16"/>
          <w:szCs w:val="19"/>
          <w:rPrChange w:id="4739" w:author="Author">
            <w:rPr>
              <w:rFonts w:ascii="Consolas" w:hAnsi="Consolas" w:cs="Consolas"/>
              <w:sz w:val="19"/>
              <w:szCs w:val="19"/>
            </w:rPr>
          </w:rPrChange>
        </w:rPr>
        <w:t>word.Word</w:t>
      </w:r>
      <w:proofErr w:type="spellEnd"/>
      <w:r w:rsidR="003F66BD" w:rsidRPr="003D36FB">
        <w:rPr>
          <w:rFonts w:ascii="Consolas" w:hAnsi="Consolas" w:cs="Consolas"/>
          <w:sz w:val="16"/>
          <w:szCs w:val="19"/>
          <w:rPrChange w:id="4740" w:author="Author">
            <w:rPr>
              <w:rFonts w:ascii="Consolas" w:hAnsi="Consolas" w:cs="Consolas"/>
              <w:sz w:val="19"/>
              <w:szCs w:val="19"/>
            </w:rPr>
          </w:rPrChange>
        </w:rPr>
        <w:t>).</w:t>
      </w:r>
      <w:proofErr w:type="spellStart"/>
      <w:r w:rsidR="003F66BD" w:rsidRPr="003D36FB">
        <w:rPr>
          <w:rFonts w:ascii="Consolas" w:hAnsi="Consolas" w:cs="Consolas"/>
          <w:sz w:val="16"/>
          <w:szCs w:val="19"/>
          <w:rPrChange w:id="4741" w:author="Author">
            <w:rPr>
              <w:rFonts w:ascii="Consolas" w:hAnsi="Consolas" w:cs="Consolas"/>
              <w:sz w:val="19"/>
              <w:szCs w:val="19"/>
            </w:rPr>
          </w:rPrChange>
        </w:rPr>
        <w:t>ToArray</w:t>
      </w:r>
      <w:proofErr w:type="spellEnd"/>
      <w:r w:rsidR="003F66BD" w:rsidRPr="003D36FB">
        <w:rPr>
          <w:rFonts w:ascii="Consolas" w:hAnsi="Consolas" w:cs="Consolas"/>
          <w:sz w:val="16"/>
          <w:szCs w:val="19"/>
          <w:rPrChange w:id="4742" w:author="Author">
            <w:rPr>
              <w:rFonts w:ascii="Consolas" w:hAnsi="Consolas" w:cs="Consolas"/>
              <w:sz w:val="19"/>
              <w:szCs w:val="19"/>
            </w:rPr>
          </w:rPrChange>
        </w:rPr>
        <w:t>());</w:t>
      </w:r>
      <w:r w:rsidR="003F66BD" w:rsidRPr="003D36FB">
        <w:rPr>
          <w:rFonts w:ascii="Consolas" w:hAnsi="Consolas" w:cs="Consolas"/>
          <w:sz w:val="16"/>
          <w:szCs w:val="19"/>
          <w:rPrChange w:id="4743" w:author="Author">
            <w:rPr>
              <w:rFonts w:ascii="Consolas" w:hAnsi="Consolas" w:cs="Consolas"/>
              <w:sz w:val="19"/>
              <w:szCs w:val="19"/>
            </w:rPr>
          </w:rPrChange>
        </w:rPr>
        <w:br/>
        <w:t xml:space="preserve">        },</w:t>
      </w:r>
      <w:r w:rsidR="003F66BD" w:rsidRPr="003D36FB">
        <w:rPr>
          <w:rFonts w:ascii="Consolas" w:hAnsi="Consolas" w:cs="Consolas"/>
          <w:sz w:val="16"/>
          <w:szCs w:val="19"/>
          <w:rPrChange w:id="4744" w:author="Author">
            <w:rPr>
              <w:rFonts w:ascii="Consolas" w:hAnsi="Consolas" w:cs="Consolas"/>
              <w:sz w:val="19"/>
              <w:szCs w:val="19"/>
            </w:rPr>
          </w:rPrChange>
        </w:rPr>
        <w:br/>
        <w:t xml:space="preserve">        ex =&gt; {</w:t>
      </w:r>
      <w:r w:rsidR="003F66BD" w:rsidRPr="003D36FB">
        <w:rPr>
          <w:rFonts w:ascii="Consolas" w:hAnsi="Consolas" w:cs="Consolas"/>
          <w:sz w:val="16"/>
          <w:szCs w:val="19"/>
          <w:rPrChange w:id="4745" w:author="Author">
            <w:rPr>
              <w:rFonts w:ascii="Consolas" w:hAnsi="Consolas" w:cs="Consolas"/>
              <w:sz w:val="19"/>
              <w:szCs w:val="19"/>
            </w:rPr>
          </w:rPrChange>
        </w:rPr>
        <w:br/>
        <w:t xml:space="preserve">            </w:t>
      </w:r>
      <w:proofErr w:type="spellStart"/>
      <w:r w:rsidR="003F66BD" w:rsidRPr="003D36FB">
        <w:rPr>
          <w:rFonts w:ascii="Consolas" w:hAnsi="Consolas" w:cs="Consolas"/>
          <w:color w:val="2B91AF"/>
          <w:sz w:val="16"/>
          <w:szCs w:val="19"/>
          <w:rPrChange w:id="4746" w:author="Author">
            <w:rPr>
              <w:rFonts w:ascii="Consolas" w:hAnsi="Consolas" w:cs="Consolas"/>
              <w:color w:val="2B91AF"/>
              <w:sz w:val="19"/>
              <w:szCs w:val="19"/>
            </w:rPr>
          </w:rPrChange>
        </w:rPr>
        <w:t>MessageBox</w:t>
      </w:r>
      <w:r w:rsidR="003F66BD" w:rsidRPr="003D36FB">
        <w:rPr>
          <w:rFonts w:ascii="Consolas" w:hAnsi="Consolas" w:cs="Consolas"/>
          <w:sz w:val="16"/>
          <w:szCs w:val="19"/>
          <w:rPrChange w:id="4747" w:author="Author">
            <w:rPr>
              <w:rFonts w:ascii="Consolas" w:hAnsi="Consolas" w:cs="Consolas"/>
              <w:sz w:val="19"/>
              <w:szCs w:val="19"/>
            </w:rPr>
          </w:rPrChange>
        </w:rPr>
        <w:t>.Show</w:t>
      </w:r>
      <w:proofErr w:type="spellEnd"/>
      <w:r w:rsidR="003F66BD" w:rsidRPr="003D36FB">
        <w:rPr>
          <w:rFonts w:ascii="Consolas" w:hAnsi="Consolas" w:cs="Consolas"/>
          <w:sz w:val="16"/>
          <w:szCs w:val="19"/>
          <w:rPrChange w:id="4748" w:author="Author">
            <w:rPr>
              <w:rFonts w:ascii="Consolas" w:hAnsi="Consolas" w:cs="Consolas"/>
              <w:sz w:val="19"/>
              <w:szCs w:val="19"/>
            </w:rPr>
          </w:rPrChange>
        </w:rPr>
        <w:t>(</w:t>
      </w:r>
      <w:r w:rsidR="003F66BD" w:rsidRPr="003D36FB">
        <w:rPr>
          <w:rFonts w:ascii="Consolas" w:hAnsi="Consolas" w:cs="Consolas"/>
          <w:color w:val="A31515"/>
          <w:sz w:val="16"/>
          <w:szCs w:val="19"/>
          <w:rPrChange w:id="4749" w:author="Author">
            <w:rPr>
              <w:rFonts w:ascii="Consolas" w:hAnsi="Consolas" w:cs="Consolas"/>
              <w:color w:val="A31515"/>
              <w:sz w:val="19"/>
              <w:szCs w:val="19"/>
            </w:rPr>
          </w:rPrChange>
        </w:rPr>
        <w:t>"An error occurred: "</w:t>
      </w:r>
      <w:r w:rsidR="003F66BD" w:rsidRPr="003D36FB">
        <w:rPr>
          <w:rFonts w:ascii="Consolas" w:hAnsi="Consolas" w:cs="Consolas"/>
          <w:sz w:val="16"/>
          <w:szCs w:val="19"/>
          <w:rPrChange w:id="4750" w:author="Author">
            <w:rPr>
              <w:rFonts w:ascii="Consolas" w:hAnsi="Consolas" w:cs="Consolas"/>
              <w:sz w:val="19"/>
              <w:szCs w:val="19"/>
            </w:rPr>
          </w:rPrChange>
        </w:rPr>
        <w:t xml:space="preserve"> + </w:t>
      </w:r>
      <w:proofErr w:type="spellStart"/>
      <w:r w:rsidR="003F66BD" w:rsidRPr="003D36FB">
        <w:rPr>
          <w:rFonts w:ascii="Consolas" w:hAnsi="Consolas" w:cs="Consolas"/>
          <w:sz w:val="16"/>
          <w:szCs w:val="19"/>
          <w:rPrChange w:id="4751" w:author="Author">
            <w:rPr>
              <w:rFonts w:ascii="Consolas" w:hAnsi="Consolas" w:cs="Consolas"/>
              <w:sz w:val="19"/>
              <w:szCs w:val="19"/>
            </w:rPr>
          </w:rPrChange>
        </w:rPr>
        <w:t>ex.Message</w:t>
      </w:r>
      <w:proofErr w:type="spellEnd"/>
      <w:r w:rsidR="003F66BD" w:rsidRPr="003D36FB">
        <w:rPr>
          <w:rFonts w:ascii="Consolas" w:hAnsi="Consolas" w:cs="Consolas"/>
          <w:sz w:val="16"/>
          <w:szCs w:val="19"/>
          <w:rPrChange w:id="4752" w:author="Author">
            <w:rPr>
              <w:rFonts w:ascii="Consolas" w:hAnsi="Consolas" w:cs="Consolas"/>
              <w:sz w:val="19"/>
              <w:szCs w:val="19"/>
            </w:rPr>
          </w:rPrChange>
        </w:rPr>
        <w:t xml:space="preserve">, </w:t>
      </w:r>
      <w:proofErr w:type="spellStart"/>
      <w:r w:rsidR="003F66BD" w:rsidRPr="003D36FB">
        <w:rPr>
          <w:rFonts w:ascii="Consolas" w:hAnsi="Consolas" w:cs="Consolas"/>
          <w:sz w:val="16"/>
          <w:szCs w:val="19"/>
          <w:rPrChange w:id="4753" w:author="Author">
            <w:rPr>
              <w:rFonts w:ascii="Consolas" w:hAnsi="Consolas" w:cs="Consolas"/>
              <w:sz w:val="19"/>
              <w:szCs w:val="19"/>
            </w:rPr>
          </w:rPrChange>
        </w:rPr>
        <w:t>frm.Text</w:t>
      </w:r>
      <w:proofErr w:type="spellEnd"/>
      <w:r w:rsidR="003F66BD" w:rsidRPr="003D36FB">
        <w:rPr>
          <w:rFonts w:ascii="Consolas" w:hAnsi="Consolas" w:cs="Consolas"/>
          <w:sz w:val="16"/>
          <w:szCs w:val="19"/>
          <w:rPrChange w:id="4754" w:author="Author">
            <w:rPr>
              <w:rFonts w:ascii="Consolas" w:hAnsi="Consolas" w:cs="Consolas"/>
              <w:sz w:val="19"/>
              <w:szCs w:val="19"/>
            </w:rPr>
          </w:rPrChange>
        </w:rPr>
        <w:t>,</w:t>
      </w:r>
      <w:r w:rsidR="003F66BD" w:rsidRPr="003D36FB">
        <w:rPr>
          <w:rFonts w:ascii="Consolas" w:hAnsi="Consolas" w:cs="Consolas"/>
          <w:sz w:val="16"/>
          <w:szCs w:val="19"/>
          <w:rPrChange w:id="4755" w:author="Author">
            <w:rPr>
              <w:rFonts w:ascii="Consolas" w:hAnsi="Consolas" w:cs="Consolas"/>
              <w:sz w:val="19"/>
              <w:szCs w:val="19"/>
            </w:rPr>
          </w:rPrChange>
        </w:rPr>
        <w:br/>
        <w:t xml:space="preserve">                            </w:t>
      </w:r>
      <w:proofErr w:type="spellStart"/>
      <w:r w:rsidR="003F66BD" w:rsidRPr="003D36FB">
        <w:rPr>
          <w:rFonts w:ascii="Consolas" w:hAnsi="Consolas" w:cs="Consolas"/>
          <w:color w:val="2B91AF"/>
          <w:sz w:val="16"/>
          <w:szCs w:val="19"/>
          <w:rPrChange w:id="4756" w:author="Author">
            <w:rPr>
              <w:rFonts w:ascii="Consolas" w:hAnsi="Consolas" w:cs="Consolas"/>
              <w:color w:val="2B91AF"/>
              <w:sz w:val="19"/>
              <w:szCs w:val="19"/>
            </w:rPr>
          </w:rPrChange>
        </w:rPr>
        <w:t>MessageBoxButtons</w:t>
      </w:r>
      <w:r w:rsidR="003F66BD" w:rsidRPr="003D36FB">
        <w:rPr>
          <w:rFonts w:ascii="Consolas" w:hAnsi="Consolas" w:cs="Consolas"/>
          <w:sz w:val="16"/>
          <w:szCs w:val="19"/>
          <w:rPrChange w:id="4757" w:author="Author">
            <w:rPr>
              <w:rFonts w:ascii="Consolas" w:hAnsi="Consolas" w:cs="Consolas"/>
              <w:sz w:val="19"/>
              <w:szCs w:val="19"/>
            </w:rPr>
          </w:rPrChange>
        </w:rPr>
        <w:t>.OK</w:t>
      </w:r>
      <w:proofErr w:type="spellEnd"/>
      <w:r w:rsidR="003F66BD" w:rsidRPr="003D36FB">
        <w:rPr>
          <w:rFonts w:ascii="Consolas" w:hAnsi="Consolas" w:cs="Consolas"/>
          <w:sz w:val="16"/>
          <w:szCs w:val="19"/>
          <w:rPrChange w:id="4758" w:author="Author">
            <w:rPr>
              <w:rFonts w:ascii="Consolas" w:hAnsi="Consolas" w:cs="Consolas"/>
              <w:sz w:val="19"/>
              <w:szCs w:val="19"/>
            </w:rPr>
          </w:rPrChange>
        </w:rPr>
        <w:t xml:space="preserve">, </w:t>
      </w:r>
      <w:proofErr w:type="spellStart"/>
      <w:r w:rsidR="003F66BD" w:rsidRPr="003D36FB">
        <w:rPr>
          <w:rFonts w:ascii="Consolas" w:hAnsi="Consolas" w:cs="Consolas"/>
          <w:color w:val="2B91AF"/>
          <w:sz w:val="16"/>
          <w:szCs w:val="19"/>
          <w:rPrChange w:id="4759" w:author="Author">
            <w:rPr>
              <w:rFonts w:ascii="Consolas" w:hAnsi="Consolas" w:cs="Consolas"/>
              <w:color w:val="2B91AF"/>
              <w:sz w:val="19"/>
              <w:szCs w:val="19"/>
            </w:rPr>
          </w:rPrChange>
        </w:rPr>
        <w:t>MessageBoxIcon</w:t>
      </w:r>
      <w:r w:rsidR="003F66BD" w:rsidRPr="003D36FB">
        <w:rPr>
          <w:rFonts w:ascii="Consolas" w:hAnsi="Consolas" w:cs="Consolas"/>
          <w:sz w:val="16"/>
          <w:szCs w:val="19"/>
          <w:rPrChange w:id="4760" w:author="Author">
            <w:rPr>
              <w:rFonts w:ascii="Consolas" w:hAnsi="Consolas" w:cs="Consolas"/>
              <w:sz w:val="19"/>
              <w:szCs w:val="19"/>
            </w:rPr>
          </w:rPrChange>
        </w:rPr>
        <w:t>.Error</w:t>
      </w:r>
      <w:proofErr w:type="spellEnd"/>
      <w:r w:rsidR="003F66BD" w:rsidRPr="003D36FB">
        <w:rPr>
          <w:rFonts w:ascii="Consolas" w:hAnsi="Consolas" w:cs="Consolas"/>
          <w:sz w:val="16"/>
          <w:szCs w:val="19"/>
          <w:rPrChange w:id="4761" w:author="Author">
            <w:rPr>
              <w:rFonts w:ascii="Consolas" w:hAnsi="Consolas" w:cs="Consolas"/>
              <w:sz w:val="19"/>
              <w:szCs w:val="19"/>
            </w:rPr>
          </w:rPrChange>
        </w:rPr>
        <w:t>);</w:t>
      </w:r>
      <w:r w:rsidR="003F66BD" w:rsidRPr="003D36FB">
        <w:rPr>
          <w:rFonts w:ascii="Consolas" w:hAnsi="Consolas" w:cs="Consolas"/>
          <w:sz w:val="16"/>
          <w:szCs w:val="19"/>
          <w:rPrChange w:id="4762" w:author="Author">
            <w:rPr>
              <w:rFonts w:ascii="Consolas" w:hAnsi="Consolas" w:cs="Consolas"/>
              <w:sz w:val="19"/>
              <w:szCs w:val="19"/>
            </w:rPr>
          </w:rPrChange>
        </w:rPr>
        <w:br/>
        <w:t xml:space="preserve">        }))</w:t>
      </w:r>
      <w:r w:rsidR="003F66BD" w:rsidRPr="003D36FB">
        <w:rPr>
          <w:rFonts w:ascii="Consolas" w:hAnsi="Consolas" w:cs="Consolas"/>
          <w:sz w:val="16"/>
          <w:szCs w:val="19"/>
          <w:rPrChange w:id="4763" w:author="Author">
            <w:rPr>
              <w:rFonts w:ascii="Consolas" w:hAnsi="Consolas" w:cs="Consolas"/>
              <w:sz w:val="19"/>
              <w:szCs w:val="19"/>
            </w:rPr>
          </w:rPrChange>
        </w:rPr>
        <w:br/>
        <w:t xml:space="preserve">    {</w:t>
      </w:r>
      <w:r w:rsidR="003F66BD" w:rsidRPr="003D36FB">
        <w:rPr>
          <w:rFonts w:ascii="Consolas" w:hAnsi="Consolas" w:cs="Consolas"/>
          <w:sz w:val="16"/>
          <w:szCs w:val="19"/>
          <w:rPrChange w:id="4764" w:author="Author">
            <w:rPr>
              <w:rFonts w:ascii="Consolas" w:hAnsi="Consolas" w:cs="Consolas"/>
              <w:sz w:val="19"/>
              <w:szCs w:val="19"/>
            </w:rPr>
          </w:rPrChange>
        </w:rPr>
        <w:br/>
        <w:t xml:space="preserve">        </w:t>
      </w:r>
      <w:proofErr w:type="spellStart"/>
      <w:r w:rsidR="003F66BD" w:rsidRPr="003D36FB">
        <w:rPr>
          <w:rFonts w:ascii="Consolas" w:hAnsi="Consolas" w:cs="Consolas"/>
          <w:color w:val="2B91AF"/>
          <w:sz w:val="16"/>
          <w:szCs w:val="19"/>
          <w:rPrChange w:id="4765" w:author="Author">
            <w:rPr>
              <w:rFonts w:ascii="Consolas" w:hAnsi="Consolas" w:cs="Consolas"/>
              <w:color w:val="2B91AF"/>
              <w:sz w:val="19"/>
              <w:szCs w:val="19"/>
            </w:rPr>
          </w:rPrChange>
        </w:rPr>
        <w:t>Application</w:t>
      </w:r>
      <w:r w:rsidR="003F66BD" w:rsidRPr="003D36FB">
        <w:rPr>
          <w:rFonts w:ascii="Consolas" w:hAnsi="Consolas" w:cs="Consolas"/>
          <w:sz w:val="16"/>
          <w:szCs w:val="19"/>
          <w:rPrChange w:id="4766" w:author="Author">
            <w:rPr>
              <w:rFonts w:ascii="Consolas" w:hAnsi="Consolas" w:cs="Consolas"/>
              <w:sz w:val="19"/>
              <w:szCs w:val="19"/>
            </w:rPr>
          </w:rPrChange>
        </w:rPr>
        <w:t>.Run</w:t>
      </w:r>
      <w:proofErr w:type="spellEnd"/>
      <w:r w:rsidR="003F66BD" w:rsidRPr="003D36FB">
        <w:rPr>
          <w:rFonts w:ascii="Consolas" w:hAnsi="Consolas" w:cs="Consolas"/>
          <w:sz w:val="16"/>
          <w:szCs w:val="19"/>
          <w:rPrChange w:id="4767" w:author="Author">
            <w:rPr>
              <w:rFonts w:ascii="Consolas" w:hAnsi="Consolas" w:cs="Consolas"/>
              <w:sz w:val="19"/>
              <w:szCs w:val="19"/>
            </w:rPr>
          </w:rPrChange>
        </w:rPr>
        <w:t>(</w:t>
      </w:r>
      <w:proofErr w:type="spellStart"/>
      <w:r w:rsidR="003F66BD" w:rsidRPr="003D36FB">
        <w:rPr>
          <w:rFonts w:ascii="Consolas" w:hAnsi="Consolas" w:cs="Consolas"/>
          <w:sz w:val="16"/>
          <w:szCs w:val="19"/>
          <w:rPrChange w:id="4768" w:author="Author">
            <w:rPr>
              <w:rFonts w:ascii="Consolas" w:hAnsi="Consolas" w:cs="Consolas"/>
              <w:sz w:val="19"/>
              <w:szCs w:val="19"/>
            </w:rPr>
          </w:rPrChange>
        </w:rPr>
        <w:t>frm</w:t>
      </w:r>
      <w:proofErr w:type="spellEnd"/>
      <w:r w:rsidR="003F66BD" w:rsidRPr="003D36FB">
        <w:rPr>
          <w:rFonts w:ascii="Consolas" w:hAnsi="Consolas" w:cs="Consolas"/>
          <w:sz w:val="16"/>
          <w:szCs w:val="19"/>
          <w:rPrChange w:id="4769" w:author="Author">
            <w:rPr>
              <w:rFonts w:ascii="Consolas" w:hAnsi="Consolas" w:cs="Consolas"/>
              <w:sz w:val="19"/>
              <w:szCs w:val="19"/>
            </w:rPr>
          </w:rPrChange>
        </w:rPr>
        <w:t>);</w:t>
      </w:r>
      <w:r w:rsidR="003F66BD" w:rsidRPr="003D36FB">
        <w:rPr>
          <w:rFonts w:ascii="Consolas" w:hAnsi="Consolas" w:cs="Consolas"/>
          <w:sz w:val="16"/>
          <w:szCs w:val="19"/>
          <w:rPrChange w:id="4770" w:author="Author">
            <w:rPr>
              <w:rFonts w:ascii="Consolas" w:hAnsi="Consolas" w:cs="Consolas"/>
              <w:sz w:val="19"/>
              <w:szCs w:val="19"/>
            </w:rPr>
          </w:rPrChange>
        </w:rPr>
        <w:br/>
        <w:t xml:space="preserve">    } </w:t>
      </w:r>
      <w:r w:rsidR="003F66BD" w:rsidRPr="003D36FB">
        <w:rPr>
          <w:rFonts w:ascii="Consolas" w:hAnsi="Consolas" w:cs="Consolas"/>
          <w:color w:val="008000"/>
          <w:sz w:val="16"/>
          <w:szCs w:val="19"/>
          <w:rPrChange w:id="4771" w:author="Author">
            <w:rPr>
              <w:rFonts w:ascii="Consolas" w:hAnsi="Consolas" w:cs="Consolas"/>
              <w:color w:val="008000"/>
              <w:sz w:val="19"/>
              <w:szCs w:val="19"/>
            </w:rPr>
          </w:rPrChange>
        </w:rPr>
        <w:t>// Proper disposal happens upon exiting the application.</w:t>
      </w:r>
      <w:r w:rsidR="003F66BD" w:rsidRPr="003D36FB">
        <w:rPr>
          <w:rFonts w:ascii="Consolas" w:hAnsi="Consolas" w:cs="Consolas"/>
          <w:color w:val="008000"/>
          <w:sz w:val="16"/>
          <w:szCs w:val="19"/>
          <w:rPrChange w:id="4772" w:author="Author">
            <w:rPr>
              <w:rFonts w:ascii="Consolas" w:hAnsi="Consolas" w:cs="Consolas"/>
              <w:color w:val="008000"/>
              <w:sz w:val="19"/>
              <w:szCs w:val="19"/>
            </w:rPr>
          </w:rPrChange>
        </w:rPr>
        <w:br/>
      </w:r>
    </w:p>
    <w:p w:rsidR="000A0BB3" w:rsidRPr="003D36FB" w:rsidRDefault="00203ED9" w:rsidP="00912423">
      <w:pPr>
        <w:pStyle w:val="ListParagraph"/>
        <w:numPr>
          <w:ilvl w:val="0"/>
          <w:numId w:val="15"/>
        </w:numPr>
        <w:autoSpaceDE w:val="0"/>
        <w:autoSpaceDN w:val="0"/>
        <w:adjustRightInd w:val="0"/>
        <w:spacing w:after="0" w:line="240" w:lineRule="auto"/>
        <w:rPr>
          <w:sz w:val="18"/>
          <w:rPrChange w:id="4773" w:author="Author">
            <w:rPr/>
          </w:rPrChange>
        </w:rPr>
      </w:pPr>
      <w:r w:rsidRPr="003D36FB">
        <w:rPr>
          <w:sz w:val="18"/>
          <w:rPrChange w:id="4774" w:author="Author">
            <w:rPr/>
          </w:rPrChange>
        </w:rPr>
        <w:t xml:space="preserve">Since this issue is quite common, a specialized operator called Switch was introduced. </w:t>
      </w:r>
      <w:r w:rsidR="00ED02DB" w:rsidRPr="003D36FB">
        <w:rPr>
          <w:sz w:val="18"/>
          <w:rPrChange w:id="4775" w:author="Author">
            <w:rPr/>
          </w:rPrChange>
        </w:rPr>
        <w:t xml:space="preserve">Given a sequence of sequences (yes, that’s </w:t>
      </w:r>
      <w:r w:rsidR="00ED02DB" w:rsidRPr="003D36FB">
        <w:rPr>
          <w:sz w:val="18"/>
          <w:u w:val="single"/>
          <w:rPrChange w:id="4776" w:author="Author">
            <w:rPr>
              <w:u w:val="single"/>
            </w:rPr>
          </w:rPrChange>
        </w:rPr>
        <w:t>not</w:t>
      </w:r>
      <w:r w:rsidR="00ED02DB" w:rsidRPr="003D36FB">
        <w:rPr>
          <w:sz w:val="18"/>
          <w:rPrChange w:id="4777" w:author="Author">
            <w:rPr/>
          </w:rPrChange>
        </w:rPr>
        <w:t xml:space="preserve"> a typo) it hops from one sequence to another as they come in. Using a line diagram this can be made clear in an easy manner</w:t>
      </w:r>
      <w:proofErr w:type="gramStart"/>
      <w:r w:rsidR="00ED02DB" w:rsidRPr="003D36FB">
        <w:rPr>
          <w:sz w:val="18"/>
          <w:rPrChange w:id="4778" w:author="Author">
            <w:rPr/>
          </w:rPrChange>
        </w:rPr>
        <w:t>:</w:t>
      </w:r>
      <w:proofErr w:type="gramEnd"/>
      <w:r w:rsidR="00ED02DB" w:rsidRPr="003D36FB">
        <w:rPr>
          <w:sz w:val="18"/>
          <w:rPrChange w:id="4779" w:author="Author">
            <w:rPr/>
          </w:rPrChange>
        </w:rPr>
        <w:br/>
      </w:r>
      <w:r w:rsidR="00ED02DB" w:rsidRPr="003D36FB">
        <w:rPr>
          <w:sz w:val="18"/>
          <w:rPrChange w:id="4780" w:author="Author">
            <w:rPr/>
          </w:rPrChange>
        </w:rPr>
        <w:br/>
      </w:r>
      <w:r w:rsidR="005602D2" w:rsidRPr="003D36FB">
        <w:rPr>
          <w:noProof/>
          <w:sz w:val="18"/>
          <w:rPrChange w:id="4781" w:author="Author">
            <w:rPr>
              <w:noProof/>
            </w:rPr>
          </w:rPrChange>
        </w:rPr>
        <w:drawing>
          <wp:inline distT="0" distB="0" distL="0" distR="0" wp14:anchorId="5D108495" wp14:editId="5DBB22F1">
            <wp:extent cx="5310187" cy="2092147"/>
            <wp:effectExtent l="0" t="0" r="5080" b="381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20551" cy="2096230"/>
                    </a:xfrm>
                    <a:prstGeom prst="rect">
                      <a:avLst/>
                    </a:prstGeom>
                    <a:noFill/>
                    <a:ln>
                      <a:noFill/>
                    </a:ln>
                  </pic:spPr>
                </pic:pic>
              </a:graphicData>
            </a:graphic>
          </wp:inline>
        </w:drawing>
      </w:r>
      <w:r w:rsidR="005B1AD4" w:rsidRPr="003D36FB">
        <w:rPr>
          <w:sz w:val="18"/>
          <w:rPrChange w:id="4782" w:author="Author">
            <w:rPr/>
          </w:rPrChange>
        </w:rPr>
        <w:br/>
        <w:t>When the topmost observable “outer” sequence produces a new observable “inner” sequence, an existing inner sequence subscription is disposed and the newly received sequence is subscribed to. Results produced by the current inner sequence are propagated to the Switch operator’s output.</w:t>
      </w:r>
      <w:r w:rsidR="001B400C" w:rsidRPr="003D36FB">
        <w:rPr>
          <w:sz w:val="18"/>
          <w:rPrChange w:id="4783" w:author="Author">
            <w:rPr/>
          </w:rPrChange>
        </w:rPr>
        <w:br/>
      </w:r>
      <w:r w:rsidR="001B400C" w:rsidRPr="003D36FB">
        <w:rPr>
          <w:sz w:val="18"/>
          <w:rPrChange w:id="4784" w:author="Author">
            <w:rPr/>
          </w:rPrChange>
        </w:rPr>
        <w:br/>
        <w:t xml:space="preserve">Use of this operator in our scenario proceeds as follows. First we map user input on web service requests using a simple Select operator use. Since every web service request returns an </w:t>
      </w:r>
      <w:proofErr w:type="spellStart"/>
      <w:r w:rsidR="001B400C" w:rsidRPr="003D36FB">
        <w:rPr>
          <w:sz w:val="18"/>
          <w:rPrChange w:id="4785" w:author="Author">
            <w:rPr/>
          </w:rPrChange>
        </w:rPr>
        <w:t>IObservable</w:t>
      </w:r>
      <w:proofErr w:type="spellEnd"/>
      <w:r w:rsidR="001B400C" w:rsidRPr="003D36FB">
        <w:rPr>
          <w:sz w:val="18"/>
          <w:rPrChange w:id="4786" w:author="Author">
            <w:rPr/>
          </w:rPrChange>
        </w:rPr>
        <w:t>&lt;</w:t>
      </w:r>
      <w:proofErr w:type="spellStart"/>
      <w:proofErr w:type="gramStart"/>
      <w:r w:rsidR="001B400C" w:rsidRPr="003D36FB">
        <w:rPr>
          <w:sz w:val="18"/>
          <w:rPrChange w:id="4787" w:author="Author">
            <w:rPr/>
          </w:rPrChange>
        </w:rPr>
        <w:t>DictionaryWord</w:t>
      </w:r>
      <w:proofErr w:type="spellEnd"/>
      <w:r w:rsidR="001B400C" w:rsidRPr="003D36FB">
        <w:rPr>
          <w:sz w:val="18"/>
          <w:rPrChange w:id="4788" w:author="Author">
            <w:rPr/>
          </w:rPrChange>
        </w:rPr>
        <w:t>[</w:t>
      </w:r>
      <w:proofErr w:type="gramEnd"/>
      <w:r w:rsidR="001B400C" w:rsidRPr="003D36FB">
        <w:rPr>
          <w:sz w:val="18"/>
          <w:rPrChange w:id="4789" w:author="Author">
            <w:rPr/>
          </w:rPrChange>
        </w:rPr>
        <w:t xml:space="preserve">]&gt;, the result of this projection is an </w:t>
      </w:r>
      <w:proofErr w:type="spellStart"/>
      <w:r w:rsidR="001B400C" w:rsidRPr="003D36FB">
        <w:rPr>
          <w:sz w:val="18"/>
          <w:rPrChange w:id="4790" w:author="Author">
            <w:rPr/>
          </w:rPrChange>
        </w:rPr>
        <w:t>IObservable</w:t>
      </w:r>
      <w:proofErr w:type="spellEnd"/>
      <w:r w:rsidR="001B400C" w:rsidRPr="003D36FB">
        <w:rPr>
          <w:sz w:val="18"/>
          <w:rPrChange w:id="4791" w:author="Author">
            <w:rPr/>
          </w:rPrChange>
        </w:rPr>
        <w:t>&lt;</w:t>
      </w:r>
      <w:proofErr w:type="spellStart"/>
      <w:r w:rsidR="001B400C" w:rsidRPr="003D36FB">
        <w:rPr>
          <w:sz w:val="18"/>
          <w:rPrChange w:id="4792" w:author="Author">
            <w:rPr/>
          </w:rPrChange>
        </w:rPr>
        <w:t>IObservable</w:t>
      </w:r>
      <w:proofErr w:type="spellEnd"/>
      <w:r w:rsidR="001B400C" w:rsidRPr="003D36FB">
        <w:rPr>
          <w:sz w:val="18"/>
          <w:rPrChange w:id="4793" w:author="Author">
            <w:rPr/>
          </w:rPrChange>
        </w:rPr>
        <w:t>&lt;</w:t>
      </w:r>
      <w:proofErr w:type="spellStart"/>
      <w:r w:rsidR="001B400C" w:rsidRPr="003D36FB">
        <w:rPr>
          <w:sz w:val="18"/>
          <w:rPrChange w:id="4794" w:author="Author">
            <w:rPr/>
          </w:rPrChange>
        </w:rPr>
        <w:t>DictionaryWord</w:t>
      </w:r>
      <w:proofErr w:type="spellEnd"/>
      <w:r w:rsidR="001B400C" w:rsidRPr="003D36FB">
        <w:rPr>
          <w:sz w:val="18"/>
          <w:rPrChange w:id="4795" w:author="Author">
            <w:rPr/>
          </w:rPrChange>
        </w:rPr>
        <w:t>[]&gt;&gt;. Applying Switch over this nested sequence causes the behavior described above.</w:t>
      </w:r>
      <w:r w:rsidR="00912423" w:rsidRPr="003D36FB">
        <w:rPr>
          <w:sz w:val="18"/>
          <w:rPrChange w:id="4796" w:author="Author">
            <w:rPr/>
          </w:rPrChange>
        </w:rPr>
        <w:t xml:space="preserve"> For every request submitted by the user, the web service is contacted. If a new request is made, Switch cancels out the existing one’s subscription and hops to the new one:</w:t>
      </w:r>
      <w:r w:rsidR="00912423" w:rsidRPr="003D36FB">
        <w:rPr>
          <w:sz w:val="18"/>
          <w:rPrChange w:id="4797" w:author="Author">
            <w:rPr/>
          </w:rPrChange>
        </w:rPr>
        <w:br/>
      </w:r>
      <w:r w:rsidR="00912423" w:rsidRPr="003D36FB">
        <w:rPr>
          <w:sz w:val="18"/>
          <w:rPrChange w:id="4798" w:author="Author">
            <w:rPr/>
          </w:rPrChange>
        </w:rPr>
        <w:br/>
      </w:r>
      <w:r w:rsidR="00912423" w:rsidRPr="003D36FB">
        <w:rPr>
          <w:rFonts w:ascii="Consolas" w:hAnsi="Consolas" w:cs="Consolas"/>
          <w:sz w:val="16"/>
          <w:szCs w:val="19"/>
          <w:rPrChange w:id="4799" w:author="Author">
            <w:rPr>
              <w:rFonts w:ascii="Consolas" w:hAnsi="Consolas" w:cs="Consolas"/>
              <w:sz w:val="19"/>
              <w:szCs w:val="19"/>
            </w:rPr>
          </w:rPrChange>
        </w:rPr>
        <w:t xml:space="preserve">    </w:t>
      </w:r>
      <w:proofErr w:type="spellStart"/>
      <w:r w:rsidR="00912423" w:rsidRPr="003D36FB">
        <w:rPr>
          <w:rFonts w:ascii="Consolas" w:hAnsi="Consolas" w:cs="Consolas"/>
          <w:color w:val="0000FF"/>
          <w:sz w:val="16"/>
          <w:szCs w:val="19"/>
          <w:rPrChange w:id="4800" w:author="Author">
            <w:rPr>
              <w:rFonts w:ascii="Consolas" w:hAnsi="Consolas" w:cs="Consolas"/>
              <w:color w:val="0000FF"/>
              <w:sz w:val="19"/>
              <w:szCs w:val="19"/>
            </w:rPr>
          </w:rPrChange>
        </w:rPr>
        <w:t>var</w:t>
      </w:r>
      <w:proofErr w:type="spellEnd"/>
      <w:r w:rsidR="00912423" w:rsidRPr="003D36FB">
        <w:rPr>
          <w:rFonts w:ascii="Consolas" w:hAnsi="Consolas" w:cs="Consolas"/>
          <w:sz w:val="16"/>
          <w:szCs w:val="19"/>
          <w:rPrChange w:id="4801" w:author="Author">
            <w:rPr>
              <w:rFonts w:ascii="Consolas" w:hAnsi="Consolas" w:cs="Consolas"/>
              <w:sz w:val="19"/>
              <w:szCs w:val="19"/>
            </w:rPr>
          </w:rPrChange>
        </w:rPr>
        <w:t xml:space="preserve"> res = (</w:t>
      </w:r>
      <w:r w:rsidR="00912423" w:rsidRPr="003D36FB">
        <w:rPr>
          <w:rFonts w:ascii="Consolas" w:hAnsi="Consolas" w:cs="Consolas"/>
          <w:color w:val="0000FF"/>
          <w:sz w:val="16"/>
          <w:szCs w:val="19"/>
          <w:rPrChange w:id="4802" w:author="Author">
            <w:rPr>
              <w:rFonts w:ascii="Consolas" w:hAnsi="Consolas" w:cs="Consolas"/>
              <w:color w:val="0000FF"/>
              <w:sz w:val="19"/>
              <w:szCs w:val="19"/>
            </w:rPr>
          </w:rPrChange>
        </w:rPr>
        <w:t>from</w:t>
      </w:r>
      <w:r w:rsidR="00912423" w:rsidRPr="003D36FB">
        <w:rPr>
          <w:rFonts w:ascii="Consolas" w:hAnsi="Consolas" w:cs="Consolas"/>
          <w:sz w:val="16"/>
          <w:szCs w:val="19"/>
          <w:rPrChange w:id="4803" w:author="Author">
            <w:rPr>
              <w:rFonts w:ascii="Consolas" w:hAnsi="Consolas" w:cs="Consolas"/>
              <w:sz w:val="19"/>
              <w:szCs w:val="19"/>
            </w:rPr>
          </w:rPrChange>
        </w:rPr>
        <w:t xml:space="preserve"> term </w:t>
      </w:r>
      <w:r w:rsidR="00912423" w:rsidRPr="003D36FB">
        <w:rPr>
          <w:rFonts w:ascii="Consolas" w:hAnsi="Consolas" w:cs="Consolas"/>
          <w:color w:val="0000FF"/>
          <w:sz w:val="16"/>
          <w:szCs w:val="19"/>
          <w:rPrChange w:id="4804" w:author="Author">
            <w:rPr>
              <w:rFonts w:ascii="Consolas" w:hAnsi="Consolas" w:cs="Consolas"/>
              <w:color w:val="0000FF"/>
              <w:sz w:val="19"/>
              <w:szCs w:val="19"/>
            </w:rPr>
          </w:rPrChange>
        </w:rPr>
        <w:t>in</w:t>
      </w:r>
      <w:r w:rsidR="00912423" w:rsidRPr="003D36FB">
        <w:rPr>
          <w:rFonts w:ascii="Consolas" w:hAnsi="Consolas" w:cs="Consolas"/>
          <w:sz w:val="16"/>
          <w:szCs w:val="19"/>
          <w:rPrChange w:id="4805" w:author="Author">
            <w:rPr>
              <w:rFonts w:ascii="Consolas" w:hAnsi="Consolas" w:cs="Consolas"/>
              <w:sz w:val="19"/>
              <w:szCs w:val="19"/>
            </w:rPr>
          </w:rPrChange>
        </w:rPr>
        <w:t xml:space="preserve"> input</w:t>
      </w:r>
      <w:r w:rsidR="00912423" w:rsidRPr="003D36FB">
        <w:rPr>
          <w:rFonts w:ascii="Consolas" w:hAnsi="Consolas" w:cs="Consolas"/>
          <w:sz w:val="16"/>
          <w:szCs w:val="19"/>
          <w:rPrChange w:id="4806" w:author="Author">
            <w:rPr>
              <w:rFonts w:ascii="Consolas" w:hAnsi="Consolas" w:cs="Consolas"/>
              <w:sz w:val="19"/>
              <w:szCs w:val="19"/>
            </w:rPr>
          </w:rPrChange>
        </w:rPr>
        <w:br/>
        <w:t xml:space="preserve">               </w:t>
      </w:r>
      <w:r w:rsidR="00912423" w:rsidRPr="003D36FB">
        <w:rPr>
          <w:rFonts w:ascii="Consolas" w:hAnsi="Consolas" w:cs="Consolas"/>
          <w:color w:val="0000FF"/>
          <w:sz w:val="16"/>
          <w:szCs w:val="19"/>
          <w:rPrChange w:id="4807" w:author="Author">
            <w:rPr>
              <w:rFonts w:ascii="Consolas" w:hAnsi="Consolas" w:cs="Consolas"/>
              <w:color w:val="0000FF"/>
              <w:sz w:val="19"/>
              <w:szCs w:val="19"/>
            </w:rPr>
          </w:rPrChange>
        </w:rPr>
        <w:t>select</w:t>
      </w:r>
      <w:r w:rsidR="00912423" w:rsidRPr="003D36FB">
        <w:rPr>
          <w:rFonts w:ascii="Consolas" w:hAnsi="Consolas" w:cs="Consolas"/>
          <w:sz w:val="16"/>
          <w:szCs w:val="19"/>
          <w:rPrChange w:id="4808" w:author="Author">
            <w:rPr>
              <w:rFonts w:ascii="Consolas" w:hAnsi="Consolas" w:cs="Consolas"/>
              <w:sz w:val="19"/>
              <w:szCs w:val="19"/>
            </w:rPr>
          </w:rPrChange>
        </w:rPr>
        <w:t xml:space="preserve"> </w:t>
      </w:r>
      <w:proofErr w:type="spellStart"/>
      <w:proofErr w:type="gramStart"/>
      <w:r w:rsidR="00912423" w:rsidRPr="003D36FB">
        <w:rPr>
          <w:rFonts w:ascii="Consolas" w:hAnsi="Consolas" w:cs="Consolas"/>
          <w:sz w:val="16"/>
          <w:szCs w:val="19"/>
          <w:rPrChange w:id="4809" w:author="Author">
            <w:rPr>
              <w:rFonts w:ascii="Consolas" w:hAnsi="Consolas" w:cs="Consolas"/>
              <w:sz w:val="19"/>
              <w:szCs w:val="19"/>
            </w:rPr>
          </w:rPrChange>
        </w:rPr>
        <w:t>matchInWordNetByPrefix</w:t>
      </w:r>
      <w:proofErr w:type="spellEnd"/>
      <w:r w:rsidR="00912423" w:rsidRPr="003D36FB">
        <w:rPr>
          <w:rFonts w:ascii="Consolas" w:hAnsi="Consolas" w:cs="Consolas"/>
          <w:sz w:val="16"/>
          <w:szCs w:val="19"/>
          <w:rPrChange w:id="4810" w:author="Author">
            <w:rPr>
              <w:rFonts w:ascii="Consolas" w:hAnsi="Consolas" w:cs="Consolas"/>
              <w:sz w:val="19"/>
              <w:szCs w:val="19"/>
            </w:rPr>
          </w:rPrChange>
        </w:rPr>
        <w:t>(</w:t>
      </w:r>
      <w:proofErr w:type="gramEnd"/>
      <w:r w:rsidR="00912423" w:rsidRPr="003D36FB">
        <w:rPr>
          <w:rFonts w:ascii="Consolas" w:hAnsi="Consolas" w:cs="Consolas"/>
          <w:sz w:val="16"/>
          <w:szCs w:val="19"/>
          <w:rPrChange w:id="4811" w:author="Author">
            <w:rPr>
              <w:rFonts w:ascii="Consolas" w:hAnsi="Consolas" w:cs="Consolas"/>
              <w:sz w:val="19"/>
              <w:szCs w:val="19"/>
            </w:rPr>
          </w:rPrChange>
        </w:rPr>
        <w:t>term))</w:t>
      </w:r>
      <w:r w:rsidR="00912423" w:rsidRPr="003D36FB">
        <w:rPr>
          <w:rFonts w:ascii="Consolas" w:hAnsi="Consolas" w:cs="Consolas"/>
          <w:sz w:val="16"/>
          <w:szCs w:val="19"/>
          <w:rPrChange w:id="4812" w:author="Author">
            <w:rPr>
              <w:rFonts w:ascii="Consolas" w:hAnsi="Consolas" w:cs="Consolas"/>
              <w:sz w:val="19"/>
              <w:szCs w:val="19"/>
            </w:rPr>
          </w:rPrChange>
        </w:rPr>
        <w:br/>
        <w:t xml:space="preserve">              .Switch();</w:t>
      </w:r>
      <w:r w:rsidR="00912423" w:rsidRPr="003D36FB">
        <w:rPr>
          <w:rFonts w:ascii="Consolas" w:hAnsi="Consolas" w:cs="Consolas"/>
          <w:sz w:val="16"/>
          <w:szCs w:val="19"/>
          <w:rPrChange w:id="4813" w:author="Author">
            <w:rPr>
              <w:rFonts w:ascii="Consolas" w:hAnsi="Consolas" w:cs="Consolas"/>
              <w:sz w:val="19"/>
              <w:szCs w:val="19"/>
            </w:rPr>
          </w:rPrChange>
        </w:rPr>
        <w:br/>
      </w:r>
      <w:r w:rsidR="00912423" w:rsidRPr="003D36FB">
        <w:rPr>
          <w:rFonts w:ascii="Consolas" w:hAnsi="Consolas" w:cs="Consolas"/>
          <w:sz w:val="16"/>
          <w:szCs w:val="19"/>
          <w:rPrChange w:id="4814" w:author="Author">
            <w:rPr>
              <w:rFonts w:ascii="Consolas" w:hAnsi="Consolas" w:cs="Consolas"/>
              <w:sz w:val="19"/>
              <w:szCs w:val="19"/>
            </w:rPr>
          </w:rPrChange>
        </w:rPr>
        <w:lastRenderedPageBreak/>
        <w:br/>
      </w:r>
      <w:r w:rsidR="00912423" w:rsidRPr="003D36FB">
        <w:rPr>
          <w:sz w:val="18"/>
          <w:rPrChange w:id="4815" w:author="Author">
            <w:rPr/>
          </w:rPrChange>
        </w:rPr>
        <w:t>Which approach one choses is solely dependent on personal taste. Both are equally good at solving the issue.</w:t>
      </w:r>
      <w:r w:rsidR="00EF23BE" w:rsidRPr="003D36FB">
        <w:rPr>
          <w:sz w:val="18"/>
          <w:rPrChange w:id="4816" w:author="Author">
            <w:rPr/>
          </w:rPrChange>
        </w:rPr>
        <w:br/>
      </w:r>
    </w:p>
    <w:p w:rsidR="002176BE" w:rsidRDefault="002176BE" w:rsidP="002176BE">
      <w:pPr>
        <w:autoSpaceDE w:val="0"/>
        <w:autoSpaceDN w:val="0"/>
        <w:adjustRightInd w:val="0"/>
        <w:spacing w:after="0" w:line="240" w:lineRule="auto"/>
        <w:rPr>
          <w:ins w:id="4817" w:author="Author"/>
          <w:sz w:val="18"/>
        </w:rPr>
      </w:pPr>
      <w:r w:rsidRPr="003D36FB">
        <w:rPr>
          <w:b/>
          <w:sz w:val="18"/>
          <w:rPrChange w:id="4818" w:author="Author">
            <w:rPr>
              <w:b/>
            </w:rPr>
          </w:rPrChange>
        </w:rPr>
        <w:t xml:space="preserve">Conclusion:  </w:t>
      </w:r>
      <w:r w:rsidRPr="003D36FB">
        <w:rPr>
          <w:sz w:val="18"/>
          <w:rPrChange w:id="4819" w:author="Author">
            <w:rPr/>
          </w:rPrChange>
        </w:rPr>
        <w:t xml:space="preserve">Composition of multiple asynchronous data sources is one of the main strengths of Rx. In this exercise we looked at the </w:t>
      </w:r>
      <w:proofErr w:type="spellStart"/>
      <w:r w:rsidRPr="003D36FB">
        <w:rPr>
          <w:sz w:val="18"/>
          <w:rPrChange w:id="4820" w:author="Author">
            <w:rPr/>
          </w:rPrChange>
        </w:rPr>
        <w:t>SelectMany</w:t>
      </w:r>
      <w:proofErr w:type="spellEnd"/>
      <w:r w:rsidRPr="003D36FB">
        <w:rPr>
          <w:sz w:val="18"/>
          <w:rPrChange w:id="4821" w:author="Author">
            <w:rPr/>
          </w:rPrChange>
        </w:rPr>
        <w:t xml:space="preserve"> operator that allows “binding” one source to another. More specially, we turned user entries of terms (originating from .NET events) – into asynchronous web service calls (brought to Rx using </w:t>
      </w:r>
      <w:proofErr w:type="spellStart"/>
      <w:r w:rsidRPr="003D36FB">
        <w:rPr>
          <w:sz w:val="18"/>
          <w:rPrChange w:id="4822" w:author="Author">
            <w:rPr/>
          </w:rPrChange>
        </w:rPr>
        <w:t>FromAsyncPattern</w:t>
      </w:r>
      <w:proofErr w:type="spellEnd"/>
      <w:r w:rsidRPr="003D36FB">
        <w:rPr>
          <w:sz w:val="18"/>
          <w:rPrChange w:id="4823" w:author="Author">
            <w:rPr/>
          </w:rPrChange>
        </w:rPr>
        <w:t xml:space="preserve">). To deal with errors and out-of-order arrival only a minimal portion of the code had to be tweaked. While we didn’t mention operators other than </w:t>
      </w:r>
      <w:proofErr w:type="spellStart"/>
      <w:r w:rsidRPr="003D36FB">
        <w:rPr>
          <w:sz w:val="18"/>
          <w:rPrChange w:id="4824" w:author="Author">
            <w:rPr/>
          </w:rPrChange>
        </w:rPr>
        <w:t>SelectMany</w:t>
      </w:r>
      <w:proofErr w:type="spellEnd"/>
      <w:r w:rsidRPr="003D36FB">
        <w:rPr>
          <w:sz w:val="18"/>
          <w:rPrChange w:id="4825" w:author="Author">
            <w:rPr/>
          </w:rPrChange>
        </w:rPr>
        <w:t xml:space="preserve">, </w:t>
      </w:r>
      <w:proofErr w:type="spellStart"/>
      <w:r w:rsidRPr="003D36FB">
        <w:rPr>
          <w:sz w:val="18"/>
          <w:rPrChange w:id="4826" w:author="Author">
            <w:rPr/>
          </w:rPrChange>
        </w:rPr>
        <w:t>TakeUntil</w:t>
      </w:r>
      <w:proofErr w:type="spellEnd"/>
      <w:r w:rsidRPr="003D36FB">
        <w:rPr>
          <w:sz w:val="18"/>
          <w:rPrChange w:id="4827" w:author="Author">
            <w:rPr/>
          </w:rPrChange>
        </w:rPr>
        <w:t xml:space="preserve"> and Switch that deal with multiple sources, suffice it to say that a whole bunch of those exist awaiting your further exploration.</w:t>
      </w:r>
    </w:p>
    <w:p w:rsidR="003D36FB" w:rsidRPr="003D36FB" w:rsidRDefault="003D36FB" w:rsidP="002176BE">
      <w:pPr>
        <w:autoSpaceDE w:val="0"/>
        <w:autoSpaceDN w:val="0"/>
        <w:adjustRightInd w:val="0"/>
        <w:spacing w:after="0" w:line="240" w:lineRule="auto"/>
        <w:rPr>
          <w:b/>
          <w:sz w:val="18"/>
          <w:rPrChange w:id="4828" w:author="Author">
            <w:rPr>
              <w:b/>
            </w:rPr>
          </w:rPrChange>
        </w:rPr>
      </w:pPr>
    </w:p>
    <w:p w:rsidR="00CF2644" w:rsidRPr="003D36FB" w:rsidDel="003D36FB" w:rsidRDefault="00CF2644" w:rsidP="003D36FB">
      <w:pPr>
        <w:pStyle w:val="Heading1"/>
        <w:rPr>
          <w:del w:id="4829" w:author="Author"/>
          <w:sz w:val="22"/>
          <w:rPrChange w:id="4830" w:author="Author">
            <w:rPr>
              <w:del w:id="4831" w:author="Author"/>
              <w:rFonts w:asciiTheme="majorHAnsi" w:eastAsiaTheme="majorEastAsia" w:hAnsiTheme="majorHAnsi" w:cstheme="majorBidi"/>
              <w:b/>
              <w:bCs/>
              <w:sz w:val="28"/>
              <w:szCs w:val="28"/>
            </w:rPr>
          </w:rPrChange>
        </w:rPr>
        <w:pPrChange w:id="4832" w:author="Author">
          <w:pPr/>
        </w:pPrChange>
      </w:pPr>
      <w:del w:id="4833" w:author="Author">
        <w:r w:rsidRPr="003D36FB" w:rsidDel="003D36FB">
          <w:rPr>
            <w:rPrChange w:id="4834" w:author="Author">
              <w:rPr/>
            </w:rPrChange>
          </w:rPr>
          <w:br w:type="page"/>
        </w:r>
      </w:del>
    </w:p>
    <w:p w:rsidR="004069EC" w:rsidRPr="003D36FB" w:rsidRDefault="004069EC" w:rsidP="003D36FB">
      <w:pPr>
        <w:pStyle w:val="Heading1"/>
        <w:rPr>
          <w:sz w:val="22"/>
          <w:rPrChange w:id="4835" w:author="Author">
            <w:rPr/>
          </w:rPrChange>
        </w:rPr>
        <w:pPrChange w:id="4836" w:author="Author">
          <w:pPr>
            <w:pStyle w:val="Heading1"/>
          </w:pPr>
        </w:pPrChange>
      </w:pPr>
      <w:r w:rsidRPr="003D36FB">
        <w:rPr>
          <w:sz w:val="22"/>
          <w:rPrChange w:id="4837" w:author="Author">
            <w:rPr/>
          </w:rPrChange>
        </w:rPr>
        <w:t>Exercise 9 – Testability and mocking made easy</w:t>
      </w:r>
    </w:p>
    <w:p w:rsidR="00E86BAC" w:rsidRPr="003D36FB" w:rsidRDefault="00E86BAC">
      <w:pPr>
        <w:rPr>
          <w:sz w:val="18"/>
          <w:rPrChange w:id="4838" w:author="Author">
            <w:rPr/>
          </w:rPrChange>
        </w:rPr>
      </w:pPr>
      <w:r w:rsidRPr="003D36FB">
        <w:rPr>
          <w:b/>
          <w:sz w:val="18"/>
          <w:rPrChange w:id="4839" w:author="Author">
            <w:rPr>
              <w:b/>
            </w:rPr>
          </w:rPrChange>
        </w:rPr>
        <w:t>Objective:</w:t>
      </w:r>
      <w:r w:rsidRPr="003D36FB">
        <w:rPr>
          <w:sz w:val="18"/>
          <w:rPrChange w:id="4840" w:author="Author">
            <w:rPr/>
          </w:rPrChange>
        </w:rPr>
        <w:t xml:space="preserve">  Testing asynchronous code </w:t>
      </w:r>
      <w:r w:rsidR="00203ED9" w:rsidRPr="003D36FB">
        <w:rPr>
          <w:sz w:val="18"/>
          <w:rPrChange w:id="4841" w:author="Author">
            <w:rPr/>
          </w:rPrChange>
        </w:rPr>
        <w:t xml:space="preserve">is </w:t>
      </w:r>
      <w:r w:rsidRPr="003D36FB">
        <w:rPr>
          <w:sz w:val="18"/>
          <w:rPrChange w:id="4842" w:author="Author">
            <w:rPr/>
          </w:rPrChange>
        </w:rPr>
        <w:t>a hard problem. Representing asynchronous data sources as first-class objects</w:t>
      </w:r>
      <w:r w:rsidR="00203ED9" w:rsidRPr="003D36FB">
        <w:rPr>
          <w:sz w:val="18"/>
          <w:rPrChange w:id="4843" w:author="Author">
            <w:rPr/>
          </w:rPrChange>
        </w:rPr>
        <w:t xml:space="preserve"> implementing a common generic interface</w:t>
      </w:r>
      <w:r w:rsidRPr="003D36FB">
        <w:rPr>
          <w:sz w:val="18"/>
          <w:rPrChange w:id="4844" w:author="Author">
            <w:rPr/>
          </w:rPrChange>
        </w:rPr>
        <w:t>, Rx is in a unique position to help to simplify this task as well. We’ll learn how easy it is to mock observable sequences to create solid tests.</w:t>
      </w:r>
    </w:p>
    <w:p w:rsidR="00436B37" w:rsidRPr="003D36FB" w:rsidRDefault="004F6C25" w:rsidP="00E86BAC">
      <w:pPr>
        <w:pStyle w:val="ListParagraph"/>
        <w:numPr>
          <w:ilvl w:val="0"/>
          <w:numId w:val="17"/>
        </w:numPr>
        <w:autoSpaceDE w:val="0"/>
        <w:autoSpaceDN w:val="0"/>
        <w:adjustRightInd w:val="0"/>
        <w:spacing w:after="0" w:line="240" w:lineRule="auto"/>
        <w:rPr>
          <w:sz w:val="18"/>
          <w:rPrChange w:id="4845" w:author="Author">
            <w:rPr/>
          </w:rPrChange>
        </w:rPr>
      </w:pPr>
      <w:r w:rsidRPr="003D36FB">
        <w:rPr>
          <w:noProof/>
          <w:sz w:val="18"/>
          <w:rPrChange w:id="4846" w:author="Author">
            <w:rPr>
              <w:noProof/>
            </w:rPr>
          </w:rPrChange>
        </w:rPr>
        <w:drawing>
          <wp:anchor distT="0" distB="0" distL="114300" distR="114300" simplePos="0" relativeHeight="251711488" behindDoc="0" locked="0" layoutInCell="1" allowOverlap="1" wp14:anchorId="22F75299" wp14:editId="05287B79">
            <wp:simplePos x="0" y="0"/>
            <wp:positionH relativeFrom="column">
              <wp:posOffset>-182880</wp:posOffset>
            </wp:positionH>
            <wp:positionV relativeFrom="paragraph">
              <wp:posOffset>2418242</wp:posOffset>
            </wp:positionV>
            <wp:extent cx="411621" cy="740664"/>
            <wp:effectExtent l="0" t="0" r="7620" b="2540"/>
            <wp:wrapNone/>
            <wp:docPr id="76" name="Picture 76" descr="C:\Users\bartde\AppData\Local\Microsoft\Windows\Temporary Internet Files\Content.IE5\CFGY0LUV\MC90002988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de\AppData\Local\Microsoft\Windows\Temporary Internet Files\Content.IE5\CFGY0LUV\MC900029888[1].wm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1621" cy="740664"/>
                    </a:xfrm>
                    <a:prstGeom prst="rect">
                      <a:avLst/>
                    </a:prstGeom>
                    <a:noFill/>
                    <a:ln>
                      <a:noFill/>
                    </a:ln>
                  </pic:spPr>
                </pic:pic>
              </a:graphicData>
            </a:graphic>
            <wp14:sizeRelH relativeFrom="page">
              <wp14:pctWidth>0</wp14:pctWidth>
            </wp14:sizeRelH>
            <wp14:sizeRelV relativeFrom="page">
              <wp14:pctHeight>0</wp14:pctHeight>
            </wp14:sizeRelV>
          </wp:anchor>
        </w:drawing>
      </w:r>
      <w:r w:rsidR="00E86BAC" w:rsidRPr="003D36FB">
        <w:rPr>
          <w:sz w:val="18"/>
          <w:rPrChange w:id="4847" w:author="Author">
            <w:rPr/>
          </w:rPrChange>
        </w:rPr>
        <w:t xml:space="preserve">Each observable sequence can be regarded as a testable unit. In our dictionary suggest sample, two essential sequences are being used. One is the user input sequence; the other is its composition with the web service. Since all of those are first-class objects, we can simply swap them out for a </w:t>
      </w:r>
      <w:r w:rsidR="00F166CE" w:rsidRPr="003D36FB">
        <w:rPr>
          <w:sz w:val="18"/>
          <w:rPrChange w:id="4848" w:author="Author">
            <w:rPr/>
          </w:rPrChange>
        </w:rPr>
        <w:t>sequence “mock”.</w:t>
      </w:r>
      <w:r w:rsidR="00F166CE" w:rsidRPr="003D36FB">
        <w:rPr>
          <w:sz w:val="18"/>
          <w:rPrChange w:id="4849" w:author="Author">
            <w:rPr/>
          </w:rPrChange>
        </w:rPr>
        <w:br/>
      </w:r>
      <w:r w:rsidR="00F166CE" w:rsidRPr="003D36FB">
        <w:rPr>
          <w:sz w:val="18"/>
          <w:rPrChange w:id="4850" w:author="Author">
            <w:rPr/>
          </w:rPrChange>
        </w:rPr>
        <w:br/>
        <w:t xml:space="preserve">One particularly useful operator in Rx is </w:t>
      </w:r>
      <w:proofErr w:type="spellStart"/>
      <w:r w:rsidR="00F166CE" w:rsidRPr="003D36FB">
        <w:rPr>
          <w:sz w:val="18"/>
          <w:rPrChange w:id="4851" w:author="Author">
            <w:rPr/>
          </w:rPrChange>
        </w:rPr>
        <w:t>ToObservable</w:t>
      </w:r>
      <w:proofErr w:type="spellEnd"/>
      <w:r w:rsidR="00F166CE" w:rsidRPr="003D36FB">
        <w:rPr>
          <w:sz w:val="18"/>
          <w:rPrChange w:id="4852" w:author="Author">
            <w:rPr/>
          </w:rPrChange>
        </w:rPr>
        <w:t xml:space="preserve"> defined as an extension method on </w:t>
      </w:r>
      <w:proofErr w:type="spellStart"/>
      <w:r w:rsidR="00F166CE" w:rsidRPr="003D36FB">
        <w:rPr>
          <w:sz w:val="18"/>
          <w:rPrChange w:id="4853" w:author="Author">
            <w:rPr/>
          </w:rPrChange>
        </w:rPr>
        <w:t>IEnumerable</w:t>
      </w:r>
      <w:proofErr w:type="spellEnd"/>
      <w:r w:rsidR="00F166CE" w:rsidRPr="003D36FB">
        <w:rPr>
          <w:sz w:val="18"/>
          <w:rPrChange w:id="4854" w:author="Author">
            <w:rPr/>
          </w:rPrChange>
        </w:rPr>
        <w:t>&lt;T&gt;. It’s a pull-to-push adapter that enumerates (pulls) the given sequence and exposes it as an observable sequence that notifies (pushes) its observers of the sequence’s elements.</w:t>
      </w:r>
      <w:r w:rsidR="00436B37" w:rsidRPr="003D36FB">
        <w:rPr>
          <w:sz w:val="18"/>
          <w:rPrChange w:id="4855" w:author="Author">
            <w:rPr/>
          </w:rPrChange>
        </w:rPr>
        <w:t xml:space="preserve"> As an example, replace the input sequence for an array-based mock observable as shown below:</w:t>
      </w:r>
      <w:r w:rsidR="00436B37" w:rsidRPr="003D36FB">
        <w:rPr>
          <w:sz w:val="18"/>
          <w:rPrChange w:id="4856" w:author="Author">
            <w:rPr/>
          </w:rPrChange>
        </w:rPr>
        <w:br/>
      </w:r>
      <w:r w:rsidR="00436B37" w:rsidRPr="003D36FB">
        <w:rPr>
          <w:sz w:val="18"/>
          <w:rPrChange w:id="4857" w:author="Author">
            <w:rPr/>
          </w:rPrChange>
        </w:rPr>
        <w:br/>
      </w:r>
      <w:r w:rsidR="00436B37" w:rsidRPr="003D36FB">
        <w:rPr>
          <w:rFonts w:ascii="Consolas" w:hAnsi="Consolas" w:cs="Consolas"/>
          <w:color w:val="008000"/>
          <w:sz w:val="16"/>
          <w:szCs w:val="19"/>
          <w:rPrChange w:id="4858" w:author="Author">
            <w:rPr>
              <w:rFonts w:ascii="Consolas" w:hAnsi="Consolas" w:cs="Consolas"/>
              <w:color w:val="008000"/>
              <w:sz w:val="19"/>
              <w:szCs w:val="19"/>
            </w:rPr>
          </w:rPrChange>
        </w:rPr>
        <w:t xml:space="preserve">    </w:t>
      </w:r>
      <w:r w:rsidRPr="003D36FB">
        <w:rPr>
          <w:rFonts w:ascii="Consolas" w:hAnsi="Consolas" w:cs="Consolas"/>
          <w:color w:val="008000"/>
          <w:sz w:val="16"/>
          <w:szCs w:val="19"/>
          <w:rPrChange w:id="4859" w:author="Author">
            <w:rPr>
              <w:rFonts w:ascii="Consolas" w:hAnsi="Consolas" w:cs="Consolas"/>
              <w:color w:val="008000"/>
              <w:sz w:val="19"/>
              <w:szCs w:val="19"/>
            </w:rPr>
          </w:rPrChange>
        </w:rPr>
        <w:t>//</w:t>
      </w:r>
      <w:proofErr w:type="spellStart"/>
      <w:r w:rsidR="00436B37" w:rsidRPr="003D36FB">
        <w:rPr>
          <w:rFonts w:ascii="Consolas" w:hAnsi="Consolas" w:cs="Consolas"/>
          <w:color w:val="008000"/>
          <w:sz w:val="16"/>
          <w:szCs w:val="19"/>
          <w:rPrChange w:id="4860" w:author="Author">
            <w:rPr>
              <w:rFonts w:ascii="Consolas" w:hAnsi="Consolas" w:cs="Consolas"/>
              <w:color w:val="008000"/>
              <w:sz w:val="19"/>
              <w:szCs w:val="19"/>
            </w:rPr>
          </w:rPrChange>
        </w:rPr>
        <w:t>var</w:t>
      </w:r>
      <w:proofErr w:type="spellEnd"/>
      <w:r w:rsidR="00436B37" w:rsidRPr="003D36FB">
        <w:rPr>
          <w:rFonts w:ascii="Consolas" w:hAnsi="Consolas" w:cs="Consolas"/>
          <w:color w:val="008000"/>
          <w:sz w:val="16"/>
          <w:szCs w:val="19"/>
          <w:rPrChange w:id="4861" w:author="Author">
            <w:rPr>
              <w:rFonts w:ascii="Consolas" w:hAnsi="Consolas" w:cs="Consolas"/>
              <w:color w:val="008000"/>
              <w:sz w:val="19"/>
              <w:szCs w:val="19"/>
            </w:rPr>
          </w:rPrChange>
        </w:rPr>
        <w:t xml:space="preserve"> </w:t>
      </w:r>
      <w:del w:id="4862" w:author="Author">
        <w:r w:rsidR="00436B37" w:rsidRPr="003D36FB" w:rsidDel="001D1004">
          <w:rPr>
            <w:rFonts w:ascii="Consolas" w:hAnsi="Consolas" w:cs="Consolas"/>
            <w:color w:val="008000"/>
            <w:sz w:val="16"/>
            <w:szCs w:val="19"/>
            <w:rPrChange w:id="4863" w:author="Author">
              <w:rPr>
                <w:rFonts w:ascii="Consolas" w:hAnsi="Consolas" w:cs="Consolas"/>
                <w:color w:val="008000"/>
                <w:sz w:val="19"/>
                <w:szCs w:val="19"/>
              </w:rPr>
            </w:rPrChange>
          </w:rPr>
          <w:delText xml:space="preserve">input </w:delText>
        </w:r>
      </w:del>
      <w:proofErr w:type="spellStart"/>
      <w:ins w:id="4864" w:author="Author">
        <w:r w:rsidR="001D1004" w:rsidRPr="003D36FB">
          <w:rPr>
            <w:rFonts w:ascii="Consolas" w:hAnsi="Consolas" w:cs="Consolas"/>
            <w:color w:val="008000"/>
            <w:sz w:val="16"/>
            <w:szCs w:val="19"/>
            <w:rPrChange w:id="4865" w:author="Author">
              <w:rPr>
                <w:rFonts w:ascii="Consolas" w:hAnsi="Consolas" w:cs="Consolas"/>
                <w:color w:val="008000"/>
                <w:sz w:val="19"/>
                <w:szCs w:val="19"/>
              </w:rPr>
            </w:rPrChange>
          </w:rPr>
          <w:t>textChanged</w:t>
        </w:r>
        <w:proofErr w:type="spellEnd"/>
        <w:r w:rsidR="001D1004" w:rsidRPr="003D36FB">
          <w:rPr>
            <w:rFonts w:ascii="Consolas" w:hAnsi="Consolas" w:cs="Consolas"/>
            <w:color w:val="008000"/>
            <w:sz w:val="16"/>
            <w:szCs w:val="19"/>
            <w:rPrChange w:id="4866" w:author="Author">
              <w:rPr>
                <w:rFonts w:ascii="Consolas" w:hAnsi="Consolas" w:cs="Consolas"/>
                <w:color w:val="008000"/>
                <w:sz w:val="19"/>
                <w:szCs w:val="19"/>
              </w:rPr>
            </w:rPrChange>
          </w:rPr>
          <w:t xml:space="preserve"> </w:t>
        </w:r>
      </w:ins>
      <w:r w:rsidR="00436B37" w:rsidRPr="003D36FB">
        <w:rPr>
          <w:rFonts w:ascii="Consolas" w:hAnsi="Consolas" w:cs="Consolas"/>
          <w:color w:val="008000"/>
          <w:sz w:val="16"/>
          <w:szCs w:val="19"/>
          <w:rPrChange w:id="4867" w:author="Author">
            <w:rPr>
              <w:rFonts w:ascii="Consolas" w:hAnsi="Consolas" w:cs="Consolas"/>
              <w:color w:val="008000"/>
              <w:sz w:val="19"/>
              <w:szCs w:val="19"/>
            </w:rPr>
          </w:rPrChange>
        </w:rPr>
        <w:t xml:space="preserve">= (from </w:t>
      </w:r>
      <w:proofErr w:type="spellStart"/>
      <w:r w:rsidR="00436B37" w:rsidRPr="003D36FB">
        <w:rPr>
          <w:rFonts w:ascii="Consolas" w:hAnsi="Consolas" w:cs="Consolas"/>
          <w:color w:val="008000"/>
          <w:sz w:val="16"/>
          <w:szCs w:val="19"/>
          <w:rPrChange w:id="4868" w:author="Author">
            <w:rPr>
              <w:rFonts w:ascii="Consolas" w:hAnsi="Consolas" w:cs="Consolas"/>
              <w:color w:val="008000"/>
              <w:sz w:val="19"/>
              <w:szCs w:val="19"/>
            </w:rPr>
          </w:rPrChange>
        </w:rPr>
        <w:t>evt</w:t>
      </w:r>
      <w:proofErr w:type="spellEnd"/>
      <w:r w:rsidR="00436B37" w:rsidRPr="003D36FB">
        <w:rPr>
          <w:rFonts w:ascii="Consolas" w:hAnsi="Consolas" w:cs="Consolas"/>
          <w:color w:val="008000"/>
          <w:sz w:val="16"/>
          <w:szCs w:val="19"/>
          <w:rPrChange w:id="4869" w:author="Author">
            <w:rPr>
              <w:rFonts w:ascii="Consolas" w:hAnsi="Consolas" w:cs="Consolas"/>
              <w:color w:val="008000"/>
              <w:sz w:val="19"/>
              <w:szCs w:val="19"/>
            </w:rPr>
          </w:rPrChange>
        </w:rPr>
        <w:t xml:space="preserve"> in </w:t>
      </w:r>
      <w:proofErr w:type="spellStart"/>
      <w:r w:rsidR="00436B37" w:rsidRPr="003D36FB">
        <w:rPr>
          <w:rFonts w:ascii="Consolas" w:hAnsi="Consolas" w:cs="Consolas"/>
          <w:color w:val="008000"/>
          <w:sz w:val="16"/>
          <w:szCs w:val="19"/>
          <w:rPrChange w:id="4870" w:author="Author">
            <w:rPr>
              <w:rFonts w:ascii="Consolas" w:hAnsi="Consolas" w:cs="Consolas"/>
              <w:color w:val="008000"/>
              <w:sz w:val="19"/>
              <w:szCs w:val="19"/>
            </w:rPr>
          </w:rPrChange>
        </w:rPr>
        <w:t>Observable.FromEvent</w:t>
      </w:r>
      <w:r w:rsidR="00277B65" w:rsidRPr="003D36FB">
        <w:rPr>
          <w:rFonts w:ascii="Consolas" w:hAnsi="Consolas" w:cs="Consolas"/>
          <w:color w:val="008000"/>
          <w:sz w:val="16"/>
          <w:szCs w:val="19"/>
          <w:rPrChange w:id="4871" w:author="Author">
            <w:rPr>
              <w:rFonts w:ascii="Consolas" w:hAnsi="Consolas" w:cs="Consolas"/>
              <w:color w:val="008000"/>
              <w:sz w:val="19"/>
              <w:szCs w:val="19"/>
            </w:rPr>
          </w:rPrChange>
        </w:rPr>
        <w:t>Pattern</w:t>
      </w:r>
      <w:proofErr w:type="spellEnd"/>
      <w:r w:rsidR="00436B37" w:rsidRPr="003D36FB">
        <w:rPr>
          <w:rFonts w:ascii="Consolas" w:hAnsi="Consolas" w:cs="Consolas"/>
          <w:color w:val="008000"/>
          <w:sz w:val="16"/>
          <w:szCs w:val="19"/>
          <w:rPrChange w:id="4872" w:author="Author">
            <w:rPr>
              <w:rFonts w:ascii="Consolas" w:hAnsi="Consolas" w:cs="Consolas"/>
              <w:color w:val="008000"/>
              <w:sz w:val="19"/>
              <w:szCs w:val="19"/>
            </w:rPr>
          </w:rPrChange>
        </w:rPr>
        <w:t>(txt, "</w:t>
      </w:r>
      <w:proofErr w:type="spellStart"/>
      <w:r w:rsidR="00436B37" w:rsidRPr="003D36FB">
        <w:rPr>
          <w:rFonts w:ascii="Consolas" w:hAnsi="Consolas" w:cs="Consolas"/>
          <w:color w:val="008000"/>
          <w:sz w:val="16"/>
          <w:szCs w:val="19"/>
          <w:rPrChange w:id="4873" w:author="Author">
            <w:rPr>
              <w:rFonts w:ascii="Consolas" w:hAnsi="Consolas" w:cs="Consolas"/>
              <w:color w:val="008000"/>
              <w:sz w:val="19"/>
              <w:szCs w:val="19"/>
            </w:rPr>
          </w:rPrChange>
        </w:rPr>
        <w:t>TextChanged</w:t>
      </w:r>
      <w:proofErr w:type="spellEnd"/>
      <w:r w:rsidR="00436B37" w:rsidRPr="003D36FB">
        <w:rPr>
          <w:rFonts w:ascii="Consolas" w:hAnsi="Consolas" w:cs="Consolas"/>
          <w:color w:val="008000"/>
          <w:sz w:val="16"/>
          <w:szCs w:val="19"/>
          <w:rPrChange w:id="4874" w:author="Author">
            <w:rPr>
              <w:rFonts w:ascii="Consolas" w:hAnsi="Consolas" w:cs="Consolas"/>
              <w:color w:val="008000"/>
              <w:sz w:val="19"/>
              <w:szCs w:val="19"/>
            </w:rPr>
          </w:rPrChange>
        </w:rPr>
        <w:t>")</w:t>
      </w:r>
      <w:r w:rsidR="00436B37" w:rsidRPr="003D36FB">
        <w:rPr>
          <w:rFonts w:ascii="Consolas" w:hAnsi="Consolas" w:cs="Consolas"/>
          <w:color w:val="008000"/>
          <w:sz w:val="16"/>
          <w:szCs w:val="19"/>
          <w:rPrChange w:id="4875" w:author="Author">
            <w:rPr>
              <w:rFonts w:ascii="Consolas" w:hAnsi="Consolas" w:cs="Consolas"/>
              <w:color w:val="008000"/>
              <w:sz w:val="19"/>
              <w:szCs w:val="19"/>
            </w:rPr>
          </w:rPrChange>
        </w:rPr>
        <w:br/>
        <w:t xml:space="preserve">    </w:t>
      </w:r>
      <w:r w:rsidRPr="003D36FB">
        <w:rPr>
          <w:rFonts w:ascii="Consolas" w:hAnsi="Consolas" w:cs="Consolas"/>
          <w:color w:val="008000"/>
          <w:sz w:val="16"/>
          <w:szCs w:val="19"/>
          <w:rPrChange w:id="4876" w:author="Author">
            <w:rPr>
              <w:rFonts w:ascii="Consolas" w:hAnsi="Consolas" w:cs="Consolas"/>
              <w:color w:val="008000"/>
              <w:sz w:val="19"/>
              <w:szCs w:val="19"/>
            </w:rPr>
          </w:rPrChange>
        </w:rPr>
        <w:t>//</w:t>
      </w:r>
      <w:r w:rsidR="00436B37" w:rsidRPr="003D36FB">
        <w:rPr>
          <w:rFonts w:ascii="Consolas" w:hAnsi="Consolas" w:cs="Consolas"/>
          <w:color w:val="008000"/>
          <w:sz w:val="16"/>
          <w:szCs w:val="19"/>
          <w:rPrChange w:id="4877" w:author="Author">
            <w:rPr>
              <w:rFonts w:ascii="Consolas" w:hAnsi="Consolas" w:cs="Consolas"/>
              <w:color w:val="008000"/>
              <w:sz w:val="19"/>
              <w:szCs w:val="19"/>
            </w:rPr>
          </w:rPrChange>
        </w:rPr>
        <w:t xml:space="preserve">             </w:t>
      </w:r>
      <w:ins w:id="4878" w:author="Author">
        <w:r w:rsidR="001D1004" w:rsidRPr="003D36FB">
          <w:rPr>
            <w:rFonts w:ascii="Consolas" w:hAnsi="Consolas" w:cs="Consolas"/>
            <w:color w:val="008000"/>
            <w:sz w:val="16"/>
            <w:szCs w:val="19"/>
            <w:rPrChange w:id="4879" w:author="Author">
              <w:rPr>
                <w:rFonts w:ascii="Consolas" w:hAnsi="Consolas" w:cs="Consolas"/>
                <w:color w:val="008000"/>
                <w:sz w:val="19"/>
                <w:szCs w:val="19"/>
              </w:rPr>
            </w:rPrChange>
          </w:rPr>
          <w:t xml:space="preserve">      </w:t>
        </w:r>
      </w:ins>
      <w:r w:rsidR="00436B37" w:rsidRPr="003D36FB">
        <w:rPr>
          <w:rFonts w:ascii="Consolas" w:hAnsi="Consolas" w:cs="Consolas"/>
          <w:color w:val="008000"/>
          <w:sz w:val="16"/>
          <w:szCs w:val="19"/>
          <w:rPrChange w:id="4880" w:author="Author">
            <w:rPr>
              <w:rFonts w:ascii="Consolas" w:hAnsi="Consolas" w:cs="Consolas"/>
              <w:color w:val="008000"/>
              <w:sz w:val="19"/>
              <w:szCs w:val="19"/>
            </w:rPr>
          </w:rPrChange>
        </w:rPr>
        <w:t>select ((</w:t>
      </w:r>
      <w:proofErr w:type="spellStart"/>
      <w:r w:rsidR="00436B37" w:rsidRPr="003D36FB">
        <w:rPr>
          <w:rFonts w:ascii="Consolas" w:hAnsi="Consolas" w:cs="Consolas"/>
          <w:color w:val="008000"/>
          <w:sz w:val="16"/>
          <w:szCs w:val="19"/>
          <w:rPrChange w:id="4881" w:author="Author">
            <w:rPr>
              <w:rFonts w:ascii="Consolas" w:hAnsi="Consolas" w:cs="Consolas"/>
              <w:color w:val="008000"/>
              <w:sz w:val="19"/>
              <w:szCs w:val="19"/>
            </w:rPr>
          </w:rPrChange>
        </w:rPr>
        <w:t>TextBox</w:t>
      </w:r>
      <w:proofErr w:type="spellEnd"/>
      <w:r w:rsidR="00436B37" w:rsidRPr="003D36FB">
        <w:rPr>
          <w:rFonts w:ascii="Consolas" w:hAnsi="Consolas" w:cs="Consolas"/>
          <w:color w:val="008000"/>
          <w:sz w:val="16"/>
          <w:szCs w:val="19"/>
          <w:rPrChange w:id="4882" w:author="Author">
            <w:rPr>
              <w:rFonts w:ascii="Consolas" w:hAnsi="Consolas" w:cs="Consolas"/>
              <w:color w:val="008000"/>
              <w:sz w:val="19"/>
              <w:szCs w:val="19"/>
            </w:rPr>
          </w:rPrChange>
        </w:rPr>
        <w:t>)</w:t>
      </w:r>
      <w:proofErr w:type="spellStart"/>
      <w:r w:rsidR="00436B37" w:rsidRPr="003D36FB">
        <w:rPr>
          <w:rFonts w:ascii="Consolas" w:hAnsi="Consolas" w:cs="Consolas"/>
          <w:color w:val="008000"/>
          <w:sz w:val="16"/>
          <w:szCs w:val="19"/>
          <w:rPrChange w:id="4883" w:author="Author">
            <w:rPr>
              <w:rFonts w:ascii="Consolas" w:hAnsi="Consolas" w:cs="Consolas"/>
              <w:color w:val="008000"/>
              <w:sz w:val="19"/>
              <w:szCs w:val="19"/>
            </w:rPr>
          </w:rPrChange>
        </w:rPr>
        <w:t>evt.Sender</w:t>
      </w:r>
      <w:proofErr w:type="spellEnd"/>
      <w:r w:rsidR="00436B37" w:rsidRPr="003D36FB">
        <w:rPr>
          <w:rFonts w:ascii="Consolas" w:hAnsi="Consolas" w:cs="Consolas"/>
          <w:color w:val="008000"/>
          <w:sz w:val="16"/>
          <w:szCs w:val="19"/>
          <w:rPrChange w:id="4884" w:author="Author">
            <w:rPr>
              <w:rFonts w:ascii="Consolas" w:hAnsi="Consolas" w:cs="Consolas"/>
              <w:color w:val="008000"/>
              <w:sz w:val="19"/>
              <w:szCs w:val="19"/>
            </w:rPr>
          </w:rPrChange>
        </w:rPr>
        <w:t>).Text)</w:t>
      </w:r>
      <w:ins w:id="4885" w:author="Author">
        <w:r w:rsidR="001D1004" w:rsidRPr="003D36FB">
          <w:rPr>
            <w:rFonts w:ascii="Consolas" w:hAnsi="Consolas" w:cs="Consolas"/>
            <w:color w:val="008000"/>
            <w:sz w:val="16"/>
            <w:szCs w:val="19"/>
            <w:rPrChange w:id="4886" w:author="Author">
              <w:rPr>
                <w:rFonts w:ascii="Consolas" w:hAnsi="Consolas" w:cs="Consolas"/>
                <w:color w:val="008000"/>
                <w:sz w:val="19"/>
                <w:szCs w:val="19"/>
              </w:rPr>
            </w:rPrChange>
          </w:rPr>
          <w:t>;</w:t>
        </w:r>
      </w:ins>
      <w:del w:id="4887" w:author="Author">
        <w:r w:rsidR="00436B37" w:rsidRPr="003D36FB" w:rsidDel="001D1004">
          <w:rPr>
            <w:rFonts w:ascii="Consolas" w:hAnsi="Consolas" w:cs="Consolas"/>
            <w:color w:val="008000"/>
            <w:sz w:val="16"/>
            <w:szCs w:val="19"/>
            <w:rPrChange w:id="4888" w:author="Author">
              <w:rPr>
                <w:rFonts w:ascii="Consolas" w:hAnsi="Consolas" w:cs="Consolas"/>
                <w:color w:val="008000"/>
                <w:sz w:val="19"/>
                <w:szCs w:val="19"/>
              </w:rPr>
            </w:rPrChange>
          </w:rPr>
          <w:br/>
          <w:delText xml:space="preserve">    </w:delText>
        </w:r>
        <w:r w:rsidRPr="003D36FB" w:rsidDel="001D1004">
          <w:rPr>
            <w:rFonts w:ascii="Consolas" w:hAnsi="Consolas" w:cs="Consolas"/>
            <w:color w:val="008000"/>
            <w:sz w:val="16"/>
            <w:szCs w:val="19"/>
            <w:rPrChange w:id="4889" w:author="Author">
              <w:rPr>
                <w:rFonts w:ascii="Consolas" w:hAnsi="Consolas" w:cs="Consolas"/>
                <w:color w:val="008000"/>
                <w:sz w:val="19"/>
                <w:szCs w:val="19"/>
              </w:rPr>
            </w:rPrChange>
          </w:rPr>
          <w:delText>//</w:delText>
        </w:r>
        <w:r w:rsidR="00436B37" w:rsidRPr="003D36FB" w:rsidDel="001D1004">
          <w:rPr>
            <w:rFonts w:ascii="Consolas" w:hAnsi="Consolas" w:cs="Consolas"/>
            <w:color w:val="008000"/>
            <w:sz w:val="16"/>
            <w:szCs w:val="19"/>
            <w:rPrChange w:id="4890" w:author="Author">
              <w:rPr>
                <w:rFonts w:ascii="Consolas" w:hAnsi="Consolas" w:cs="Consolas"/>
                <w:color w:val="008000"/>
                <w:sz w:val="19"/>
                <w:szCs w:val="19"/>
              </w:rPr>
            </w:rPrChange>
          </w:rPr>
          <w:delText xml:space="preserve">            .DistinctUntilChanged()</w:delText>
        </w:r>
        <w:r w:rsidR="00436B37" w:rsidRPr="003D36FB" w:rsidDel="001D1004">
          <w:rPr>
            <w:rFonts w:ascii="Consolas" w:hAnsi="Consolas" w:cs="Consolas"/>
            <w:color w:val="008000"/>
            <w:sz w:val="16"/>
            <w:szCs w:val="19"/>
            <w:rPrChange w:id="4891" w:author="Author">
              <w:rPr>
                <w:rFonts w:ascii="Consolas" w:hAnsi="Consolas" w:cs="Consolas"/>
                <w:color w:val="008000"/>
                <w:sz w:val="19"/>
                <w:szCs w:val="19"/>
              </w:rPr>
            </w:rPrChange>
          </w:rPr>
          <w:br/>
          <w:delText xml:space="preserve">    </w:delText>
        </w:r>
        <w:r w:rsidRPr="003D36FB" w:rsidDel="001D1004">
          <w:rPr>
            <w:rFonts w:ascii="Consolas" w:hAnsi="Consolas" w:cs="Consolas"/>
            <w:color w:val="008000"/>
            <w:sz w:val="16"/>
            <w:szCs w:val="19"/>
            <w:rPrChange w:id="4892" w:author="Author">
              <w:rPr>
                <w:rFonts w:ascii="Consolas" w:hAnsi="Consolas" w:cs="Consolas"/>
                <w:color w:val="008000"/>
                <w:sz w:val="19"/>
                <w:szCs w:val="19"/>
              </w:rPr>
            </w:rPrChange>
          </w:rPr>
          <w:delText>//</w:delText>
        </w:r>
        <w:r w:rsidR="00436B37" w:rsidRPr="003D36FB" w:rsidDel="001D1004">
          <w:rPr>
            <w:rFonts w:ascii="Consolas" w:hAnsi="Consolas" w:cs="Consolas"/>
            <w:color w:val="008000"/>
            <w:sz w:val="16"/>
            <w:szCs w:val="19"/>
            <w:rPrChange w:id="4893" w:author="Author">
              <w:rPr>
                <w:rFonts w:ascii="Consolas" w:hAnsi="Consolas" w:cs="Consolas"/>
                <w:color w:val="008000"/>
                <w:sz w:val="19"/>
                <w:szCs w:val="19"/>
              </w:rPr>
            </w:rPrChange>
          </w:rPr>
          <w:delText xml:space="preserve">            .Throttle(TimeSpan.FromSeconds(1));</w:delText>
        </w:r>
      </w:del>
      <w:r w:rsidR="00436B37" w:rsidRPr="003D36FB">
        <w:rPr>
          <w:rFonts w:ascii="Consolas" w:hAnsi="Consolas" w:cs="Consolas"/>
          <w:color w:val="008000"/>
          <w:sz w:val="16"/>
          <w:szCs w:val="19"/>
          <w:rPrChange w:id="4894" w:author="Author">
            <w:rPr>
              <w:rFonts w:ascii="Consolas" w:hAnsi="Consolas" w:cs="Consolas"/>
              <w:color w:val="008000"/>
              <w:sz w:val="19"/>
              <w:szCs w:val="19"/>
            </w:rPr>
          </w:rPrChange>
        </w:rPr>
        <w:br/>
      </w:r>
      <w:r w:rsidR="00436B37" w:rsidRPr="003D36FB">
        <w:rPr>
          <w:rFonts w:ascii="Consolas" w:hAnsi="Consolas" w:cs="Consolas"/>
          <w:sz w:val="16"/>
          <w:szCs w:val="19"/>
          <w:rPrChange w:id="4895" w:author="Author">
            <w:rPr>
              <w:rFonts w:ascii="Consolas" w:hAnsi="Consolas" w:cs="Consolas"/>
              <w:sz w:val="19"/>
              <w:szCs w:val="19"/>
            </w:rPr>
          </w:rPrChange>
        </w:rPr>
        <w:t xml:space="preserve">    </w:t>
      </w:r>
      <w:proofErr w:type="spellStart"/>
      <w:r w:rsidR="00436B37" w:rsidRPr="003D36FB">
        <w:rPr>
          <w:rFonts w:ascii="Consolas" w:hAnsi="Consolas" w:cs="Consolas"/>
          <w:color w:val="0000FF"/>
          <w:sz w:val="16"/>
          <w:szCs w:val="19"/>
          <w:rPrChange w:id="4896" w:author="Author">
            <w:rPr>
              <w:rFonts w:ascii="Consolas" w:hAnsi="Consolas" w:cs="Consolas"/>
              <w:color w:val="0000FF"/>
              <w:sz w:val="19"/>
              <w:szCs w:val="19"/>
            </w:rPr>
          </w:rPrChange>
        </w:rPr>
        <w:t>var</w:t>
      </w:r>
      <w:proofErr w:type="spellEnd"/>
      <w:r w:rsidR="00436B37" w:rsidRPr="003D36FB">
        <w:rPr>
          <w:rFonts w:ascii="Consolas" w:hAnsi="Consolas" w:cs="Consolas"/>
          <w:sz w:val="16"/>
          <w:szCs w:val="19"/>
          <w:rPrChange w:id="4897" w:author="Author">
            <w:rPr>
              <w:rFonts w:ascii="Consolas" w:hAnsi="Consolas" w:cs="Consolas"/>
              <w:sz w:val="19"/>
              <w:szCs w:val="19"/>
            </w:rPr>
          </w:rPrChange>
        </w:rPr>
        <w:t xml:space="preserve"> </w:t>
      </w:r>
      <w:del w:id="4898" w:author="Author">
        <w:r w:rsidR="00436B37" w:rsidRPr="003D36FB" w:rsidDel="001D1004">
          <w:rPr>
            <w:rFonts w:ascii="Consolas" w:hAnsi="Consolas" w:cs="Consolas"/>
            <w:sz w:val="16"/>
            <w:szCs w:val="19"/>
            <w:rPrChange w:id="4899" w:author="Author">
              <w:rPr>
                <w:rFonts w:ascii="Consolas" w:hAnsi="Consolas" w:cs="Consolas"/>
                <w:sz w:val="19"/>
                <w:szCs w:val="19"/>
              </w:rPr>
            </w:rPrChange>
          </w:rPr>
          <w:delText xml:space="preserve">input </w:delText>
        </w:r>
      </w:del>
      <w:proofErr w:type="spellStart"/>
      <w:ins w:id="4900" w:author="Author">
        <w:r w:rsidR="001D1004" w:rsidRPr="003D36FB">
          <w:rPr>
            <w:rFonts w:ascii="Consolas" w:hAnsi="Consolas" w:cs="Consolas"/>
            <w:sz w:val="16"/>
            <w:szCs w:val="19"/>
            <w:rPrChange w:id="4901" w:author="Author">
              <w:rPr>
                <w:rFonts w:ascii="Consolas" w:hAnsi="Consolas" w:cs="Consolas"/>
                <w:sz w:val="19"/>
                <w:szCs w:val="19"/>
              </w:rPr>
            </w:rPrChange>
          </w:rPr>
          <w:t>textChanged</w:t>
        </w:r>
        <w:proofErr w:type="spellEnd"/>
        <w:r w:rsidR="001D1004" w:rsidRPr="003D36FB">
          <w:rPr>
            <w:rFonts w:ascii="Consolas" w:hAnsi="Consolas" w:cs="Consolas"/>
            <w:sz w:val="16"/>
            <w:szCs w:val="19"/>
            <w:rPrChange w:id="4902" w:author="Author">
              <w:rPr>
                <w:rFonts w:ascii="Consolas" w:hAnsi="Consolas" w:cs="Consolas"/>
                <w:sz w:val="19"/>
                <w:szCs w:val="19"/>
              </w:rPr>
            </w:rPrChange>
          </w:rPr>
          <w:t xml:space="preserve"> </w:t>
        </w:r>
      </w:ins>
      <w:r w:rsidR="00436B37" w:rsidRPr="003D36FB">
        <w:rPr>
          <w:rFonts w:ascii="Consolas" w:hAnsi="Consolas" w:cs="Consolas"/>
          <w:sz w:val="16"/>
          <w:szCs w:val="19"/>
          <w:rPrChange w:id="4903" w:author="Author">
            <w:rPr>
              <w:rFonts w:ascii="Consolas" w:hAnsi="Consolas" w:cs="Consolas"/>
              <w:sz w:val="19"/>
              <w:szCs w:val="19"/>
            </w:rPr>
          </w:rPrChange>
        </w:rPr>
        <w:t xml:space="preserve">= </w:t>
      </w:r>
      <w:r w:rsidR="00436B37" w:rsidRPr="003D36FB">
        <w:rPr>
          <w:rFonts w:ascii="Consolas" w:hAnsi="Consolas" w:cs="Consolas"/>
          <w:color w:val="0000FF"/>
          <w:sz w:val="16"/>
          <w:szCs w:val="19"/>
          <w:rPrChange w:id="4904" w:author="Author">
            <w:rPr>
              <w:rFonts w:ascii="Consolas" w:hAnsi="Consolas" w:cs="Consolas"/>
              <w:color w:val="0000FF"/>
              <w:sz w:val="19"/>
              <w:szCs w:val="19"/>
            </w:rPr>
          </w:rPrChange>
        </w:rPr>
        <w:t>new</w:t>
      </w:r>
      <w:r w:rsidR="00436B37" w:rsidRPr="003D36FB">
        <w:rPr>
          <w:rFonts w:ascii="Consolas" w:hAnsi="Consolas" w:cs="Consolas"/>
          <w:sz w:val="16"/>
          <w:szCs w:val="19"/>
          <w:rPrChange w:id="4905" w:author="Author">
            <w:rPr>
              <w:rFonts w:ascii="Consolas" w:hAnsi="Consolas" w:cs="Consolas"/>
              <w:sz w:val="19"/>
              <w:szCs w:val="19"/>
            </w:rPr>
          </w:rPrChange>
        </w:rPr>
        <w:t xml:space="preserve">[] { </w:t>
      </w:r>
      <w:r w:rsidR="00436B37" w:rsidRPr="003D36FB">
        <w:rPr>
          <w:rFonts w:ascii="Consolas" w:hAnsi="Consolas" w:cs="Consolas"/>
          <w:color w:val="A31515"/>
          <w:sz w:val="16"/>
          <w:szCs w:val="19"/>
          <w:rPrChange w:id="4906" w:author="Author">
            <w:rPr>
              <w:rFonts w:ascii="Consolas" w:hAnsi="Consolas" w:cs="Consolas"/>
              <w:color w:val="A31515"/>
              <w:sz w:val="19"/>
              <w:szCs w:val="19"/>
            </w:rPr>
          </w:rPrChange>
        </w:rPr>
        <w:t>"</w:t>
      </w:r>
      <w:proofErr w:type="spellStart"/>
      <w:r w:rsidR="00436B37" w:rsidRPr="003D36FB">
        <w:rPr>
          <w:rFonts w:ascii="Consolas" w:hAnsi="Consolas" w:cs="Consolas"/>
          <w:color w:val="A31515"/>
          <w:sz w:val="16"/>
          <w:szCs w:val="19"/>
          <w:rPrChange w:id="4907" w:author="Author">
            <w:rPr>
              <w:rFonts w:ascii="Consolas" w:hAnsi="Consolas" w:cs="Consolas"/>
              <w:color w:val="A31515"/>
              <w:sz w:val="19"/>
              <w:szCs w:val="19"/>
            </w:rPr>
          </w:rPrChange>
        </w:rPr>
        <w:t>reac</w:t>
      </w:r>
      <w:proofErr w:type="spellEnd"/>
      <w:r w:rsidR="00436B37" w:rsidRPr="003D36FB">
        <w:rPr>
          <w:rFonts w:ascii="Consolas" w:hAnsi="Consolas" w:cs="Consolas"/>
          <w:color w:val="A31515"/>
          <w:sz w:val="16"/>
          <w:szCs w:val="19"/>
          <w:rPrChange w:id="4908" w:author="Author">
            <w:rPr>
              <w:rFonts w:ascii="Consolas" w:hAnsi="Consolas" w:cs="Consolas"/>
              <w:color w:val="A31515"/>
              <w:sz w:val="19"/>
              <w:szCs w:val="19"/>
            </w:rPr>
          </w:rPrChange>
        </w:rPr>
        <w:t>"</w:t>
      </w:r>
      <w:r w:rsidR="00436B37" w:rsidRPr="003D36FB">
        <w:rPr>
          <w:rFonts w:ascii="Consolas" w:hAnsi="Consolas" w:cs="Consolas"/>
          <w:sz w:val="16"/>
          <w:szCs w:val="19"/>
          <w:rPrChange w:id="4909" w:author="Author">
            <w:rPr>
              <w:rFonts w:ascii="Consolas" w:hAnsi="Consolas" w:cs="Consolas"/>
              <w:sz w:val="19"/>
              <w:szCs w:val="19"/>
            </w:rPr>
          </w:rPrChange>
        </w:rPr>
        <w:t xml:space="preserve">, </w:t>
      </w:r>
      <w:r w:rsidR="00436B37" w:rsidRPr="003D36FB">
        <w:rPr>
          <w:rFonts w:ascii="Consolas" w:hAnsi="Consolas" w:cs="Consolas"/>
          <w:color w:val="A31515"/>
          <w:sz w:val="16"/>
          <w:szCs w:val="19"/>
          <w:rPrChange w:id="4910" w:author="Author">
            <w:rPr>
              <w:rFonts w:ascii="Consolas" w:hAnsi="Consolas" w:cs="Consolas"/>
              <w:color w:val="A31515"/>
              <w:sz w:val="19"/>
              <w:szCs w:val="19"/>
            </w:rPr>
          </w:rPrChange>
        </w:rPr>
        <w:t>"reactive"</w:t>
      </w:r>
      <w:r w:rsidR="00436B37" w:rsidRPr="003D36FB">
        <w:rPr>
          <w:rFonts w:ascii="Consolas" w:hAnsi="Consolas" w:cs="Consolas"/>
          <w:sz w:val="16"/>
          <w:szCs w:val="19"/>
          <w:rPrChange w:id="4911" w:author="Author">
            <w:rPr>
              <w:rFonts w:ascii="Consolas" w:hAnsi="Consolas" w:cs="Consolas"/>
              <w:sz w:val="19"/>
              <w:szCs w:val="19"/>
            </w:rPr>
          </w:rPrChange>
        </w:rPr>
        <w:t xml:space="preserve">, </w:t>
      </w:r>
      <w:r w:rsidR="00436B37" w:rsidRPr="003D36FB">
        <w:rPr>
          <w:rFonts w:ascii="Consolas" w:hAnsi="Consolas" w:cs="Consolas"/>
          <w:color w:val="A31515"/>
          <w:sz w:val="16"/>
          <w:szCs w:val="19"/>
          <w:rPrChange w:id="4912" w:author="Author">
            <w:rPr>
              <w:rFonts w:ascii="Consolas" w:hAnsi="Consolas" w:cs="Consolas"/>
              <w:color w:val="A31515"/>
              <w:sz w:val="19"/>
              <w:szCs w:val="19"/>
            </w:rPr>
          </w:rPrChange>
        </w:rPr>
        <w:t>"</w:t>
      </w:r>
      <w:proofErr w:type="spellStart"/>
      <w:r w:rsidR="00436B37" w:rsidRPr="003D36FB">
        <w:rPr>
          <w:rFonts w:ascii="Consolas" w:hAnsi="Consolas" w:cs="Consolas"/>
          <w:color w:val="A31515"/>
          <w:sz w:val="16"/>
          <w:szCs w:val="19"/>
          <w:rPrChange w:id="4913" w:author="Author">
            <w:rPr>
              <w:rFonts w:ascii="Consolas" w:hAnsi="Consolas" w:cs="Consolas"/>
              <w:color w:val="A31515"/>
              <w:sz w:val="19"/>
              <w:szCs w:val="19"/>
            </w:rPr>
          </w:rPrChange>
        </w:rPr>
        <w:t>bing</w:t>
      </w:r>
      <w:proofErr w:type="spellEnd"/>
      <w:r w:rsidR="00436B37" w:rsidRPr="003D36FB">
        <w:rPr>
          <w:rFonts w:ascii="Consolas" w:hAnsi="Consolas" w:cs="Consolas"/>
          <w:color w:val="A31515"/>
          <w:sz w:val="16"/>
          <w:szCs w:val="19"/>
          <w:rPrChange w:id="4914" w:author="Author">
            <w:rPr>
              <w:rFonts w:ascii="Consolas" w:hAnsi="Consolas" w:cs="Consolas"/>
              <w:color w:val="A31515"/>
              <w:sz w:val="19"/>
              <w:szCs w:val="19"/>
            </w:rPr>
          </w:rPrChange>
        </w:rPr>
        <w:t>"</w:t>
      </w:r>
      <w:r w:rsidR="00436B37" w:rsidRPr="003D36FB">
        <w:rPr>
          <w:rFonts w:ascii="Consolas" w:hAnsi="Consolas" w:cs="Consolas"/>
          <w:sz w:val="16"/>
          <w:szCs w:val="19"/>
          <w:rPrChange w:id="4915" w:author="Author">
            <w:rPr>
              <w:rFonts w:ascii="Consolas" w:hAnsi="Consolas" w:cs="Consolas"/>
              <w:sz w:val="19"/>
              <w:szCs w:val="19"/>
            </w:rPr>
          </w:rPrChange>
        </w:rPr>
        <w:t xml:space="preserve"> }.</w:t>
      </w:r>
      <w:proofErr w:type="spellStart"/>
      <w:r w:rsidR="00436B37" w:rsidRPr="003D36FB">
        <w:rPr>
          <w:rFonts w:ascii="Consolas" w:hAnsi="Consolas" w:cs="Consolas"/>
          <w:sz w:val="16"/>
          <w:szCs w:val="19"/>
          <w:rPrChange w:id="4916" w:author="Author">
            <w:rPr>
              <w:rFonts w:ascii="Consolas" w:hAnsi="Consolas" w:cs="Consolas"/>
              <w:sz w:val="19"/>
              <w:szCs w:val="19"/>
            </w:rPr>
          </w:rPrChange>
        </w:rPr>
        <w:t>ToObservable</w:t>
      </w:r>
      <w:proofErr w:type="spellEnd"/>
      <w:r w:rsidR="00436B37" w:rsidRPr="003D36FB">
        <w:rPr>
          <w:rFonts w:ascii="Consolas" w:hAnsi="Consolas" w:cs="Consolas"/>
          <w:sz w:val="16"/>
          <w:szCs w:val="19"/>
          <w:rPrChange w:id="4917" w:author="Author">
            <w:rPr>
              <w:rFonts w:ascii="Consolas" w:hAnsi="Consolas" w:cs="Consolas"/>
              <w:sz w:val="19"/>
              <w:szCs w:val="19"/>
            </w:rPr>
          </w:rPrChange>
        </w:rPr>
        <w:t>();</w:t>
      </w:r>
      <w:r w:rsidR="00436B37" w:rsidRPr="003D36FB">
        <w:rPr>
          <w:rFonts w:ascii="Consolas" w:hAnsi="Consolas" w:cs="Consolas"/>
          <w:sz w:val="16"/>
          <w:szCs w:val="19"/>
          <w:rPrChange w:id="4918" w:author="Author">
            <w:rPr>
              <w:rFonts w:ascii="Consolas" w:hAnsi="Consolas" w:cs="Consolas"/>
              <w:sz w:val="19"/>
              <w:szCs w:val="19"/>
            </w:rPr>
          </w:rPrChange>
        </w:rPr>
        <w:br/>
      </w:r>
      <w:r w:rsidRPr="003D36FB">
        <w:rPr>
          <w:sz w:val="18"/>
          <w:rPrChange w:id="4919" w:author="Author">
            <w:rPr/>
          </w:rPrChange>
        </w:rPr>
        <w:br/>
      </w:r>
      <w:r w:rsidRPr="003D36FB">
        <w:rPr>
          <w:b/>
          <w:sz w:val="18"/>
          <w:rPrChange w:id="4920" w:author="Author">
            <w:rPr>
              <w:b/>
            </w:rPr>
          </w:rPrChange>
        </w:rPr>
        <w:t>Background:</w:t>
      </w:r>
      <w:r w:rsidRPr="003D36FB">
        <w:rPr>
          <w:sz w:val="18"/>
          <w:rPrChange w:id="4921" w:author="Author">
            <w:rPr/>
          </w:rPrChange>
        </w:rPr>
        <w:t xml:space="preserve">  The deep duality between </w:t>
      </w:r>
      <w:proofErr w:type="spellStart"/>
      <w:r w:rsidRPr="003D36FB">
        <w:rPr>
          <w:sz w:val="18"/>
          <w:rPrChange w:id="4922" w:author="Author">
            <w:rPr/>
          </w:rPrChange>
        </w:rPr>
        <w:t>IEnumerable</w:t>
      </w:r>
      <w:proofErr w:type="spellEnd"/>
      <w:r w:rsidRPr="003D36FB">
        <w:rPr>
          <w:sz w:val="18"/>
          <w:rPrChange w:id="4923" w:author="Author">
            <w:rPr/>
          </w:rPrChange>
        </w:rPr>
        <w:t xml:space="preserve">&lt;T&gt; and </w:t>
      </w:r>
      <w:proofErr w:type="spellStart"/>
      <w:r w:rsidRPr="003D36FB">
        <w:rPr>
          <w:sz w:val="18"/>
          <w:rPrChange w:id="4924" w:author="Author">
            <w:rPr/>
          </w:rPrChange>
        </w:rPr>
        <w:t>IObservable</w:t>
      </w:r>
      <w:proofErr w:type="spellEnd"/>
      <w:r w:rsidRPr="003D36FB">
        <w:rPr>
          <w:sz w:val="18"/>
          <w:rPrChange w:id="4925" w:author="Author">
            <w:rPr/>
          </w:rPrChange>
        </w:rPr>
        <w:t xml:space="preserve">&lt;T&gt; has yielded a lot of great results in the development of Rx. The ability to go back and forth between both models using the </w:t>
      </w:r>
      <w:proofErr w:type="spellStart"/>
      <w:r w:rsidRPr="003D36FB">
        <w:rPr>
          <w:sz w:val="18"/>
          <w:rPrChange w:id="4926" w:author="Author">
            <w:rPr/>
          </w:rPrChange>
        </w:rPr>
        <w:t>ToObservable</w:t>
      </w:r>
      <w:proofErr w:type="spellEnd"/>
      <w:r w:rsidRPr="003D36FB">
        <w:rPr>
          <w:sz w:val="18"/>
          <w:rPrChange w:id="4927" w:author="Author">
            <w:rPr/>
          </w:rPrChange>
        </w:rPr>
        <w:t xml:space="preserve"> and the </w:t>
      </w:r>
      <w:proofErr w:type="spellStart"/>
      <w:r w:rsidRPr="003D36FB">
        <w:rPr>
          <w:sz w:val="18"/>
          <w:rPrChange w:id="4928" w:author="Author">
            <w:rPr/>
          </w:rPrChange>
        </w:rPr>
        <w:t>ToEnumerable</w:t>
      </w:r>
      <w:proofErr w:type="spellEnd"/>
      <w:r w:rsidRPr="003D36FB">
        <w:rPr>
          <w:sz w:val="18"/>
          <w:rPrChange w:id="4929" w:author="Author">
            <w:rPr/>
          </w:rPrChange>
        </w:rPr>
        <w:t xml:space="preserve"> operators is just one sample of this. Because of the intrinsically concurrent nature of observable sequences, those operators exhibit some interesting properties. </w:t>
      </w:r>
      <w:proofErr w:type="spellStart"/>
      <w:r w:rsidRPr="003D36FB">
        <w:rPr>
          <w:sz w:val="18"/>
          <w:rPrChange w:id="4930" w:author="Author">
            <w:rPr/>
          </w:rPrChange>
        </w:rPr>
        <w:t>ToObservable</w:t>
      </w:r>
      <w:proofErr w:type="spellEnd"/>
      <w:r w:rsidRPr="003D36FB">
        <w:rPr>
          <w:sz w:val="18"/>
          <w:rPrChange w:id="4931" w:author="Author">
            <w:rPr/>
          </w:rPrChange>
        </w:rPr>
        <w:t xml:space="preserve"> –as shown here – introduces more concurrency since it needs to pull the enumerable sequence without blocking the caller, in order to feed the elements to the resulting observable. </w:t>
      </w:r>
      <w:proofErr w:type="spellStart"/>
      <w:r w:rsidRPr="003D36FB">
        <w:rPr>
          <w:sz w:val="18"/>
          <w:rPrChange w:id="4932" w:author="Author">
            <w:rPr/>
          </w:rPrChange>
        </w:rPr>
        <w:t>ToEnumerable</w:t>
      </w:r>
      <w:proofErr w:type="spellEnd"/>
      <w:r w:rsidRPr="003D36FB">
        <w:rPr>
          <w:sz w:val="18"/>
          <w:rPrChange w:id="4933" w:author="Author">
            <w:rPr/>
          </w:rPrChange>
        </w:rPr>
        <w:t xml:space="preserve"> on the other hand reduces concurrency as all the observable sequence’s elements are tunneled onto the enumeration thread. An implication of the push-to-pull conversion realized by </w:t>
      </w:r>
      <w:proofErr w:type="spellStart"/>
      <w:r w:rsidRPr="003D36FB">
        <w:rPr>
          <w:sz w:val="18"/>
          <w:rPrChange w:id="4934" w:author="Author">
            <w:rPr/>
          </w:rPrChange>
        </w:rPr>
        <w:t>ToEnumerable</w:t>
      </w:r>
      <w:proofErr w:type="spellEnd"/>
      <w:r w:rsidRPr="003D36FB">
        <w:rPr>
          <w:sz w:val="18"/>
          <w:rPrChange w:id="4935" w:author="Author">
            <w:rPr/>
          </w:rPrChange>
        </w:rPr>
        <w:t xml:space="preserve"> is that it may have to buffer (enumeration may proceed at a different pace from the observable producer), while </w:t>
      </w:r>
      <w:proofErr w:type="spellStart"/>
      <w:r w:rsidRPr="003D36FB">
        <w:rPr>
          <w:sz w:val="18"/>
          <w:rPrChange w:id="4936" w:author="Author">
            <w:rPr/>
          </w:rPrChange>
        </w:rPr>
        <w:t>ToObservable</w:t>
      </w:r>
      <w:proofErr w:type="spellEnd"/>
      <w:r w:rsidRPr="003D36FB">
        <w:rPr>
          <w:sz w:val="18"/>
          <w:rPrChange w:id="4937" w:author="Author">
            <w:rPr/>
          </w:rPrChange>
        </w:rPr>
        <w:t xml:space="preserve"> never has to buffer.  True mirror images: duality at its best!</w:t>
      </w:r>
      <w:r w:rsidRPr="003D36FB">
        <w:rPr>
          <w:sz w:val="18"/>
          <w:rPrChange w:id="4938" w:author="Author">
            <w:rPr/>
          </w:rPrChange>
        </w:rPr>
        <w:br/>
      </w:r>
    </w:p>
    <w:p w:rsidR="004F6C25" w:rsidRPr="003D36FB" w:rsidRDefault="00436B37" w:rsidP="004F6C25">
      <w:pPr>
        <w:pStyle w:val="ListParagraph"/>
        <w:numPr>
          <w:ilvl w:val="0"/>
          <w:numId w:val="17"/>
        </w:numPr>
        <w:autoSpaceDE w:val="0"/>
        <w:autoSpaceDN w:val="0"/>
        <w:adjustRightInd w:val="0"/>
        <w:spacing w:after="0" w:line="240" w:lineRule="auto"/>
        <w:rPr>
          <w:sz w:val="18"/>
          <w:rPrChange w:id="4939" w:author="Author">
            <w:rPr/>
          </w:rPrChange>
        </w:rPr>
      </w:pPr>
      <w:r w:rsidRPr="003D36FB">
        <w:rPr>
          <w:sz w:val="18"/>
          <w:rPrChange w:id="4940" w:author="Author">
            <w:rPr/>
          </w:rPrChange>
        </w:rPr>
        <w:t>Now when we try to run the application, our web service will be fed “</w:t>
      </w:r>
      <w:proofErr w:type="spellStart"/>
      <w:r w:rsidRPr="003D36FB">
        <w:rPr>
          <w:sz w:val="18"/>
          <w:rPrChange w:id="4941" w:author="Author">
            <w:rPr/>
          </w:rPrChange>
        </w:rPr>
        <w:t>reac</w:t>
      </w:r>
      <w:proofErr w:type="spellEnd"/>
      <w:r w:rsidRPr="003D36FB">
        <w:rPr>
          <w:sz w:val="18"/>
          <w:rPrChange w:id="4942" w:author="Author">
            <w:rPr/>
          </w:rPrChange>
        </w:rPr>
        <w:t>”, “reactive” and “</w:t>
      </w:r>
      <w:proofErr w:type="spellStart"/>
      <w:r w:rsidRPr="003D36FB">
        <w:rPr>
          <w:sz w:val="18"/>
          <w:rPrChange w:id="4943" w:author="Author">
            <w:rPr/>
          </w:rPrChange>
        </w:rPr>
        <w:t>bing</w:t>
      </w:r>
      <w:proofErr w:type="spellEnd"/>
      <w:r w:rsidRPr="003D36FB">
        <w:rPr>
          <w:sz w:val="18"/>
          <w:rPrChange w:id="4944" w:author="Author">
            <w:rPr/>
          </w:rPrChange>
        </w:rPr>
        <w:t>” virtually at the same time since there’s no delay between the elements in the input.</w:t>
      </w:r>
      <w:r w:rsidR="004F6C25" w:rsidRPr="003D36FB">
        <w:rPr>
          <w:sz w:val="18"/>
          <w:rPrChange w:id="4945" w:author="Author">
            <w:rPr/>
          </w:rPrChange>
        </w:rPr>
        <w:t xml:space="preserve"> If the </w:t>
      </w:r>
      <w:proofErr w:type="spellStart"/>
      <w:r w:rsidR="004F6C25" w:rsidRPr="003D36FB">
        <w:rPr>
          <w:sz w:val="18"/>
          <w:rPrChange w:id="4946" w:author="Author">
            <w:rPr/>
          </w:rPrChange>
        </w:rPr>
        <w:t>TakeUntil</w:t>
      </w:r>
      <w:proofErr w:type="spellEnd"/>
      <w:r w:rsidR="004F6C25" w:rsidRPr="003D36FB">
        <w:rPr>
          <w:sz w:val="18"/>
          <w:rPrChange w:id="4947" w:author="Author">
            <w:rPr/>
          </w:rPrChange>
        </w:rPr>
        <w:t xml:space="preserve"> or Switch operator does its job correctly, only the results for the “</w:t>
      </w:r>
      <w:proofErr w:type="spellStart"/>
      <w:r w:rsidR="004F6C25" w:rsidRPr="003D36FB">
        <w:rPr>
          <w:sz w:val="18"/>
          <w:rPrChange w:id="4948" w:author="Author">
            <w:rPr/>
          </w:rPrChange>
        </w:rPr>
        <w:t>bing</w:t>
      </w:r>
      <w:proofErr w:type="spellEnd"/>
      <w:r w:rsidR="004F6C25" w:rsidRPr="003D36FB">
        <w:rPr>
          <w:sz w:val="18"/>
          <w:rPrChange w:id="4949" w:author="Author">
            <w:rPr/>
          </w:rPrChange>
        </w:rPr>
        <w:t>” request should appear on the screen.</w:t>
      </w:r>
      <w:r w:rsidR="004F6C25" w:rsidRPr="003D36FB">
        <w:rPr>
          <w:sz w:val="18"/>
          <w:rPrChange w:id="4950" w:author="Author">
            <w:rPr/>
          </w:rPrChange>
        </w:rPr>
        <w:br/>
      </w:r>
      <w:r w:rsidR="004F6C25" w:rsidRPr="003D36FB">
        <w:rPr>
          <w:sz w:val="18"/>
          <w:rPrChange w:id="4951" w:author="Author">
            <w:rPr/>
          </w:rPrChange>
        </w:rPr>
        <w:br/>
      </w:r>
      <w:r w:rsidR="004F6C25" w:rsidRPr="003D36FB">
        <w:rPr>
          <w:noProof/>
          <w:sz w:val="18"/>
          <w:rPrChange w:id="4952" w:author="Author">
            <w:rPr>
              <w:noProof/>
            </w:rPr>
          </w:rPrChange>
        </w:rPr>
        <w:drawing>
          <wp:inline distT="0" distB="0" distL="0" distR="0" wp14:anchorId="4BBDCA60" wp14:editId="4B099ABE">
            <wp:extent cx="2857500" cy="16573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857500" cy="1657350"/>
                    </a:xfrm>
                    <a:prstGeom prst="rect">
                      <a:avLst/>
                    </a:prstGeom>
                  </pic:spPr>
                </pic:pic>
              </a:graphicData>
            </a:graphic>
          </wp:inline>
        </w:drawing>
      </w:r>
      <w:r w:rsidR="004F6C25" w:rsidRPr="003D36FB">
        <w:rPr>
          <w:sz w:val="18"/>
          <w:rPrChange w:id="4953" w:author="Author">
            <w:rPr/>
          </w:rPrChange>
        </w:rPr>
        <w:br/>
      </w:r>
      <w:r w:rsidR="004F6C25" w:rsidRPr="003D36FB">
        <w:rPr>
          <w:sz w:val="18"/>
          <w:rPrChange w:id="4954" w:author="Author">
            <w:rPr/>
          </w:rPrChange>
        </w:rPr>
        <w:br/>
        <w:t>It’s a worthy experiment to take out the out-of-order arrival prevention mechanism from the previous exercise (</w:t>
      </w:r>
      <w:r w:rsidR="00203ED9" w:rsidRPr="003D36FB">
        <w:rPr>
          <w:sz w:val="18"/>
          <w:rPrChange w:id="4955" w:author="Author">
            <w:rPr/>
          </w:rPrChange>
        </w:rPr>
        <w:t xml:space="preserve">i.e. </w:t>
      </w:r>
      <w:proofErr w:type="spellStart"/>
      <w:r w:rsidR="004F6C25" w:rsidRPr="003D36FB">
        <w:rPr>
          <w:sz w:val="18"/>
          <w:rPrChange w:id="4956" w:author="Author">
            <w:rPr/>
          </w:rPrChange>
        </w:rPr>
        <w:t>TakeUntil</w:t>
      </w:r>
      <w:proofErr w:type="spellEnd"/>
      <w:r w:rsidR="004F6C25" w:rsidRPr="003D36FB">
        <w:rPr>
          <w:sz w:val="18"/>
          <w:rPrChange w:id="4957" w:author="Author">
            <w:rPr/>
          </w:rPrChange>
        </w:rPr>
        <w:t xml:space="preserve"> or Switch) and observe responses coming back. With a bit of luck, you’ll see the issue cropping up again. A sequence with a higher likelihood of reproducing the issue</w:t>
      </w:r>
      <w:r w:rsidR="00203ED9" w:rsidRPr="003D36FB">
        <w:rPr>
          <w:sz w:val="18"/>
          <w:rPrChange w:id="4958" w:author="Author">
            <w:rPr/>
          </w:rPrChange>
        </w:rPr>
        <w:t xml:space="preserve"> is </w:t>
      </w:r>
      <w:r w:rsidR="004F6C25" w:rsidRPr="003D36FB">
        <w:rPr>
          <w:sz w:val="18"/>
          <w:rPrChange w:id="4959" w:author="Author">
            <w:rPr/>
          </w:rPrChange>
        </w:rPr>
        <w:t>the following</w:t>
      </w:r>
      <w:r w:rsidR="00203ED9" w:rsidRPr="003D36FB">
        <w:rPr>
          <w:sz w:val="18"/>
          <w:rPrChange w:id="4960" w:author="Author">
            <w:rPr/>
          </w:rPrChange>
        </w:rPr>
        <w:t>, using LINQ to Objects</w:t>
      </w:r>
      <w:r w:rsidR="004F6C25" w:rsidRPr="003D36FB">
        <w:rPr>
          <w:sz w:val="18"/>
          <w:rPrChange w:id="4961" w:author="Author">
            <w:rPr/>
          </w:rPrChange>
        </w:rPr>
        <w:t>:</w:t>
      </w:r>
      <w:r w:rsidR="004F6C25" w:rsidRPr="003D36FB">
        <w:rPr>
          <w:sz w:val="18"/>
          <w:rPrChange w:id="4962" w:author="Author">
            <w:rPr/>
          </w:rPrChange>
        </w:rPr>
        <w:br/>
      </w:r>
      <w:r w:rsidR="004F6C25" w:rsidRPr="003D36FB">
        <w:rPr>
          <w:sz w:val="18"/>
          <w:rPrChange w:id="4963" w:author="Author">
            <w:rPr/>
          </w:rPrChange>
        </w:rPr>
        <w:br/>
      </w:r>
      <w:ins w:id="4964" w:author="Author">
        <w:r w:rsidR="00177B24" w:rsidRPr="003D36FB">
          <w:rPr>
            <w:rFonts w:ascii="Consolas" w:hAnsi="Consolas" w:cs="Consolas"/>
            <w:color w:val="008000"/>
            <w:sz w:val="16"/>
            <w:szCs w:val="19"/>
            <w:rPrChange w:id="4965" w:author="Author">
              <w:rPr>
                <w:rFonts w:ascii="Consolas" w:hAnsi="Consolas" w:cs="Consolas"/>
                <w:color w:val="008000"/>
                <w:sz w:val="19"/>
                <w:szCs w:val="19"/>
              </w:rPr>
            </w:rPrChange>
          </w:rPr>
          <w:t xml:space="preserve">// </w:t>
        </w:r>
        <w:proofErr w:type="spellStart"/>
        <w:r w:rsidR="00177B24" w:rsidRPr="003D36FB">
          <w:rPr>
            <w:rFonts w:ascii="Consolas" w:hAnsi="Consolas" w:cs="Consolas"/>
            <w:color w:val="008000"/>
            <w:sz w:val="16"/>
            <w:szCs w:val="19"/>
            <w:rPrChange w:id="4966" w:author="Author">
              <w:rPr>
                <w:rFonts w:ascii="Consolas" w:hAnsi="Consolas" w:cs="Consolas"/>
                <w:color w:val="008000"/>
                <w:sz w:val="19"/>
                <w:szCs w:val="19"/>
              </w:rPr>
            </w:rPrChange>
          </w:rPr>
          <w:t>rea</w:t>
        </w:r>
        <w:proofErr w:type="spellEnd"/>
        <w:r w:rsidR="00177B24" w:rsidRPr="003D36FB">
          <w:rPr>
            <w:rFonts w:ascii="Consolas" w:hAnsi="Consolas" w:cs="Consolas"/>
            <w:color w:val="008000"/>
            <w:sz w:val="16"/>
            <w:szCs w:val="19"/>
            <w:rPrChange w:id="4967" w:author="Author">
              <w:rPr>
                <w:rFonts w:ascii="Consolas" w:hAnsi="Consolas" w:cs="Consolas"/>
                <w:color w:val="008000"/>
                <w:sz w:val="19"/>
                <w:szCs w:val="19"/>
              </w:rPr>
            </w:rPrChange>
          </w:rPr>
          <w:t xml:space="preserve">, </w:t>
        </w:r>
        <w:proofErr w:type="spellStart"/>
        <w:r w:rsidR="00177B24" w:rsidRPr="003D36FB">
          <w:rPr>
            <w:rFonts w:ascii="Consolas" w:hAnsi="Consolas" w:cs="Consolas"/>
            <w:color w:val="008000"/>
            <w:sz w:val="16"/>
            <w:szCs w:val="19"/>
            <w:rPrChange w:id="4968" w:author="Author">
              <w:rPr>
                <w:rFonts w:ascii="Consolas" w:hAnsi="Consolas" w:cs="Consolas"/>
                <w:color w:val="008000"/>
                <w:sz w:val="19"/>
                <w:szCs w:val="19"/>
              </w:rPr>
            </w:rPrChange>
          </w:rPr>
          <w:t>reac</w:t>
        </w:r>
        <w:proofErr w:type="spellEnd"/>
        <w:r w:rsidR="00177B24" w:rsidRPr="003D36FB">
          <w:rPr>
            <w:rFonts w:ascii="Consolas" w:hAnsi="Consolas" w:cs="Consolas"/>
            <w:color w:val="008000"/>
            <w:sz w:val="16"/>
            <w:szCs w:val="19"/>
            <w:rPrChange w:id="4969" w:author="Author">
              <w:rPr>
                <w:rFonts w:ascii="Consolas" w:hAnsi="Consolas" w:cs="Consolas"/>
                <w:color w:val="008000"/>
                <w:sz w:val="19"/>
                <w:szCs w:val="19"/>
              </w:rPr>
            </w:rPrChange>
          </w:rPr>
          <w:t xml:space="preserve">, react, </w:t>
        </w:r>
        <w:proofErr w:type="spellStart"/>
        <w:r w:rsidR="00177B24" w:rsidRPr="003D36FB">
          <w:rPr>
            <w:rFonts w:ascii="Consolas" w:hAnsi="Consolas" w:cs="Consolas"/>
            <w:color w:val="008000"/>
            <w:sz w:val="16"/>
            <w:szCs w:val="19"/>
            <w:rPrChange w:id="4970" w:author="Author">
              <w:rPr>
                <w:rFonts w:ascii="Consolas" w:hAnsi="Consolas" w:cs="Consolas"/>
                <w:color w:val="008000"/>
                <w:sz w:val="19"/>
                <w:szCs w:val="19"/>
              </w:rPr>
            </w:rPrChange>
          </w:rPr>
          <w:t>reacti</w:t>
        </w:r>
        <w:proofErr w:type="spellEnd"/>
        <w:r w:rsidR="00177B24" w:rsidRPr="003D36FB">
          <w:rPr>
            <w:rFonts w:ascii="Consolas" w:hAnsi="Consolas" w:cs="Consolas"/>
            <w:color w:val="008000"/>
            <w:sz w:val="16"/>
            <w:szCs w:val="19"/>
            <w:rPrChange w:id="4971" w:author="Author">
              <w:rPr>
                <w:rFonts w:ascii="Consolas" w:hAnsi="Consolas" w:cs="Consolas"/>
                <w:color w:val="008000"/>
                <w:sz w:val="19"/>
                <w:szCs w:val="19"/>
              </w:rPr>
            </w:rPrChange>
          </w:rPr>
          <w:t xml:space="preserve">, </w:t>
        </w:r>
        <w:proofErr w:type="spellStart"/>
        <w:r w:rsidR="00177B24" w:rsidRPr="003D36FB">
          <w:rPr>
            <w:rFonts w:ascii="Consolas" w:hAnsi="Consolas" w:cs="Consolas"/>
            <w:color w:val="008000"/>
            <w:sz w:val="16"/>
            <w:szCs w:val="19"/>
            <w:rPrChange w:id="4972" w:author="Author">
              <w:rPr>
                <w:rFonts w:ascii="Consolas" w:hAnsi="Consolas" w:cs="Consolas"/>
                <w:color w:val="008000"/>
                <w:sz w:val="19"/>
                <w:szCs w:val="19"/>
              </w:rPr>
            </w:rPrChange>
          </w:rPr>
          <w:t>reactiv</w:t>
        </w:r>
        <w:proofErr w:type="spellEnd"/>
        <w:r w:rsidR="00177B24" w:rsidRPr="003D36FB">
          <w:rPr>
            <w:rFonts w:ascii="Consolas" w:hAnsi="Consolas" w:cs="Consolas"/>
            <w:color w:val="008000"/>
            <w:sz w:val="16"/>
            <w:szCs w:val="19"/>
            <w:rPrChange w:id="4973" w:author="Author">
              <w:rPr>
                <w:rFonts w:ascii="Consolas" w:hAnsi="Consolas" w:cs="Consolas"/>
                <w:color w:val="008000"/>
                <w:sz w:val="19"/>
                <w:szCs w:val="19"/>
              </w:rPr>
            </w:rPrChange>
          </w:rPr>
          <w:t>, reactive</w:t>
        </w:r>
        <w:r w:rsidR="00177B24" w:rsidRPr="003D36FB">
          <w:rPr>
            <w:rFonts w:ascii="Consolas" w:hAnsi="Consolas" w:cs="Consolas"/>
            <w:color w:val="0000FF"/>
            <w:sz w:val="16"/>
            <w:szCs w:val="19"/>
            <w:rPrChange w:id="4974" w:author="Author">
              <w:rPr>
                <w:rFonts w:ascii="Consolas" w:hAnsi="Consolas" w:cs="Consolas"/>
                <w:color w:val="0000FF"/>
                <w:sz w:val="19"/>
                <w:szCs w:val="19"/>
              </w:rPr>
            </w:rPrChange>
          </w:rPr>
          <w:br/>
        </w:r>
      </w:ins>
      <w:proofErr w:type="spellStart"/>
      <w:r w:rsidR="004F6C25" w:rsidRPr="003D36FB">
        <w:rPr>
          <w:rFonts w:ascii="Consolas" w:hAnsi="Consolas" w:cs="Consolas"/>
          <w:color w:val="0000FF"/>
          <w:sz w:val="16"/>
          <w:szCs w:val="19"/>
          <w:rPrChange w:id="4975" w:author="Author">
            <w:rPr>
              <w:rFonts w:ascii="Consolas" w:hAnsi="Consolas" w:cs="Consolas"/>
              <w:color w:val="0000FF"/>
              <w:sz w:val="19"/>
              <w:szCs w:val="19"/>
            </w:rPr>
          </w:rPrChange>
        </w:rPr>
        <w:t>var</w:t>
      </w:r>
      <w:proofErr w:type="spellEnd"/>
      <w:r w:rsidR="004F6C25" w:rsidRPr="003D36FB">
        <w:rPr>
          <w:rFonts w:ascii="Consolas" w:hAnsi="Consolas" w:cs="Consolas"/>
          <w:sz w:val="16"/>
          <w:szCs w:val="19"/>
          <w:rPrChange w:id="4976" w:author="Author">
            <w:rPr>
              <w:rFonts w:ascii="Consolas" w:hAnsi="Consolas" w:cs="Consolas"/>
              <w:sz w:val="19"/>
              <w:szCs w:val="19"/>
            </w:rPr>
          </w:rPrChange>
        </w:rPr>
        <w:t xml:space="preserve"> </w:t>
      </w:r>
      <w:del w:id="4977" w:author="Author">
        <w:r w:rsidR="004F6C25" w:rsidRPr="003D36FB" w:rsidDel="00177B24">
          <w:rPr>
            <w:rFonts w:ascii="Consolas" w:hAnsi="Consolas" w:cs="Consolas"/>
            <w:sz w:val="16"/>
            <w:szCs w:val="19"/>
            <w:rPrChange w:id="4978" w:author="Author">
              <w:rPr>
                <w:rFonts w:ascii="Consolas" w:hAnsi="Consolas" w:cs="Consolas"/>
                <w:sz w:val="19"/>
                <w:szCs w:val="19"/>
              </w:rPr>
            </w:rPrChange>
          </w:rPr>
          <w:delText xml:space="preserve">input </w:delText>
        </w:r>
      </w:del>
      <w:proofErr w:type="spellStart"/>
      <w:ins w:id="4979" w:author="Author">
        <w:r w:rsidR="00177B24" w:rsidRPr="003D36FB">
          <w:rPr>
            <w:rFonts w:ascii="Consolas" w:hAnsi="Consolas" w:cs="Consolas"/>
            <w:sz w:val="16"/>
            <w:szCs w:val="19"/>
            <w:rPrChange w:id="4980" w:author="Author">
              <w:rPr>
                <w:rFonts w:ascii="Consolas" w:hAnsi="Consolas" w:cs="Consolas"/>
                <w:sz w:val="19"/>
                <w:szCs w:val="19"/>
              </w:rPr>
            </w:rPrChange>
          </w:rPr>
          <w:t>textChanged</w:t>
        </w:r>
        <w:proofErr w:type="spellEnd"/>
        <w:r w:rsidR="00177B24" w:rsidRPr="003D36FB">
          <w:rPr>
            <w:rFonts w:ascii="Consolas" w:hAnsi="Consolas" w:cs="Consolas"/>
            <w:sz w:val="16"/>
            <w:szCs w:val="19"/>
            <w:rPrChange w:id="4981" w:author="Author">
              <w:rPr>
                <w:rFonts w:ascii="Consolas" w:hAnsi="Consolas" w:cs="Consolas"/>
                <w:sz w:val="19"/>
                <w:szCs w:val="19"/>
              </w:rPr>
            </w:rPrChange>
          </w:rPr>
          <w:t xml:space="preserve"> </w:t>
        </w:r>
      </w:ins>
      <w:r w:rsidR="004F6C25" w:rsidRPr="003D36FB">
        <w:rPr>
          <w:rFonts w:ascii="Consolas" w:hAnsi="Consolas" w:cs="Consolas"/>
          <w:sz w:val="16"/>
          <w:szCs w:val="19"/>
          <w:rPrChange w:id="4982" w:author="Author">
            <w:rPr>
              <w:rFonts w:ascii="Consolas" w:hAnsi="Consolas" w:cs="Consolas"/>
              <w:sz w:val="19"/>
              <w:szCs w:val="19"/>
            </w:rPr>
          </w:rPrChange>
        </w:rPr>
        <w:t xml:space="preserve">= </w:t>
      </w:r>
      <w:r w:rsidR="00203ED9" w:rsidRPr="003D36FB">
        <w:rPr>
          <w:rFonts w:ascii="Consolas" w:hAnsi="Consolas" w:cs="Consolas"/>
          <w:sz w:val="16"/>
          <w:szCs w:val="19"/>
          <w:rPrChange w:id="4983" w:author="Author">
            <w:rPr>
              <w:rFonts w:ascii="Consolas" w:hAnsi="Consolas" w:cs="Consolas"/>
              <w:sz w:val="19"/>
              <w:szCs w:val="19"/>
            </w:rPr>
          </w:rPrChange>
        </w:rPr>
        <w:t>(</w:t>
      </w:r>
      <w:r w:rsidR="00203ED9" w:rsidRPr="003D36FB">
        <w:rPr>
          <w:rFonts w:ascii="Consolas" w:hAnsi="Consolas" w:cs="Consolas"/>
          <w:color w:val="0000FF"/>
          <w:sz w:val="16"/>
          <w:szCs w:val="19"/>
          <w:rPrChange w:id="4984" w:author="Author">
            <w:rPr>
              <w:rFonts w:ascii="Consolas" w:hAnsi="Consolas" w:cs="Consolas"/>
              <w:color w:val="0000FF"/>
              <w:sz w:val="19"/>
              <w:szCs w:val="19"/>
            </w:rPr>
          </w:rPrChange>
        </w:rPr>
        <w:t>from</w:t>
      </w:r>
      <w:r w:rsidR="00203ED9" w:rsidRPr="003D36FB">
        <w:rPr>
          <w:rFonts w:ascii="Consolas" w:hAnsi="Consolas" w:cs="Consolas"/>
          <w:sz w:val="16"/>
          <w:szCs w:val="19"/>
          <w:rPrChange w:id="4985" w:author="Author">
            <w:rPr>
              <w:rFonts w:ascii="Consolas" w:hAnsi="Consolas" w:cs="Consolas"/>
              <w:sz w:val="19"/>
              <w:szCs w:val="19"/>
            </w:rPr>
          </w:rPrChange>
        </w:rPr>
        <w:t xml:space="preserve"> </w:t>
      </w:r>
      <w:proofErr w:type="spellStart"/>
      <w:r w:rsidR="00203ED9" w:rsidRPr="003D36FB">
        <w:rPr>
          <w:rFonts w:ascii="Consolas" w:hAnsi="Consolas" w:cs="Consolas"/>
          <w:sz w:val="16"/>
          <w:szCs w:val="19"/>
          <w:rPrChange w:id="4986" w:author="Author">
            <w:rPr>
              <w:rFonts w:ascii="Consolas" w:hAnsi="Consolas" w:cs="Consolas"/>
              <w:sz w:val="19"/>
              <w:szCs w:val="19"/>
            </w:rPr>
          </w:rPrChange>
        </w:rPr>
        <w:t>len</w:t>
      </w:r>
      <w:proofErr w:type="spellEnd"/>
      <w:r w:rsidR="00203ED9" w:rsidRPr="003D36FB">
        <w:rPr>
          <w:rFonts w:ascii="Consolas" w:hAnsi="Consolas" w:cs="Consolas"/>
          <w:sz w:val="16"/>
          <w:szCs w:val="19"/>
          <w:rPrChange w:id="4987" w:author="Author">
            <w:rPr>
              <w:rFonts w:ascii="Consolas" w:hAnsi="Consolas" w:cs="Consolas"/>
              <w:sz w:val="19"/>
              <w:szCs w:val="19"/>
            </w:rPr>
          </w:rPrChange>
        </w:rPr>
        <w:t xml:space="preserve"> </w:t>
      </w:r>
      <w:r w:rsidR="00203ED9" w:rsidRPr="003D36FB">
        <w:rPr>
          <w:rFonts w:ascii="Consolas" w:hAnsi="Consolas" w:cs="Consolas"/>
          <w:color w:val="0000FF"/>
          <w:sz w:val="16"/>
          <w:szCs w:val="19"/>
          <w:rPrChange w:id="4988" w:author="Author">
            <w:rPr>
              <w:rFonts w:ascii="Consolas" w:hAnsi="Consolas" w:cs="Consolas"/>
              <w:color w:val="0000FF"/>
              <w:sz w:val="19"/>
              <w:szCs w:val="19"/>
            </w:rPr>
          </w:rPrChange>
        </w:rPr>
        <w:t>in</w:t>
      </w:r>
      <w:r w:rsidR="00203ED9" w:rsidRPr="003D36FB">
        <w:rPr>
          <w:rFonts w:ascii="Consolas" w:hAnsi="Consolas" w:cs="Consolas"/>
          <w:sz w:val="16"/>
          <w:szCs w:val="19"/>
          <w:rPrChange w:id="4989" w:author="Author">
            <w:rPr>
              <w:rFonts w:ascii="Consolas" w:hAnsi="Consolas" w:cs="Consolas"/>
              <w:sz w:val="19"/>
              <w:szCs w:val="19"/>
            </w:rPr>
          </w:rPrChange>
        </w:rPr>
        <w:t xml:space="preserve"> </w:t>
      </w:r>
      <w:proofErr w:type="spellStart"/>
      <w:r w:rsidR="00203ED9" w:rsidRPr="003D36FB">
        <w:rPr>
          <w:rFonts w:ascii="Consolas" w:hAnsi="Consolas" w:cs="Consolas"/>
          <w:color w:val="2B91AF"/>
          <w:sz w:val="16"/>
          <w:szCs w:val="19"/>
          <w:rPrChange w:id="4990" w:author="Author">
            <w:rPr>
              <w:rFonts w:ascii="Consolas" w:hAnsi="Consolas" w:cs="Consolas"/>
              <w:color w:val="2B91AF"/>
              <w:sz w:val="19"/>
              <w:szCs w:val="19"/>
            </w:rPr>
          </w:rPrChange>
        </w:rPr>
        <w:t>Enumerable</w:t>
      </w:r>
      <w:r w:rsidR="00203ED9" w:rsidRPr="003D36FB">
        <w:rPr>
          <w:rFonts w:ascii="Consolas" w:hAnsi="Consolas" w:cs="Consolas"/>
          <w:sz w:val="16"/>
          <w:szCs w:val="19"/>
          <w:rPrChange w:id="4991" w:author="Author">
            <w:rPr>
              <w:rFonts w:ascii="Consolas" w:hAnsi="Consolas" w:cs="Consolas"/>
              <w:sz w:val="19"/>
              <w:szCs w:val="19"/>
            </w:rPr>
          </w:rPrChange>
        </w:rPr>
        <w:t>.Range</w:t>
      </w:r>
      <w:proofErr w:type="spellEnd"/>
      <w:r w:rsidR="00203ED9" w:rsidRPr="003D36FB">
        <w:rPr>
          <w:rFonts w:ascii="Consolas" w:hAnsi="Consolas" w:cs="Consolas"/>
          <w:sz w:val="16"/>
          <w:szCs w:val="19"/>
          <w:rPrChange w:id="4992" w:author="Author">
            <w:rPr>
              <w:rFonts w:ascii="Consolas" w:hAnsi="Consolas" w:cs="Consolas"/>
              <w:sz w:val="19"/>
              <w:szCs w:val="19"/>
            </w:rPr>
          </w:rPrChange>
        </w:rPr>
        <w:t xml:space="preserve">(3, </w:t>
      </w:r>
      <w:del w:id="4993" w:author="Author">
        <w:r w:rsidR="00203ED9" w:rsidRPr="003D36FB" w:rsidDel="00AB025F">
          <w:rPr>
            <w:rFonts w:ascii="Consolas" w:hAnsi="Consolas" w:cs="Consolas"/>
            <w:sz w:val="16"/>
            <w:szCs w:val="19"/>
            <w:rPrChange w:id="4994" w:author="Author">
              <w:rPr>
                <w:rFonts w:ascii="Consolas" w:hAnsi="Consolas" w:cs="Consolas"/>
                <w:sz w:val="19"/>
                <w:szCs w:val="19"/>
              </w:rPr>
            </w:rPrChange>
          </w:rPr>
          <w:delText>8</w:delText>
        </w:r>
      </w:del>
      <w:ins w:id="4995" w:author="Author">
        <w:r w:rsidR="00AB025F" w:rsidRPr="003D36FB">
          <w:rPr>
            <w:rFonts w:ascii="Consolas" w:hAnsi="Consolas" w:cs="Consolas"/>
            <w:sz w:val="16"/>
            <w:szCs w:val="19"/>
            <w:rPrChange w:id="4996" w:author="Author">
              <w:rPr>
                <w:rFonts w:ascii="Consolas" w:hAnsi="Consolas" w:cs="Consolas"/>
                <w:sz w:val="19"/>
                <w:szCs w:val="19"/>
              </w:rPr>
            </w:rPrChange>
          </w:rPr>
          <w:t>6</w:t>
        </w:r>
      </w:ins>
      <w:r w:rsidR="00203ED9" w:rsidRPr="003D36FB">
        <w:rPr>
          <w:rFonts w:ascii="Consolas" w:hAnsi="Consolas" w:cs="Consolas"/>
          <w:sz w:val="16"/>
          <w:szCs w:val="19"/>
          <w:rPrChange w:id="4997" w:author="Author">
            <w:rPr>
              <w:rFonts w:ascii="Consolas" w:hAnsi="Consolas" w:cs="Consolas"/>
              <w:sz w:val="19"/>
              <w:szCs w:val="19"/>
            </w:rPr>
          </w:rPrChange>
        </w:rPr>
        <w:t>)</w:t>
      </w:r>
      <w:r w:rsidR="00203ED9" w:rsidRPr="003D36FB">
        <w:rPr>
          <w:rFonts w:ascii="Consolas" w:hAnsi="Consolas" w:cs="Consolas"/>
          <w:sz w:val="16"/>
          <w:szCs w:val="19"/>
          <w:rPrChange w:id="4998" w:author="Author">
            <w:rPr>
              <w:rFonts w:ascii="Consolas" w:hAnsi="Consolas" w:cs="Consolas"/>
              <w:sz w:val="19"/>
              <w:szCs w:val="19"/>
            </w:rPr>
          </w:rPrChange>
        </w:rPr>
        <w:br/>
        <w:t xml:space="preserve">          </w:t>
      </w:r>
      <w:ins w:id="4999" w:author="Author">
        <w:r w:rsidR="00177B24" w:rsidRPr="003D36FB">
          <w:rPr>
            <w:rFonts w:ascii="Consolas" w:hAnsi="Consolas" w:cs="Consolas"/>
            <w:sz w:val="16"/>
            <w:szCs w:val="19"/>
            <w:rPrChange w:id="5000" w:author="Author">
              <w:rPr>
                <w:rFonts w:ascii="Consolas" w:hAnsi="Consolas" w:cs="Consolas"/>
                <w:sz w:val="19"/>
                <w:szCs w:val="19"/>
              </w:rPr>
            </w:rPrChange>
          </w:rPr>
          <w:t xml:space="preserve">      </w:t>
        </w:r>
      </w:ins>
      <w:r w:rsidR="00203ED9" w:rsidRPr="003D36FB">
        <w:rPr>
          <w:rFonts w:ascii="Consolas" w:hAnsi="Consolas" w:cs="Consolas"/>
          <w:sz w:val="16"/>
          <w:szCs w:val="19"/>
          <w:rPrChange w:id="5001" w:author="Author">
            <w:rPr>
              <w:rFonts w:ascii="Consolas" w:hAnsi="Consolas" w:cs="Consolas"/>
              <w:sz w:val="19"/>
              <w:szCs w:val="19"/>
            </w:rPr>
          </w:rPrChange>
        </w:rPr>
        <w:t xml:space="preserve">   </w:t>
      </w:r>
      <w:r w:rsidR="00203ED9" w:rsidRPr="003D36FB">
        <w:rPr>
          <w:rFonts w:ascii="Consolas" w:hAnsi="Consolas" w:cs="Consolas"/>
          <w:color w:val="0000FF"/>
          <w:sz w:val="16"/>
          <w:szCs w:val="19"/>
          <w:rPrChange w:id="5002" w:author="Author">
            <w:rPr>
              <w:rFonts w:ascii="Consolas" w:hAnsi="Consolas" w:cs="Consolas"/>
              <w:color w:val="0000FF"/>
              <w:sz w:val="19"/>
              <w:szCs w:val="19"/>
            </w:rPr>
          </w:rPrChange>
        </w:rPr>
        <w:t>select</w:t>
      </w:r>
      <w:r w:rsidR="00203ED9" w:rsidRPr="003D36FB">
        <w:rPr>
          <w:rFonts w:ascii="Consolas" w:hAnsi="Consolas" w:cs="Consolas"/>
          <w:sz w:val="16"/>
          <w:szCs w:val="19"/>
          <w:rPrChange w:id="5003" w:author="Author">
            <w:rPr>
              <w:rFonts w:ascii="Consolas" w:hAnsi="Consolas" w:cs="Consolas"/>
              <w:sz w:val="19"/>
              <w:szCs w:val="19"/>
            </w:rPr>
          </w:rPrChange>
        </w:rPr>
        <w:t xml:space="preserve"> </w:t>
      </w:r>
      <w:r w:rsidR="00203ED9" w:rsidRPr="003D36FB">
        <w:rPr>
          <w:rFonts w:ascii="Consolas" w:hAnsi="Consolas" w:cs="Consolas"/>
          <w:color w:val="A31515"/>
          <w:sz w:val="16"/>
          <w:szCs w:val="19"/>
          <w:rPrChange w:id="5004" w:author="Author">
            <w:rPr>
              <w:rFonts w:ascii="Consolas" w:hAnsi="Consolas" w:cs="Consolas"/>
              <w:color w:val="A31515"/>
              <w:sz w:val="19"/>
              <w:szCs w:val="19"/>
            </w:rPr>
          </w:rPrChange>
        </w:rPr>
        <w:t>"</w:t>
      </w:r>
      <w:proofErr w:type="spellStart"/>
      <w:r w:rsidR="00203ED9" w:rsidRPr="003D36FB">
        <w:rPr>
          <w:rFonts w:ascii="Consolas" w:hAnsi="Consolas" w:cs="Consolas"/>
          <w:color w:val="A31515"/>
          <w:sz w:val="16"/>
          <w:szCs w:val="19"/>
          <w:rPrChange w:id="5005" w:author="Author">
            <w:rPr>
              <w:rFonts w:ascii="Consolas" w:hAnsi="Consolas" w:cs="Consolas"/>
              <w:color w:val="A31515"/>
              <w:sz w:val="19"/>
              <w:szCs w:val="19"/>
            </w:rPr>
          </w:rPrChange>
        </w:rPr>
        <w:t>reactive"</w:t>
      </w:r>
      <w:r w:rsidR="00203ED9" w:rsidRPr="003D36FB">
        <w:rPr>
          <w:rFonts w:ascii="Consolas" w:hAnsi="Consolas" w:cs="Consolas"/>
          <w:sz w:val="16"/>
          <w:szCs w:val="19"/>
          <w:rPrChange w:id="5006" w:author="Author">
            <w:rPr>
              <w:rFonts w:ascii="Consolas" w:hAnsi="Consolas" w:cs="Consolas"/>
              <w:sz w:val="19"/>
              <w:szCs w:val="19"/>
            </w:rPr>
          </w:rPrChange>
        </w:rPr>
        <w:t>.Substring</w:t>
      </w:r>
      <w:proofErr w:type="spellEnd"/>
      <w:r w:rsidR="00203ED9" w:rsidRPr="003D36FB">
        <w:rPr>
          <w:rFonts w:ascii="Consolas" w:hAnsi="Consolas" w:cs="Consolas"/>
          <w:sz w:val="16"/>
          <w:szCs w:val="19"/>
          <w:rPrChange w:id="5007" w:author="Author">
            <w:rPr>
              <w:rFonts w:ascii="Consolas" w:hAnsi="Consolas" w:cs="Consolas"/>
              <w:sz w:val="19"/>
              <w:szCs w:val="19"/>
            </w:rPr>
          </w:rPrChange>
        </w:rPr>
        <w:t xml:space="preserve">(0, </w:t>
      </w:r>
      <w:proofErr w:type="spellStart"/>
      <w:r w:rsidR="00203ED9" w:rsidRPr="003D36FB">
        <w:rPr>
          <w:rFonts w:ascii="Consolas" w:hAnsi="Consolas" w:cs="Consolas"/>
          <w:sz w:val="16"/>
          <w:szCs w:val="19"/>
          <w:rPrChange w:id="5008" w:author="Author">
            <w:rPr>
              <w:rFonts w:ascii="Consolas" w:hAnsi="Consolas" w:cs="Consolas"/>
              <w:sz w:val="19"/>
              <w:szCs w:val="19"/>
            </w:rPr>
          </w:rPrChange>
        </w:rPr>
        <w:t>len</w:t>
      </w:r>
      <w:proofErr w:type="spellEnd"/>
      <w:r w:rsidR="00203ED9" w:rsidRPr="003D36FB">
        <w:rPr>
          <w:rFonts w:ascii="Consolas" w:hAnsi="Consolas" w:cs="Consolas"/>
          <w:sz w:val="16"/>
          <w:szCs w:val="19"/>
          <w:rPrChange w:id="5009" w:author="Author">
            <w:rPr>
              <w:rFonts w:ascii="Consolas" w:hAnsi="Consolas" w:cs="Consolas"/>
              <w:sz w:val="19"/>
              <w:szCs w:val="19"/>
            </w:rPr>
          </w:rPrChange>
        </w:rPr>
        <w:t xml:space="preserve">)) </w:t>
      </w:r>
      <w:del w:id="5010" w:author="Author">
        <w:r w:rsidR="00203ED9" w:rsidRPr="003D36FB" w:rsidDel="00177B24">
          <w:rPr>
            <w:rFonts w:ascii="Consolas" w:hAnsi="Consolas" w:cs="Consolas"/>
            <w:color w:val="008000"/>
            <w:sz w:val="16"/>
            <w:szCs w:val="19"/>
            <w:rPrChange w:id="5011" w:author="Author">
              <w:rPr>
                <w:rFonts w:ascii="Consolas" w:hAnsi="Consolas" w:cs="Consolas"/>
                <w:color w:val="008000"/>
                <w:sz w:val="19"/>
                <w:szCs w:val="19"/>
              </w:rPr>
            </w:rPrChange>
          </w:rPr>
          <w:delText>// rea, reac, react, reacti, reactiv, reactive</w:delText>
        </w:r>
      </w:del>
      <w:r w:rsidR="00203ED9" w:rsidRPr="003D36FB">
        <w:rPr>
          <w:rFonts w:ascii="Consolas" w:hAnsi="Consolas" w:cs="Consolas"/>
          <w:sz w:val="16"/>
          <w:szCs w:val="19"/>
          <w:rPrChange w:id="5012" w:author="Author">
            <w:rPr>
              <w:rFonts w:ascii="Consolas" w:hAnsi="Consolas" w:cs="Consolas"/>
              <w:sz w:val="19"/>
              <w:szCs w:val="19"/>
            </w:rPr>
          </w:rPrChange>
        </w:rPr>
        <w:br/>
      </w:r>
      <w:ins w:id="5013" w:author="Author">
        <w:r w:rsidR="00177B24" w:rsidRPr="003D36FB">
          <w:rPr>
            <w:rFonts w:ascii="Consolas" w:hAnsi="Consolas" w:cs="Consolas"/>
            <w:sz w:val="16"/>
            <w:szCs w:val="19"/>
            <w:rPrChange w:id="5014" w:author="Author">
              <w:rPr>
                <w:rFonts w:ascii="Consolas" w:hAnsi="Consolas" w:cs="Consolas"/>
                <w:sz w:val="19"/>
                <w:szCs w:val="19"/>
              </w:rPr>
            </w:rPrChange>
          </w:rPr>
          <w:t xml:space="preserve">      </w:t>
        </w:r>
      </w:ins>
      <w:r w:rsidR="00203ED9" w:rsidRPr="003D36FB">
        <w:rPr>
          <w:rFonts w:ascii="Consolas" w:hAnsi="Consolas" w:cs="Consolas"/>
          <w:sz w:val="16"/>
          <w:szCs w:val="19"/>
          <w:rPrChange w:id="5015" w:author="Author">
            <w:rPr>
              <w:rFonts w:ascii="Consolas" w:hAnsi="Consolas" w:cs="Consolas"/>
              <w:sz w:val="19"/>
              <w:szCs w:val="19"/>
            </w:rPr>
          </w:rPrChange>
        </w:rPr>
        <w:t xml:space="preserve">            </w:t>
      </w:r>
      <w:r w:rsidR="004F6C25" w:rsidRPr="003D36FB">
        <w:rPr>
          <w:rFonts w:ascii="Consolas" w:hAnsi="Consolas" w:cs="Consolas"/>
          <w:sz w:val="16"/>
          <w:szCs w:val="19"/>
          <w:rPrChange w:id="5016" w:author="Author">
            <w:rPr>
              <w:rFonts w:ascii="Consolas" w:hAnsi="Consolas" w:cs="Consolas"/>
              <w:sz w:val="19"/>
              <w:szCs w:val="19"/>
            </w:rPr>
          </w:rPrChange>
        </w:rPr>
        <w:t>.</w:t>
      </w:r>
      <w:proofErr w:type="spellStart"/>
      <w:r w:rsidR="004F6C25" w:rsidRPr="003D36FB">
        <w:rPr>
          <w:rFonts w:ascii="Consolas" w:hAnsi="Consolas" w:cs="Consolas"/>
          <w:sz w:val="16"/>
          <w:szCs w:val="19"/>
          <w:rPrChange w:id="5017" w:author="Author">
            <w:rPr>
              <w:rFonts w:ascii="Consolas" w:hAnsi="Consolas" w:cs="Consolas"/>
              <w:sz w:val="19"/>
              <w:szCs w:val="19"/>
            </w:rPr>
          </w:rPrChange>
        </w:rPr>
        <w:t>ToObservable</w:t>
      </w:r>
      <w:proofErr w:type="spellEnd"/>
      <w:r w:rsidR="004F6C25" w:rsidRPr="003D36FB">
        <w:rPr>
          <w:rFonts w:ascii="Consolas" w:hAnsi="Consolas" w:cs="Consolas"/>
          <w:sz w:val="16"/>
          <w:szCs w:val="19"/>
          <w:rPrChange w:id="5018" w:author="Author">
            <w:rPr>
              <w:rFonts w:ascii="Consolas" w:hAnsi="Consolas" w:cs="Consolas"/>
              <w:sz w:val="19"/>
              <w:szCs w:val="19"/>
            </w:rPr>
          </w:rPrChange>
        </w:rPr>
        <w:t>();</w:t>
      </w:r>
      <w:r w:rsidR="004F6C25" w:rsidRPr="003D36FB">
        <w:rPr>
          <w:rFonts w:ascii="Consolas" w:hAnsi="Consolas" w:cs="Consolas"/>
          <w:sz w:val="16"/>
          <w:szCs w:val="19"/>
          <w:rPrChange w:id="5019" w:author="Author">
            <w:rPr>
              <w:rFonts w:ascii="Consolas" w:hAnsi="Consolas" w:cs="Consolas"/>
              <w:sz w:val="19"/>
              <w:szCs w:val="19"/>
            </w:rPr>
          </w:rPrChange>
        </w:rPr>
        <w:br/>
      </w:r>
    </w:p>
    <w:p w:rsidR="000F532F" w:rsidRPr="003D36FB" w:rsidRDefault="00BF76FF" w:rsidP="000F532F">
      <w:pPr>
        <w:pStyle w:val="ListParagraph"/>
        <w:numPr>
          <w:ilvl w:val="0"/>
          <w:numId w:val="17"/>
        </w:numPr>
        <w:autoSpaceDE w:val="0"/>
        <w:autoSpaceDN w:val="0"/>
        <w:adjustRightInd w:val="0"/>
        <w:spacing w:after="0" w:line="240" w:lineRule="auto"/>
        <w:rPr>
          <w:sz w:val="18"/>
          <w:rPrChange w:id="5020" w:author="Author">
            <w:rPr/>
          </w:rPrChange>
        </w:rPr>
      </w:pPr>
      <w:r w:rsidRPr="003D36FB">
        <w:rPr>
          <w:b/>
          <w:noProof/>
          <w:sz w:val="18"/>
          <w:rPrChange w:id="5021" w:author="Author">
            <w:rPr>
              <w:b/>
              <w:noProof/>
            </w:rPr>
          </w:rPrChange>
        </w:rPr>
        <w:drawing>
          <wp:anchor distT="0" distB="0" distL="114300" distR="114300" simplePos="0" relativeHeight="251713536" behindDoc="0" locked="0" layoutInCell="1" allowOverlap="1" wp14:anchorId="232C8E9D" wp14:editId="7F67D860">
            <wp:simplePos x="0" y="0"/>
            <wp:positionH relativeFrom="column">
              <wp:posOffset>-182880</wp:posOffset>
            </wp:positionH>
            <wp:positionV relativeFrom="paragraph">
              <wp:posOffset>3889458</wp:posOffset>
            </wp:positionV>
            <wp:extent cx="603504" cy="539496"/>
            <wp:effectExtent l="0" t="0" r="6350" b="0"/>
            <wp:wrapNone/>
            <wp:docPr id="79" name="Picture 79" descr="C:\Users\bartde\AppData\Local\Microsoft\Windows\Temporary Internet Files\Content.IE5\2RN7BWR4\MC900239013[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de\AppData\Local\Microsoft\Windows\Temporary Internet Files\Content.IE5\2RN7BWR4\MC900239013[1].wm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03504" cy="539496"/>
                    </a:xfrm>
                    <a:prstGeom prst="rect">
                      <a:avLst/>
                    </a:prstGeom>
                    <a:noFill/>
                    <a:ln>
                      <a:noFill/>
                    </a:ln>
                  </pic:spPr>
                </pic:pic>
              </a:graphicData>
            </a:graphic>
            <wp14:sizeRelH relativeFrom="page">
              <wp14:pctWidth>0</wp14:pctWidth>
            </wp14:sizeRelH>
            <wp14:sizeRelV relativeFrom="page">
              <wp14:pctHeight>0</wp14:pctHeight>
            </wp14:sizeRelV>
          </wp:anchor>
        </w:drawing>
      </w:r>
      <w:r w:rsidR="004F6C25" w:rsidRPr="003D36FB">
        <w:rPr>
          <w:sz w:val="18"/>
          <w:rPrChange w:id="5022" w:author="Author">
            <w:rPr/>
          </w:rPrChange>
        </w:rPr>
        <w:t xml:space="preserve">Thanks to the various time-based operators, we can </w:t>
      </w:r>
      <w:r w:rsidR="00044CEE" w:rsidRPr="003D36FB">
        <w:rPr>
          <w:sz w:val="18"/>
          <w:rPrChange w:id="5023" w:author="Author">
            <w:rPr/>
          </w:rPrChange>
        </w:rPr>
        <w:t>provide more realistic input</w:t>
      </w:r>
      <w:r w:rsidR="004F6C25" w:rsidRPr="003D36FB">
        <w:rPr>
          <w:sz w:val="18"/>
          <w:rPrChange w:id="5024" w:author="Author">
            <w:rPr/>
          </w:rPrChange>
        </w:rPr>
        <w:t>. One thing we could do to mock user input in a more faithful way is to use time-based operators to mimic typing.</w:t>
      </w:r>
      <w:r w:rsidR="000F532F" w:rsidRPr="003D36FB">
        <w:rPr>
          <w:sz w:val="18"/>
          <w:rPrChange w:id="5025" w:author="Author">
            <w:rPr/>
          </w:rPrChange>
        </w:rPr>
        <w:t xml:space="preserve"> </w:t>
      </w:r>
      <w:r w:rsidR="009F7D61" w:rsidRPr="003D36FB">
        <w:rPr>
          <w:sz w:val="18"/>
          <w:rPrChange w:id="5026" w:author="Author">
            <w:rPr/>
          </w:rPrChange>
        </w:rPr>
        <w:t xml:space="preserve">Generate </w:t>
      </w:r>
      <w:r w:rsidR="000F532F" w:rsidRPr="003D36FB">
        <w:rPr>
          <w:sz w:val="18"/>
          <w:rPrChange w:id="5027" w:author="Author">
            <w:rPr/>
          </w:rPrChange>
        </w:rPr>
        <w:t xml:space="preserve">is a suitable candidate for our next experiment. Let’s generate a </w:t>
      </w:r>
      <w:r w:rsidR="000F532F" w:rsidRPr="003D36FB">
        <w:rPr>
          <w:sz w:val="18"/>
          <w:rPrChange w:id="5028" w:author="Author">
            <w:rPr/>
          </w:rPrChange>
        </w:rPr>
        <w:lastRenderedPageBreak/>
        <w:t>sequence of incremental substrings for a given term, with random delays between them.</w:t>
      </w:r>
      <w:r w:rsidR="000F532F" w:rsidRPr="003D36FB">
        <w:rPr>
          <w:sz w:val="18"/>
          <w:rPrChange w:id="5029" w:author="Author">
            <w:rPr/>
          </w:rPrChange>
        </w:rPr>
        <w:br/>
      </w:r>
      <w:r w:rsidR="000F532F" w:rsidRPr="003D36FB">
        <w:rPr>
          <w:sz w:val="18"/>
          <w:rPrChange w:id="5030" w:author="Author">
            <w:rPr/>
          </w:rPrChange>
        </w:rPr>
        <w:br/>
      </w:r>
      <w:r w:rsidR="000F532F" w:rsidRPr="003D36FB">
        <w:rPr>
          <w:rFonts w:ascii="Consolas" w:hAnsi="Consolas" w:cs="Consolas"/>
          <w:sz w:val="16"/>
          <w:szCs w:val="19"/>
          <w:rPrChange w:id="5031" w:author="Author">
            <w:rPr>
              <w:rFonts w:ascii="Consolas" w:hAnsi="Consolas" w:cs="Consolas"/>
              <w:sz w:val="19"/>
              <w:szCs w:val="19"/>
            </w:rPr>
          </w:rPrChange>
        </w:rPr>
        <w:t xml:space="preserve">    </w:t>
      </w:r>
      <w:proofErr w:type="spellStart"/>
      <w:r w:rsidR="000F532F" w:rsidRPr="003D36FB">
        <w:rPr>
          <w:rFonts w:ascii="Consolas" w:hAnsi="Consolas" w:cs="Consolas"/>
          <w:color w:val="0000FF"/>
          <w:sz w:val="16"/>
          <w:szCs w:val="19"/>
          <w:rPrChange w:id="5032" w:author="Author">
            <w:rPr>
              <w:rFonts w:ascii="Consolas" w:hAnsi="Consolas" w:cs="Consolas"/>
              <w:color w:val="0000FF"/>
              <w:sz w:val="19"/>
              <w:szCs w:val="19"/>
            </w:rPr>
          </w:rPrChange>
        </w:rPr>
        <w:t>const</w:t>
      </w:r>
      <w:proofErr w:type="spellEnd"/>
      <w:r w:rsidR="000F532F" w:rsidRPr="003D36FB">
        <w:rPr>
          <w:rFonts w:ascii="Consolas" w:hAnsi="Consolas" w:cs="Consolas"/>
          <w:sz w:val="16"/>
          <w:szCs w:val="19"/>
          <w:rPrChange w:id="5033" w:author="Author">
            <w:rPr>
              <w:rFonts w:ascii="Consolas" w:hAnsi="Consolas" w:cs="Consolas"/>
              <w:sz w:val="19"/>
              <w:szCs w:val="19"/>
            </w:rPr>
          </w:rPrChange>
        </w:rPr>
        <w:t xml:space="preserve"> </w:t>
      </w:r>
      <w:r w:rsidR="000F532F" w:rsidRPr="003D36FB">
        <w:rPr>
          <w:rFonts w:ascii="Consolas" w:hAnsi="Consolas" w:cs="Consolas"/>
          <w:color w:val="0000FF"/>
          <w:sz w:val="16"/>
          <w:szCs w:val="19"/>
          <w:rPrChange w:id="5034" w:author="Author">
            <w:rPr>
              <w:rFonts w:ascii="Consolas" w:hAnsi="Consolas" w:cs="Consolas"/>
              <w:color w:val="0000FF"/>
              <w:sz w:val="19"/>
              <w:szCs w:val="19"/>
            </w:rPr>
          </w:rPrChange>
        </w:rPr>
        <w:t>string</w:t>
      </w:r>
      <w:r w:rsidR="000F532F" w:rsidRPr="003D36FB">
        <w:rPr>
          <w:rFonts w:ascii="Consolas" w:hAnsi="Consolas" w:cs="Consolas"/>
          <w:sz w:val="16"/>
          <w:szCs w:val="19"/>
          <w:rPrChange w:id="5035" w:author="Author">
            <w:rPr>
              <w:rFonts w:ascii="Consolas" w:hAnsi="Consolas" w:cs="Consolas"/>
              <w:sz w:val="19"/>
              <w:szCs w:val="19"/>
            </w:rPr>
          </w:rPrChange>
        </w:rPr>
        <w:t xml:space="preserve"> INPUT = </w:t>
      </w:r>
      <w:r w:rsidR="000F532F" w:rsidRPr="003D36FB">
        <w:rPr>
          <w:rFonts w:ascii="Consolas" w:hAnsi="Consolas" w:cs="Consolas"/>
          <w:color w:val="A31515"/>
          <w:sz w:val="16"/>
          <w:szCs w:val="19"/>
          <w:rPrChange w:id="5036" w:author="Author">
            <w:rPr>
              <w:rFonts w:ascii="Consolas" w:hAnsi="Consolas" w:cs="Consolas"/>
              <w:color w:val="A31515"/>
              <w:sz w:val="19"/>
              <w:szCs w:val="19"/>
            </w:rPr>
          </w:rPrChange>
        </w:rPr>
        <w:t>"reactive"</w:t>
      </w:r>
      <w:r w:rsidR="000F532F" w:rsidRPr="003D36FB">
        <w:rPr>
          <w:rFonts w:ascii="Consolas" w:hAnsi="Consolas" w:cs="Consolas"/>
          <w:sz w:val="16"/>
          <w:szCs w:val="19"/>
          <w:rPrChange w:id="5037" w:author="Author">
            <w:rPr>
              <w:rFonts w:ascii="Consolas" w:hAnsi="Consolas" w:cs="Consolas"/>
              <w:sz w:val="19"/>
              <w:szCs w:val="19"/>
            </w:rPr>
          </w:rPrChange>
        </w:rPr>
        <w:t>;</w:t>
      </w:r>
      <w:r w:rsidR="000F532F" w:rsidRPr="003D36FB">
        <w:rPr>
          <w:rFonts w:ascii="Consolas" w:hAnsi="Consolas" w:cs="Consolas"/>
          <w:sz w:val="16"/>
          <w:szCs w:val="19"/>
          <w:rPrChange w:id="5038" w:author="Author">
            <w:rPr>
              <w:rFonts w:ascii="Consolas" w:hAnsi="Consolas" w:cs="Consolas"/>
              <w:sz w:val="19"/>
              <w:szCs w:val="19"/>
            </w:rPr>
          </w:rPrChange>
        </w:rPr>
        <w:br/>
      </w:r>
      <w:r w:rsidR="000F532F" w:rsidRPr="003D36FB">
        <w:rPr>
          <w:rFonts w:ascii="Consolas" w:hAnsi="Consolas" w:cs="Consolas"/>
          <w:sz w:val="16"/>
          <w:szCs w:val="19"/>
          <w:rPrChange w:id="5039" w:author="Author">
            <w:rPr>
              <w:rFonts w:ascii="Consolas" w:hAnsi="Consolas" w:cs="Consolas"/>
              <w:sz w:val="19"/>
              <w:szCs w:val="19"/>
            </w:rPr>
          </w:rPrChange>
        </w:rPr>
        <w:br/>
        <w:t xml:space="preserve">    </w:t>
      </w:r>
      <w:proofErr w:type="spellStart"/>
      <w:r w:rsidR="000F532F" w:rsidRPr="003D36FB">
        <w:rPr>
          <w:rFonts w:ascii="Consolas" w:hAnsi="Consolas" w:cs="Consolas"/>
          <w:color w:val="0000FF"/>
          <w:sz w:val="16"/>
          <w:szCs w:val="19"/>
          <w:rPrChange w:id="5040" w:author="Author">
            <w:rPr>
              <w:rFonts w:ascii="Consolas" w:hAnsi="Consolas" w:cs="Consolas"/>
              <w:color w:val="0000FF"/>
              <w:sz w:val="19"/>
              <w:szCs w:val="19"/>
            </w:rPr>
          </w:rPrChange>
        </w:rPr>
        <w:t>var</w:t>
      </w:r>
      <w:proofErr w:type="spellEnd"/>
      <w:r w:rsidR="000F532F" w:rsidRPr="003D36FB">
        <w:rPr>
          <w:rFonts w:ascii="Consolas" w:hAnsi="Consolas" w:cs="Consolas"/>
          <w:sz w:val="16"/>
          <w:szCs w:val="19"/>
          <w:rPrChange w:id="5041" w:author="Author">
            <w:rPr>
              <w:rFonts w:ascii="Consolas" w:hAnsi="Consolas" w:cs="Consolas"/>
              <w:sz w:val="19"/>
              <w:szCs w:val="19"/>
            </w:rPr>
          </w:rPrChange>
        </w:rPr>
        <w:t xml:space="preserve"> rand = </w:t>
      </w:r>
      <w:r w:rsidR="000F532F" w:rsidRPr="003D36FB">
        <w:rPr>
          <w:rFonts w:ascii="Consolas" w:hAnsi="Consolas" w:cs="Consolas"/>
          <w:color w:val="0000FF"/>
          <w:sz w:val="16"/>
          <w:szCs w:val="19"/>
          <w:rPrChange w:id="5042" w:author="Author">
            <w:rPr>
              <w:rFonts w:ascii="Consolas" w:hAnsi="Consolas" w:cs="Consolas"/>
              <w:color w:val="0000FF"/>
              <w:sz w:val="19"/>
              <w:szCs w:val="19"/>
            </w:rPr>
          </w:rPrChange>
        </w:rPr>
        <w:t>new</w:t>
      </w:r>
      <w:r w:rsidR="000F532F" w:rsidRPr="003D36FB">
        <w:rPr>
          <w:rFonts w:ascii="Consolas" w:hAnsi="Consolas" w:cs="Consolas"/>
          <w:sz w:val="16"/>
          <w:szCs w:val="19"/>
          <w:rPrChange w:id="5043" w:author="Author">
            <w:rPr>
              <w:rFonts w:ascii="Consolas" w:hAnsi="Consolas" w:cs="Consolas"/>
              <w:sz w:val="19"/>
              <w:szCs w:val="19"/>
            </w:rPr>
          </w:rPrChange>
        </w:rPr>
        <w:t xml:space="preserve"> </w:t>
      </w:r>
      <w:r w:rsidR="000F532F" w:rsidRPr="003D36FB">
        <w:rPr>
          <w:rFonts w:ascii="Consolas" w:hAnsi="Consolas" w:cs="Consolas"/>
          <w:color w:val="2B91AF"/>
          <w:sz w:val="16"/>
          <w:szCs w:val="19"/>
          <w:rPrChange w:id="5044" w:author="Author">
            <w:rPr>
              <w:rFonts w:ascii="Consolas" w:hAnsi="Consolas" w:cs="Consolas"/>
              <w:color w:val="2B91AF"/>
              <w:sz w:val="19"/>
              <w:szCs w:val="19"/>
            </w:rPr>
          </w:rPrChange>
        </w:rPr>
        <w:t>Random</w:t>
      </w:r>
      <w:r w:rsidR="000F532F" w:rsidRPr="003D36FB">
        <w:rPr>
          <w:rFonts w:ascii="Consolas" w:hAnsi="Consolas" w:cs="Consolas"/>
          <w:sz w:val="16"/>
          <w:szCs w:val="19"/>
          <w:rPrChange w:id="5045" w:author="Author">
            <w:rPr>
              <w:rFonts w:ascii="Consolas" w:hAnsi="Consolas" w:cs="Consolas"/>
              <w:sz w:val="19"/>
              <w:szCs w:val="19"/>
            </w:rPr>
          </w:rPrChange>
        </w:rPr>
        <w:t>();</w:t>
      </w:r>
      <w:r w:rsidR="000F532F" w:rsidRPr="003D36FB">
        <w:rPr>
          <w:rFonts w:ascii="Consolas" w:hAnsi="Consolas" w:cs="Consolas"/>
          <w:sz w:val="16"/>
          <w:szCs w:val="19"/>
          <w:rPrChange w:id="5046" w:author="Author">
            <w:rPr>
              <w:rFonts w:ascii="Consolas" w:hAnsi="Consolas" w:cs="Consolas"/>
              <w:sz w:val="19"/>
              <w:szCs w:val="19"/>
            </w:rPr>
          </w:rPrChange>
        </w:rPr>
        <w:br/>
      </w:r>
      <w:r w:rsidR="000F532F" w:rsidRPr="003D36FB">
        <w:rPr>
          <w:rFonts w:ascii="Consolas" w:hAnsi="Consolas" w:cs="Consolas"/>
          <w:sz w:val="16"/>
          <w:szCs w:val="19"/>
          <w:rPrChange w:id="5047" w:author="Author">
            <w:rPr>
              <w:rFonts w:ascii="Consolas" w:hAnsi="Consolas" w:cs="Consolas"/>
              <w:sz w:val="19"/>
              <w:szCs w:val="19"/>
            </w:rPr>
          </w:rPrChange>
        </w:rPr>
        <w:br/>
        <w:t xml:space="preserve">    </w:t>
      </w:r>
      <w:proofErr w:type="spellStart"/>
      <w:r w:rsidR="000F532F" w:rsidRPr="003D36FB">
        <w:rPr>
          <w:rFonts w:ascii="Consolas" w:hAnsi="Consolas" w:cs="Consolas"/>
          <w:color w:val="0000FF"/>
          <w:sz w:val="16"/>
          <w:szCs w:val="19"/>
          <w:rPrChange w:id="5048" w:author="Author">
            <w:rPr>
              <w:rFonts w:ascii="Consolas" w:hAnsi="Consolas" w:cs="Consolas"/>
              <w:color w:val="0000FF"/>
              <w:sz w:val="19"/>
              <w:szCs w:val="19"/>
            </w:rPr>
          </w:rPrChange>
        </w:rPr>
        <w:t>var</w:t>
      </w:r>
      <w:proofErr w:type="spellEnd"/>
      <w:r w:rsidR="000F532F" w:rsidRPr="003D36FB">
        <w:rPr>
          <w:rFonts w:ascii="Consolas" w:hAnsi="Consolas" w:cs="Consolas"/>
          <w:sz w:val="16"/>
          <w:szCs w:val="19"/>
          <w:rPrChange w:id="5049" w:author="Author">
            <w:rPr>
              <w:rFonts w:ascii="Consolas" w:hAnsi="Consolas" w:cs="Consolas"/>
              <w:sz w:val="19"/>
              <w:szCs w:val="19"/>
            </w:rPr>
          </w:rPrChange>
        </w:rPr>
        <w:t xml:space="preserve"> input = </w:t>
      </w:r>
      <w:proofErr w:type="spellStart"/>
      <w:r w:rsidR="000F532F" w:rsidRPr="003D36FB">
        <w:rPr>
          <w:rFonts w:ascii="Consolas" w:hAnsi="Consolas" w:cs="Consolas"/>
          <w:color w:val="2B91AF"/>
          <w:sz w:val="16"/>
          <w:szCs w:val="19"/>
          <w:rPrChange w:id="5050" w:author="Author">
            <w:rPr>
              <w:rFonts w:ascii="Consolas" w:hAnsi="Consolas" w:cs="Consolas"/>
              <w:color w:val="2B91AF"/>
              <w:sz w:val="19"/>
              <w:szCs w:val="19"/>
            </w:rPr>
          </w:rPrChange>
        </w:rPr>
        <w:t>Observable</w:t>
      </w:r>
      <w:r w:rsidR="000F532F" w:rsidRPr="003D36FB">
        <w:rPr>
          <w:rFonts w:ascii="Consolas" w:hAnsi="Consolas" w:cs="Consolas"/>
          <w:sz w:val="16"/>
          <w:szCs w:val="19"/>
          <w:rPrChange w:id="5051" w:author="Author">
            <w:rPr>
              <w:rFonts w:ascii="Consolas" w:hAnsi="Consolas" w:cs="Consolas"/>
              <w:sz w:val="19"/>
              <w:szCs w:val="19"/>
            </w:rPr>
          </w:rPrChange>
        </w:rPr>
        <w:t>.Generate</w:t>
      </w:r>
      <w:proofErr w:type="spellEnd"/>
      <w:r w:rsidR="000F532F" w:rsidRPr="003D36FB">
        <w:rPr>
          <w:rFonts w:ascii="Consolas" w:hAnsi="Consolas" w:cs="Consolas"/>
          <w:sz w:val="16"/>
          <w:szCs w:val="19"/>
          <w:rPrChange w:id="5052" w:author="Author">
            <w:rPr>
              <w:rFonts w:ascii="Consolas" w:hAnsi="Consolas" w:cs="Consolas"/>
              <w:sz w:val="19"/>
              <w:szCs w:val="19"/>
            </w:rPr>
          </w:rPrChange>
        </w:rPr>
        <w:t>(</w:t>
      </w:r>
      <w:r w:rsidR="000F532F" w:rsidRPr="003D36FB">
        <w:rPr>
          <w:rFonts w:ascii="Consolas" w:hAnsi="Consolas" w:cs="Consolas"/>
          <w:sz w:val="16"/>
          <w:szCs w:val="19"/>
          <w:rPrChange w:id="5053" w:author="Author">
            <w:rPr>
              <w:rFonts w:ascii="Consolas" w:hAnsi="Consolas" w:cs="Consolas"/>
              <w:sz w:val="19"/>
              <w:szCs w:val="19"/>
            </w:rPr>
          </w:rPrChange>
        </w:rPr>
        <w:br/>
      </w:r>
      <w:r w:rsidR="00203ED9" w:rsidRPr="003D36FB">
        <w:rPr>
          <w:rFonts w:ascii="Consolas" w:hAnsi="Consolas" w:cs="Consolas"/>
          <w:sz w:val="16"/>
          <w:szCs w:val="19"/>
          <w:rPrChange w:id="5054" w:author="Author">
            <w:rPr>
              <w:rFonts w:ascii="Consolas" w:hAnsi="Consolas" w:cs="Consolas"/>
              <w:sz w:val="19"/>
              <w:szCs w:val="19"/>
            </w:rPr>
          </w:rPrChange>
        </w:rPr>
        <w:t xml:space="preserve">        </w:t>
      </w:r>
      <w:r w:rsidR="000F532F" w:rsidRPr="003D36FB">
        <w:rPr>
          <w:rFonts w:ascii="Consolas" w:hAnsi="Consolas" w:cs="Consolas"/>
          <w:sz w:val="16"/>
          <w:szCs w:val="19"/>
          <w:rPrChange w:id="5055" w:author="Author">
            <w:rPr>
              <w:rFonts w:ascii="Consolas" w:hAnsi="Consolas" w:cs="Consolas"/>
              <w:sz w:val="19"/>
              <w:szCs w:val="19"/>
            </w:rPr>
          </w:rPrChange>
        </w:rPr>
        <w:t xml:space="preserve">            3,</w:t>
      </w:r>
      <w:r w:rsidR="000F532F" w:rsidRPr="003D36FB">
        <w:rPr>
          <w:rFonts w:ascii="Consolas" w:hAnsi="Consolas" w:cs="Consolas"/>
          <w:sz w:val="16"/>
          <w:szCs w:val="19"/>
          <w:rPrChange w:id="5056" w:author="Author">
            <w:rPr>
              <w:rFonts w:ascii="Consolas" w:hAnsi="Consolas" w:cs="Consolas"/>
              <w:sz w:val="19"/>
              <w:szCs w:val="19"/>
            </w:rPr>
          </w:rPrChange>
        </w:rPr>
        <w:br/>
        <w:t xml:space="preserve">        </w:t>
      </w:r>
      <w:r w:rsidR="00203ED9" w:rsidRPr="003D36FB">
        <w:rPr>
          <w:rFonts w:ascii="Consolas" w:hAnsi="Consolas" w:cs="Consolas"/>
          <w:sz w:val="16"/>
          <w:szCs w:val="19"/>
          <w:rPrChange w:id="5057" w:author="Author">
            <w:rPr>
              <w:rFonts w:ascii="Consolas" w:hAnsi="Consolas" w:cs="Consolas"/>
              <w:sz w:val="19"/>
              <w:szCs w:val="19"/>
            </w:rPr>
          </w:rPrChange>
        </w:rPr>
        <w:t xml:space="preserve">        </w:t>
      </w:r>
      <w:r w:rsidR="000F532F" w:rsidRPr="003D36FB">
        <w:rPr>
          <w:rFonts w:ascii="Consolas" w:hAnsi="Consolas" w:cs="Consolas"/>
          <w:sz w:val="16"/>
          <w:szCs w:val="19"/>
          <w:rPrChange w:id="5058" w:author="Author">
            <w:rPr>
              <w:rFonts w:ascii="Consolas" w:hAnsi="Consolas" w:cs="Consolas"/>
              <w:sz w:val="19"/>
              <w:szCs w:val="19"/>
            </w:rPr>
          </w:rPrChange>
        </w:rPr>
        <w:t xml:space="preserve">    </w:t>
      </w:r>
      <w:proofErr w:type="spellStart"/>
      <w:r w:rsidR="000F532F" w:rsidRPr="003D36FB">
        <w:rPr>
          <w:rFonts w:ascii="Consolas" w:hAnsi="Consolas" w:cs="Consolas"/>
          <w:sz w:val="16"/>
          <w:szCs w:val="19"/>
          <w:rPrChange w:id="5059" w:author="Author">
            <w:rPr>
              <w:rFonts w:ascii="Consolas" w:hAnsi="Consolas" w:cs="Consolas"/>
              <w:sz w:val="19"/>
              <w:szCs w:val="19"/>
            </w:rPr>
          </w:rPrChange>
        </w:rPr>
        <w:t>len</w:t>
      </w:r>
      <w:proofErr w:type="spellEnd"/>
      <w:r w:rsidR="000F532F" w:rsidRPr="003D36FB">
        <w:rPr>
          <w:rFonts w:ascii="Consolas" w:hAnsi="Consolas" w:cs="Consolas"/>
          <w:sz w:val="16"/>
          <w:szCs w:val="19"/>
          <w:rPrChange w:id="5060" w:author="Author">
            <w:rPr>
              <w:rFonts w:ascii="Consolas" w:hAnsi="Consolas" w:cs="Consolas"/>
              <w:sz w:val="19"/>
              <w:szCs w:val="19"/>
            </w:rPr>
          </w:rPrChange>
        </w:rPr>
        <w:t xml:space="preserve"> =&gt; </w:t>
      </w:r>
      <w:proofErr w:type="spellStart"/>
      <w:r w:rsidR="000F532F" w:rsidRPr="003D36FB">
        <w:rPr>
          <w:rFonts w:ascii="Consolas" w:hAnsi="Consolas" w:cs="Consolas"/>
          <w:sz w:val="16"/>
          <w:szCs w:val="19"/>
          <w:rPrChange w:id="5061" w:author="Author">
            <w:rPr>
              <w:rFonts w:ascii="Consolas" w:hAnsi="Consolas" w:cs="Consolas"/>
              <w:sz w:val="19"/>
              <w:szCs w:val="19"/>
            </w:rPr>
          </w:rPrChange>
        </w:rPr>
        <w:t>len</w:t>
      </w:r>
      <w:proofErr w:type="spellEnd"/>
      <w:r w:rsidR="000F532F" w:rsidRPr="003D36FB">
        <w:rPr>
          <w:rFonts w:ascii="Consolas" w:hAnsi="Consolas" w:cs="Consolas"/>
          <w:sz w:val="16"/>
          <w:szCs w:val="19"/>
          <w:rPrChange w:id="5062" w:author="Author">
            <w:rPr>
              <w:rFonts w:ascii="Consolas" w:hAnsi="Consolas" w:cs="Consolas"/>
              <w:sz w:val="19"/>
              <w:szCs w:val="19"/>
            </w:rPr>
          </w:rPrChange>
        </w:rPr>
        <w:t xml:space="preserve"> &lt;= </w:t>
      </w:r>
      <w:proofErr w:type="spellStart"/>
      <w:r w:rsidR="000F532F" w:rsidRPr="003D36FB">
        <w:rPr>
          <w:rFonts w:ascii="Consolas" w:hAnsi="Consolas" w:cs="Consolas"/>
          <w:sz w:val="16"/>
          <w:szCs w:val="19"/>
          <w:rPrChange w:id="5063" w:author="Author">
            <w:rPr>
              <w:rFonts w:ascii="Consolas" w:hAnsi="Consolas" w:cs="Consolas"/>
              <w:sz w:val="19"/>
              <w:szCs w:val="19"/>
            </w:rPr>
          </w:rPrChange>
        </w:rPr>
        <w:t>INPUT.Length</w:t>
      </w:r>
      <w:proofErr w:type="spellEnd"/>
      <w:r w:rsidR="000F532F" w:rsidRPr="003D36FB">
        <w:rPr>
          <w:rFonts w:ascii="Consolas" w:hAnsi="Consolas" w:cs="Consolas"/>
          <w:sz w:val="16"/>
          <w:szCs w:val="19"/>
          <w:rPrChange w:id="5064" w:author="Author">
            <w:rPr>
              <w:rFonts w:ascii="Consolas" w:hAnsi="Consolas" w:cs="Consolas"/>
              <w:sz w:val="19"/>
              <w:szCs w:val="19"/>
            </w:rPr>
          </w:rPrChange>
        </w:rPr>
        <w:t>,</w:t>
      </w:r>
      <w:r w:rsidR="000F532F" w:rsidRPr="003D36FB">
        <w:rPr>
          <w:rFonts w:ascii="Consolas" w:hAnsi="Consolas" w:cs="Consolas"/>
          <w:sz w:val="16"/>
          <w:szCs w:val="19"/>
          <w:rPrChange w:id="5065" w:author="Author">
            <w:rPr>
              <w:rFonts w:ascii="Consolas" w:hAnsi="Consolas" w:cs="Consolas"/>
              <w:sz w:val="19"/>
              <w:szCs w:val="19"/>
            </w:rPr>
          </w:rPrChange>
        </w:rPr>
        <w:br/>
      </w:r>
      <w:r w:rsidR="00203ED9" w:rsidRPr="003D36FB">
        <w:rPr>
          <w:rFonts w:ascii="Consolas" w:hAnsi="Consolas" w:cs="Consolas"/>
          <w:sz w:val="16"/>
          <w:szCs w:val="19"/>
          <w:rPrChange w:id="5066" w:author="Author">
            <w:rPr>
              <w:rFonts w:ascii="Consolas" w:hAnsi="Consolas" w:cs="Consolas"/>
              <w:sz w:val="19"/>
              <w:szCs w:val="19"/>
            </w:rPr>
          </w:rPrChange>
        </w:rPr>
        <w:t xml:space="preserve">        </w:t>
      </w:r>
      <w:r w:rsidR="000F532F" w:rsidRPr="003D36FB">
        <w:rPr>
          <w:rFonts w:ascii="Consolas" w:hAnsi="Consolas" w:cs="Consolas"/>
          <w:sz w:val="16"/>
          <w:szCs w:val="19"/>
          <w:rPrChange w:id="5067" w:author="Author">
            <w:rPr>
              <w:rFonts w:ascii="Consolas" w:hAnsi="Consolas" w:cs="Consolas"/>
              <w:sz w:val="19"/>
              <w:szCs w:val="19"/>
            </w:rPr>
          </w:rPrChange>
        </w:rPr>
        <w:t xml:space="preserve">            </w:t>
      </w:r>
      <w:proofErr w:type="spellStart"/>
      <w:r w:rsidR="003872A5" w:rsidRPr="003D36FB">
        <w:rPr>
          <w:rFonts w:ascii="Consolas" w:hAnsi="Consolas" w:cs="Consolas"/>
          <w:sz w:val="16"/>
          <w:szCs w:val="19"/>
          <w:rPrChange w:id="5068" w:author="Author">
            <w:rPr>
              <w:rFonts w:ascii="Consolas" w:hAnsi="Consolas" w:cs="Consolas"/>
              <w:sz w:val="19"/>
              <w:szCs w:val="19"/>
            </w:rPr>
          </w:rPrChange>
        </w:rPr>
        <w:t>len</w:t>
      </w:r>
      <w:proofErr w:type="spellEnd"/>
      <w:r w:rsidR="003872A5" w:rsidRPr="003D36FB">
        <w:rPr>
          <w:rFonts w:ascii="Consolas" w:hAnsi="Consolas" w:cs="Consolas"/>
          <w:sz w:val="16"/>
          <w:szCs w:val="19"/>
          <w:rPrChange w:id="5069" w:author="Author">
            <w:rPr>
              <w:rFonts w:ascii="Consolas" w:hAnsi="Consolas" w:cs="Consolas"/>
              <w:sz w:val="19"/>
              <w:szCs w:val="19"/>
            </w:rPr>
          </w:rPrChange>
        </w:rPr>
        <w:t xml:space="preserve"> =&gt; </w:t>
      </w:r>
      <w:proofErr w:type="spellStart"/>
      <w:r w:rsidR="003872A5" w:rsidRPr="003D36FB">
        <w:rPr>
          <w:rFonts w:ascii="Consolas" w:hAnsi="Consolas" w:cs="Consolas"/>
          <w:sz w:val="16"/>
          <w:szCs w:val="19"/>
          <w:rPrChange w:id="5070" w:author="Author">
            <w:rPr>
              <w:rFonts w:ascii="Consolas" w:hAnsi="Consolas" w:cs="Consolas"/>
              <w:sz w:val="19"/>
              <w:szCs w:val="19"/>
            </w:rPr>
          </w:rPrChange>
        </w:rPr>
        <w:t>len</w:t>
      </w:r>
      <w:proofErr w:type="spellEnd"/>
      <w:r w:rsidR="003872A5" w:rsidRPr="003D36FB">
        <w:rPr>
          <w:rFonts w:ascii="Consolas" w:hAnsi="Consolas" w:cs="Consolas"/>
          <w:sz w:val="16"/>
          <w:szCs w:val="19"/>
          <w:rPrChange w:id="5071" w:author="Author">
            <w:rPr>
              <w:rFonts w:ascii="Consolas" w:hAnsi="Consolas" w:cs="Consolas"/>
              <w:sz w:val="19"/>
              <w:szCs w:val="19"/>
            </w:rPr>
          </w:rPrChange>
        </w:rPr>
        <w:t xml:space="preserve"> + 1</w:t>
      </w:r>
      <w:r w:rsidR="000F532F" w:rsidRPr="003D36FB">
        <w:rPr>
          <w:rFonts w:ascii="Consolas" w:hAnsi="Consolas" w:cs="Consolas"/>
          <w:sz w:val="16"/>
          <w:szCs w:val="19"/>
          <w:rPrChange w:id="5072" w:author="Author">
            <w:rPr>
              <w:rFonts w:ascii="Consolas" w:hAnsi="Consolas" w:cs="Consolas"/>
              <w:sz w:val="19"/>
              <w:szCs w:val="19"/>
            </w:rPr>
          </w:rPrChange>
        </w:rPr>
        <w:t>,</w:t>
      </w:r>
      <w:r w:rsidR="000F532F" w:rsidRPr="003D36FB">
        <w:rPr>
          <w:rFonts w:ascii="Consolas" w:hAnsi="Consolas" w:cs="Consolas"/>
          <w:sz w:val="16"/>
          <w:szCs w:val="19"/>
          <w:rPrChange w:id="5073" w:author="Author">
            <w:rPr>
              <w:rFonts w:ascii="Consolas" w:hAnsi="Consolas" w:cs="Consolas"/>
              <w:sz w:val="19"/>
              <w:szCs w:val="19"/>
            </w:rPr>
          </w:rPrChange>
        </w:rPr>
        <w:br/>
      </w:r>
      <w:r w:rsidR="00696917" w:rsidRPr="003D36FB">
        <w:rPr>
          <w:rFonts w:ascii="Consolas" w:hAnsi="Consolas" w:cs="Consolas"/>
          <w:sz w:val="16"/>
          <w:szCs w:val="19"/>
          <w:rPrChange w:id="5074" w:author="Author">
            <w:rPr>
              <w:rFonts w:ascii="Consolas" w:hAnsi="Consolas" w:cs="Consolas"/>
              <w:sz w:val="19"/>
              <w:szCs w:val="19"/>
            </w:rPr>
          </w:rPrChange>
        </w:rPr>
        <w:t xml:space="preserve">                    </w:t>
      </w:r>
      <w:proofErr w:type="spellStart"/>
      <w:r w:rsidR="00696917" w:rsidRPr="003D36FB">
        <w:rPr>
          <w:rFonts w:ascii="Consolas" w:hAnsi="Consolas" w:cs="Consolas"/>
          <w:sz w:val="16"/>
          <w:szCs w:val="19"/>
          <w:rPrChange w:id="5075" w:author="Author">
            <w:rPr>
              <w:rFonts w:ascii="Consolas" w:hAnsi="Consolas" w:cs="Consolas"/>
              <w:sz w:val="19"/>
              <w:szCs w:val="19"/>
            </w:rPr>
          </w:rPrChange>
        </w:rPr>
        <w:t>len</w:t>
      </w:r>
      <w:proofErr w:type="spellEnd"/>
      <w:r w:rsidR="00696917" w:rsidRPr="003D36FB">
        <w:rPr>
          <w:rFonts w:ascii="Consolas" w:hAnsi="Consolas" w:cs="Consolas"/>
          <w:sz w:val="16"/>
          <w:szCs w:val="19"/>
          <w:rPrChange w:id="5076" w:author="Author">
            <w:rPr>
              <w:rFonts w:ascii="Consolas" w:hAnsi="Consolas" w:cs="Consolas"/>
              <w:sz w:val="19"/>
              <w:szCs w:val="19"/>
            </w:rPr>
          </w:rPrChange>
        </w:rPr>
        <w:t xml:space="preserve"> =&gt; </w:t>
      </w:r>
      <w:proofErr w:type="spellStart"/>
      <w:r w:rsidR="00696917" w:rsidRPr="003D36FB">
        <w:rPr>
          <w:rFonts w:ascii="Consolas" w:hAnsi="Consolas" w:cs="Consolas"/>
          <w:sz w:val="16"/>
          <w:szCs w:val="19"/>
          <w:rPrChange w:id="5077" w:author="Author">
            <w:rPr>
              <w:rFonts w:ascii="Consolas" w:hAnsi="Consolas" w:cs="Consolas"/>
              <w:sz w:val="19"/>
              <w:szCs w:val="19"/>
            </w:rPr>
          </w:rPrChange>
        </w:rPr>
        <w:t>INPUT.Substring</w:t>
      </w:r>
      <w:proofErr w:type="spellEnd"/>
      <w:r w:rsidR="00696917" w:rsidRPr="003D36FB">
        <w:rPr>
          <w:rFonts w:ascii="Consolas" w:hAnsi="Consolas" w:cs="Consolas"/>
          <w:sz w:val="16"/>
          <w:szCs w:val="19"/>
          <w:rPrChange w:id="5078" w:author="Author">
            <w:rPr>
              <w:rFonts w:ascii="Consolas" w:hAnsi="Consolas" w:cs="Consolas"/>
              <w:sz w:val="19"/>
              <w:szCs w:val="19"/>
            </w:rPr>
          </w:rPrChange>
        </w:rPr>
        <w:t xml:space="preserve">(0, </w:t>
      </w:r>
      <w:proofErr w:type="spellStart"/>
      <w:r w:rsidR="00696917" w:rsidRPr="003D36FB">
        <w:rPr>
          <w:rFonts w:ascii="Consolas" w:hAnsi="Consolas" w:cs="Consolas"/>
          <w:sz w:val="16"/>
          <w:szCs w:val="19"/>
          <w:rPrChange w:id="5079" w:author="Author">
            <w:rPr>
              <w:rFonts w:ascii="Consolas" w:hAnsi="Consolas" w:cs="Consolas"/>
              <w:sz w:val="19"/>
              <w:szCs w:val="19"/>
            </w:rPr>
          </w:rPrChange>
        </w:rPr>
        <w:t>len</w:t>
      </w:r>
      <w:proofErr w:type="spellEnd"/>
      <w:r w:rsidR="00696917" w:rsidRPr="003D36FB">
        <w:rPr>
          <w:rFonts w:ascii="Consolas" w:hAnsi="Consolas" w:cs="Consolas"/>
          <w:sz w:val="16"/>
          <w:szCs w:val="19"/>
          <w:rPrChange w:id="5080" w:author="Author">
            <w:rPr>
              <w:rFonts w:ascii="Consolas" w:hAnsi="Consolas" w:cs="Consolas"/>
              <w:sz w:val="19"/>
              <w:szCs w:val="19"/>
            </w:rPr>
          </w:rPrChange>
        </w:rPr>
        <w:t>)</w:t>
      </w:r>
      <w:r w:rsidR="00176D81" w:rsidRPr="003D36FB">
        <w:rPr>
          <w:rFonts w:ascii="Consolas" w:hAnsi="Consolas" w:cs="Consolas"/>
          <w:sz w:val="16"/>
          <w:szCs w:val="19"/>
          <w:rPrChange w:id="5081" w:author="Author">
            <w:rPr>
              <w:rFonts w:ascii="Consolas" w:hAnsi="Consolas" w:cs="Consolas"/>
              <w:sz w:val="19"/>
              <w:szCs w:val="19"/>
            </w:rPr>
          </w:rPrChange>
        </w:rPr>
        <w:t>,</w:t>
      </w:r>
      <w:r w:rsidR="00696917" w:rsidRPr="003D36FB">
        <w:rPr>
          <w:rFonts w:ascii="Consolas" w:hAnsi="Consolas" w:cs="Consolas"/>
          <w:sz w:val="16"/>
          <w:szCs w:val="19"/>
          <w:rPrChange w:id="5082" w:author="Author">
            <w:rPr>
              <w:rFonts w:ascii="Consolas" w:hAnsi="Consolas" w:cs="Consolas"/>
              <w:sz w:val="19"/>
              <w:szCs w:val="19"/>
            </w:rPr>
          </w:rPrChange>
        </w:rPr>
        <w:br/>
      </w:r>
      <w:r w:rsidR="000F532F" w:rsidRPr="003D36FB">
        <w:rPr>
          <w:rFonts w:ascii="Consolas" w:hAnsi="Consolas" w:cs="Consolas"/>
          <w:sz w:val="16"/>
          <w:szCs w:val="19"/>
          <w:rPrChange w:id="5083" w:author="Author">
            <w:rPr>
              <w:rFonts w:ascii="Consolas" w:hAnsi="Consolas" w:cs="Consolas"/>
              <w:sz w:val="19"/>
              <w:szCs w:val="19"/>
            </w:rPr>
          </w:rPrChange>
        </w:rPr>
        <w:t xml:space="preserve">        </w:t>
      </w:r>
      <w:r w:rsidR="00203ED9" w:rsidRPr="003D36FB">
        <w:rPr>
          <w:rFonts w:ascii="Consolas" w:hAnsi="Consolas" w:cs="Consolas"/>
          <w:sz w:val="16"/>
          <w:szCs w:val="19"/>
          <w:rPrChange w:id="5084" w:author="Author">
            <w:rPr>
              <w:rFonts w:ascii="Consolas" w:hAnsi="Consolas" w:cs="Consolas"/>
              <w:sz w:val="19"/>
              <w:szCs w:val="19"/>
            </w:rPr>
          </w:rPrChange>
        </w:rPr>
        <w:t xml:space="preserve">        </w:t>
      </w:r>
      <w:r w:rsidR="000F532F" w:rsidRPr="003D36FB">
        <w:rPr>
          <w:rFonts w:ascii="Consolas" w:hAnsi="Consolas" w:cs="Consolas"/>
          <w:sz w:val="16"/>
          <w:szCs w:val="19"/>
          <w:rPrChange w:id="5085" w:author="Author">
            <w:rPr>
              <w:rFonts w:ascii="Consolas" w:hAnsi="Consolas" w:cs="Consolas"/>
              <w:sz w:val="19"/>
              <w:szCs w:val="19"/>
            </w:rPr>
          </w:rPrChange>
        </w:rPr>
        <w:t xml:space="preserve">    _ =&gt; </w:t>
      </w:r>
      <w:proofErr w:type="spellStart"/>
      <w:r w:rsidR="000F532F" w:rsidRPr="003D36FB">
        <w:rPr>
          <w:rFonts w:ascii="Consolas" w:hAnsi="Consolas" w:cs="Consolas"/>
          <w:color w:val="2B91AF"/>
          <w:sz w:val="16"/>
          <w:szCs w:val="19"/>
          <w:rPrChange w:id="5086" w:author="Author">
            <w:rPr>
              <w:rFonts w:ascii="Consolas" w:hAnsi="Consolas" w:cs="Consolas"/>
              <w:color w:val="2B91AF"/>
              <w:sz w:val="19"/>
              <w:szCs w:val="19"/>
            </w:rPr>
          </w:rPrChange>
        </w:rPr>
        <w:t>TimeSpan</w:t>
      </w:r>
      <w:r w:rsidR="000F532F" w:rsidRPr="003D36FB">
        <w:rPr>
          <w:rFonts w:ascii="Consolas" w:hAnsi="Consolas" w:cs="Consolas"/>
          <w:sz w:val="16"/>
          <w:szCs w:val="19"/>
          <w:rPrChange w:id="5087" w:author="Author">
            <w:rPr>
              <w:rFonts w:ascii="Consolas" w:hAnsi="Consolas" w:cs="Consolas"/>
              <w:sz w:val="19"/>
              <w:szCs w:val="19"/>
            </w:rPr>
          </w:rPrChange>
        </w:rPr>
        <w:t>.FromMilliseconds</w:t>
      </w:r>
      <w:proofErr w:type="spellEnd"/>
      <w:r w:rsidR="000F532F" w:rsidRPr="003D36FB">
        <w:rPr>
          <w:rFonts w:ascii="Consolas" w:hAnsi="Consolas" w:cs="Consolas"/>
          <w:sz w:val="16"/>
          <w:szCs w:val="19"/>
          <w:rPrChange w:id="5088" w:author="Author">
            <w:rPr>
              <w:rFonts w:ascii="Consolas" w:hAnsi="Consolas" w:cs="Consolas"/>
              <w:sz w:val="19"/>
              <w:szCs w:val="19"/>
            </w:rPr>
          </w:rPrChange>
        </w:rPr>
        <w:t>(</w:t>
      </w:r>
      <w:proofErr w:type="spellStart"/>
      <w:r w:rsidR="000F532F" w:rsidRPr="003D36FB">
        <w:rPr>
          <w:rFonts w:ascii="Consolas" w:hAnsi="Consolas" w:cs="Consolas"/>
          <w:sz w:val="16"/>
          <w:szCs w:val="19"/>
          <w:rPrChange w:id="5089" w:author="Author">
            <w:rPr>
              <w:rFonts w:ascii="Consolas" w:hAnsi="Consolas" w:cs="Consolas"/>
              <w:sz w:val="19"/>
              <w:szCs w:val="19"/>
            </w:rPr>
          </w:rPrChange>
        </w:rPr>
        <w:t>rand.Next</w:t>
      </w:r>
      <w:proofErr w:type="spellEnd"/>
      <w:r w:rsidR="000F532F" w:rsidRPr="003D36FB">
        <w:rPr>
          <w:rFonts w:ascii="Consolas" w:hAnsi="Consolas" w:cs="Consolas"/>
          <w:sz w:val="16"/>
          <w:szCs w:val="19"/>
          <w:rPrChange w:id="5090" w:author="Author">
            <w:rPr>
              <w:rFonts w:ascii="Consolas" w:hAnsi="Consolas" w:cs="Consolas"/>
              <w:sz w:val="19"/>
              <w:szCs w:val="19"/>
            </w:rPr>
          </w:rPrChange>
        </w:rPr>
        <w:t>(200, 1200))</w:t>
      </w:r>
      <w:r w:rsidR="000F532F" w:rsidRPr="003D36FB">
        <w:rPr>
          <w:rFonts w:ascii="Consolas" w:hAnsi="Consolas" w:cs="Consolas"/>
          <w:sz w:val="16"/>
          <w:szCs w:val="19"/>
          <w:rPrChange w:id="5091" w:author="Author">
            <w:rPr>
              <w:rFonts w:ascii="Consolas" w:hAnsi="Consolas" w:cs="Consolas"/>
              <w:sz w:val="19"/>
              <w:szCs w:val="19"/>
            </w:rPr>
          </w:rPrChange>
        </w:rPr>
        <w:br/>
      </w:r>
      <w:r w:rsidR="00203ED9" w:rsidRPr="003D36FB">
        <w:rPr>
          <w:rFonts w:ascii="Consolas" w:hAnsi="Consolas" w:cs="Consolas"/>
          <w:sz w:val="16"/>
          <w:szCs w:val="19"/>
          <w:rPrChange w:id="5092" w:author="Author">
            <w:rPr>
              <w:rFonts w:ascii="Consolas" w:hAnsi="Consolas" w:cs="Consolas"/>
              <w:sz w:val="19"/>
              <w:szCs w:val="19"/>
            </w:rPr>
          </w:rPrChange>
        </w:rPr>
        <w:t xml:space="preserve">        </w:t>
      </w:r>
      <w:r w:rsidR="000F532F" w:rsidRPr="003D36FB">
        <w:rPr>
          <w:rFonts w:ascii="Consolas" w:hAnsi="Consolas" w:cs="Consolas"/>
          <w:sz w:val="16"/>
          <w:szCs w:val="19"/>
          <w:rPrChange w:id="5093" w:author="Author">
            <w:rPr>
              <w:rFonts w:ascii="Consolas" w:hAnsi="Consolas" w:cs="Consolas"/>
              <w:sz w:val="19"/>
              <w:szCs w:val="19"/>
            </w:rPr>
          </w:rPrChange>
        </w:rPr>
        <w:t xml:space="preserve">        )</w:t>
      </w:r>
      <w:r w:rsidR="000F532F" w:rsidRPr="003D36FB">
        <w:rPr>
          <w:rFonts w:ascii="Consolas" w:hAnsi="Consolas" w:cs="Consolas"/>
          <w:sz w:val="16"/>
          <w:szCs w:val="19"/>
          <w:rPrChange w:id="5094" w:author="Author">
            <w:rPr>
              <w:rFonts w:ascii="Consolas" w:hAnsi="Consolas" w:cs="Consolas"/>
              <w:sz w:val="19"/>
              <w:szCs w:val="19"/>
            </w:rPr>
          </w:rPrChange>
        </w:rPr>
        <w:br/>
        <w:t xml:space="preserve">        </w:t>
      </w:r>
      <w:r w:rsidR="00203ED9" w:rsidRPr="003D36FB">
        <w:rPr>
          <w:rFonts w:ascii="Consolas" w:hAnsi="Consolas" w:cs="Consolas"/>
          <w:sz w:val="16"/>
          <w:szCs w:val="19"/>
          <w:rPrChange w:id="5095" w:author="Author">
            <w:rPr>
              <w:rFonts w:ascii="Consolas" w:hAnsi="Consolas" w:cs="Consolas"/>
              <w:sz w:val="19"/>
              <w:szCs w:val="19"/>
            </w:rPr>
          </w:rPrChange>
        </w:rPr>
        <w:t xml:space="preserve">        </w:t>
      </w:r>
      <w:r w:rsidR="000F532F" w:rsidRPr="003D36FB">
        <w:rPr>
          <w:rFonts w:ascii="Consolas" w:hAnsi="Consolas" w:cs="Consolas"/>
          <w:sz w:val="16"/>
          <w:szCs w:val="19"/>
          <w:rPrChange w:id="5096" w:author="Author">
            <w:rPr>
              <w:rFonts w:ascii="Consolas" w:hAnsi="Consolas" w:cs="Consolas"/>
              <w:sz w:val="19"/>
              <w:szCs w:val="19"/>
            </w:rPr>
          </w:rPrChange>
        </w:rPr>
        <w:t>.</w:t>
      </w:r>
      <w:proofErr w:type="spellStart"/>
      <w:r w:rsidR="000F532F" w:rsidRPr="003D36FB">
        <w:rPr>
          <w:rFonts w:ascii="Consolas" w:hAnsi="Consolas" w:cs="Consolas"/>
          <w:sz w:val="16"/>
          <w:szCs w:val="19"/>
          <w:rPrChange w:id="5097" w:author="Author">
            <w:rPr>
              <w:rFonts w:ascii="Consolas" w:hAnsi="Consolas" w:cs="Consolas"/>
              <w:sz w:val="19"/>
              <w:szCs w:val="19"/>
            </w:rPr>
          </w:rPrChange>
        </w:rPr>
        <w:t>ObserveOn</w:t>
      </w:r>
      <w:proofErr w:type="spellEnd"/>
      <w:r w:rsidR="000F532F" w:rsidRPr="003D36FB">
        <w:rPr>
          <w:rFonts w:ascii="Consolas" w:hAnsi="Consolas" w:cs="Consolas"/>
          <w:sz w:val="16"/>
          <w:szCs w:val="19"/>
          <w:rPrChange w:id="5098" w:author="Author">
            <w:rPr>
              <w:rFonts w:ascii="Consolas" w:hAnsi="Consolas" w:cs="Consolas"/>
              <w:sz w:val="19"/>
              <w:szCs w:val="19"/>
            </w:rPr>
          </w:rPrChange>
        </w:rPr>
        <w:t>(txt)</w:t>
      </w:r>
      <w:r w:rsidR="000F532F" w:rsidRPr="003D36FB">
        <w:rPr>
          <w:rFonts w:ascii="Consolas" w:hAnsi="Consolas" w:cs="Consolas"/>
          <w:sz w:val="16"/>
          <w:szCs w:val="19"/>
          <w:rPrChange w:id="5099" w:author="Author">
            <w:rPr>
              <w:rFonts w:ascii="Consolas" w:hAnsi="Consolas" w:cs="Consolas"/>
              <w:sz w:val="19"/>
              <w:szCs w:val="19"/>
            </w:rPr>
          </w:rPrChange>
        </w:rPr>
        <w:br/>
      </w:r>
      <w:r w:rsidR="00203ED9" w:rsidRPr="003D36FB">
        <w:rPr>
          <w:rFonts w:ascii="Consolas" w:hAnsi="Consolas" w:cs="Consolas"/>
          <w:sz w:val="16"/>
          <w:szCs w:val="19"/>
          <w:rPrChange w:id="5100" w:author="Author">
            <w:rPr>
              <w:rFonts w:ascii="Consolas" w:hAnsi="Consolas" w:cs="Consolas"/>
              <w:sz w:val="19"/>
              <w:szCs w:val="19"/>
            </w:rPr>
          </w:rPrChange>
        </w:rPr>
        <w:t xml:space="preserve">        </w:t>
      </w:r>
      <w:r w:rsidR="000F532F" w:rsidRPr="003D36FB">
        <w:rPr>
          <w:rFonts w:ascii="Consolas" w:hAnsi="Consolas" w:cs="Consolas"/>
          <w:sz w:val="16"/>
          <w:szCs w:val="19"/>
          <w:rPrChange w:id="5101" w:author="Author">
            <w:rPr>
              <w:rFonts w:ascii="Consolas" w:hAnsi="Consolas" w:cs="Consolas"/>
              <w:sz w:val="19"/>
              <w:szCs w:val="19"/>
            </w:rPr>
          </w:rPrChange>
        </w:rPr>
        <w:t xml:space="preserve">        .Do(term =&gt; </w:t>
      </w:r>
      <w:proofErr w:type="spellStart"/>
      <w:r w:rsidR="000F532F" w:rsidRPr="003D36FB">
        <w:rPr>
          <w:rFonts w:ascii="Consolas" w:hAnsi="Consolas" w:cs="Consolas"/>
          <w:sz w:val="16"/>
          <w:szCs w:val="19"/>
          <w:rPrChange w:id="5102" w:author="Author">
            <w:rPr>
              <w:rFonts w:ascii="Consolas" w:hAnsi="Consolas" w:cs="Consolas"/>
              <w:sz w:val="19"/>
              <w:szCs w:val="19"/>
            </w:rPr>
          </w:rPrChange>
        </w:rPr>
        <w:t>txt.Text</w:t>
      </w:r>
      <w:proofErr w:type="spellEnd"/>
      <w:r w:rsidR="000F532F" w:rsidRPr="003D36FB">
        <w:rPr>
          <w:rFonts w:ascii="Consolas" w:hAnsi="Consolas" w:cs="Consolas"/>
          <w:sz w:val="16"/>
          <w:szCs w:val="19"/>
          <w:rPrChange w:id="5103" w:author="Author">
            <w:rPr>
              <w:rFonts w:ascii="Consolas" w:hAnsi="Consolas" w:cs="Consolas"/>
              <w:sz w:val="19"/>
              <w:szCs w:val="19"/>
            </w:rPr>
          </w:rPrChange>
        </w:rPr>
        <w:t xml:space="preserve"> = term)</w:t>
      </w:r>
      <w:r w:rsidR="000F532F" w:rsidRPr="003D36FB">
        <w:rPr>
          <w:rFonts w:ascii="Consolas" w:hAnsi="Consolas" w:cs="Consolas"/>
          <w:sz w:val="16"/>
          <w:szCs w:val="19"/>
          <w:rPrChange w:id="5104" w:author="Author">
            <w:rPr>
              <w:rFonts w:ascii="Consolas" w:hAnsi="Consolas" w:cs="Consolas"/>
              <w:sz w:val="19"/>
              <w:szCs w:val="19"/>
            </w:rPr>
          </w:rPrChange>
        </w:rPr>
        <w:br/>
      </w:r>
      <w:r w:rsidR="00203ED9" w:rsidRPr="003D36FB">
        <w:rPr>
          <w:rFonts w:ascii="Consolas" w:hAnsi="Consolas" w:cs="Consolas"/>
          <w:sz w:val="16"/>
          <w:szCs w:val="19"/>
          <w:rPrChange w:id="5105" w:author="Author">
            <w:rPr>
              <w:rFonts w:ascii="Consolas" w:hAnsi="Consolas" w:cs="Consolas"/>
              <w:sz w:val="19"/>
              <w:szCs w:val="19"/>
            </w:rPr>
          </w:rPrChange>
        </w:rPr>
        <w:t xml:space="preserve">        </w:t>
      </w:r>
      <w:r w:rsidR="000F532F" w:rsidRPr="003D36FB">
        <w:rPr>
          <w:rFonts w:ascii="Consolas" w:hAnsi="Consolas" w:cs="Consolas"/>
          <w:sz w:val="16"/>
          <w:szCs w:val="19"/>
          <w:rPrChange w:id="5106" w:author="Author">
            <w:rPr>
              <w:rFonts w:ascii="Consolas" w:hAnsi="Consolas" w:cs="Consolas"/>
              <w:sz w:val="19"/>
              <w:szCs w:val="19"/>
            </w:rPr>
          </w:rPrChange>
        </w:rPr>
        <w:t xml:space="preserve">        .Throttle(</w:t>
      </w:r>
      <w:proofErr w:type="spellStart"/>
      <w:r w:rsidR="000F532F" w:rsidRPr="003D36FB">
        <w:rPr>
          <w:rFonts w:ascii="Consolas" w:hAnsi="Consolas" w:cs="Consolas"/>
          <w:color w:val="2B91AF"/>
          <w:sz w:val="16"/>
          <w:szCs w:val="19"/>
          <w:rPrChange w:id="5107" w:author="Author">
            <w:rPr>
              <w:rFonts w:ascii="Consolas" w:hAnsi="Consolas" w:cs="Consolas"/>
              <w:color w:val="2B91AF"/>
              <w:sz w:val="19"/>
              <w:szCs w:val="19"/>
            </w:rPr>
          </w:rPrChange>
        </w:rPr>
        <w:t>TimeSpan</w:t>
      </w:r>
      <w:r w:rsidR="000F532F" w:rsidRPr="003D36FB">
        <w:rPr>
          <w:rFonts w:ascii="Consolas" w:hAnsi="Consolas" w:cs="Consolas"/>
          <w:sz w:val="16"/>
          <w:szCs w:val="19"/>
          <w:rPrChange w:id="5108" w:author="Author">
            <w:rPr>
              <w:rFonts w:ascii="Consolas" w:hAnsi="Consolas" w:cs="Consolas"/>
              <w:sz w:val="19"/>
              <w:szCs w:val="19"/>
            </w:rPr>
          </w:rPrChange>
        </w:rPr>
        <w:t>.FromSeconds</w:t>
      </w:r>
      <w:proofErr w:type="spellEnd"/>
      <w:r w:rsidR="000F532F" w:rsidRPr="003D36FB">
        <w:rPr>
          <w:rFonts w:ascii="Consolas" w:hAnsi="Consolas" w:cs="Consolas"/>
          <w:sz w:val="16"/>
          <w:szCs w:val="19"/>
          <w:rPrChange w:id="5109" w:author="Author">
            <w:rPr>
              <w:rFonts w:ascii="Consolas" w:hAnsi="Consolas" w:cs="Consolas"/>
              <w:sz w:val="19"/>
              <w:szCs w:val="19"/>
            </w:rPr>
          </w:rPrChange>
        </w:rPr>
        <w:t>(1));</w:t>
      </w:r>
      <w:r w:rsidR="000F532F" w:rsidRPr="003D36FB">
        <w:rPr>
          <w:rFonts w:ascii="Consolas" w:hAnsi="Consolas" w:cs="Consolas"/>
          <w:sz w:val="16"/>
          <w:szCs w:val="19"/>
          <w:rPrChange w:id="5110" w:author="Author">
            <w:rPr>
              <w:rFonts w:ascii="Consolas" w:hAnsi="Consolas" w:cs="Consolas"/>
              <w:sz w:val="19"/>
              <w:szCs w:val="19"/>
            </w:rPr>
          </w:rPrChange>
        </w:rPr>
        <w:br/>
      </w:r>
      <w:r w:rsidR="000F532F" w:rsidRPr="003D36FB">
        <w:rPr>
          <w:sz w:val="18"/>
          <w:rPrChange w:id="5111" w:author="Author">
            <w:rPr/>
          </w:rPrChange>
        </w:rPr>
        <w:br/>
      </w:r>
      <w:r w:rsidR="00E822CE" w:rsidRPr="003D36FB">
        <w:rPr>
          <w:sz w:val="18"/>
          <w:rPrChange w:id="5112" w:author="Author">
            <w:rPr/>
          </w:rPrChange>
        </w:rPr>
        <w:t>Generate</w:t>
      </w:r>
      <w:del w:id="5113" w:author="Author">
        <w:r w:rsidR="00E822CE" w:rsidRPr="003D36FB" w:rsidDel="00141133">
          <w:rPr>
            <w:sz w:val="18"/>
            <w:rPrChange w:id="5114" w:author="Author">
              <w:rPr/>
            </w:rPrChange>
          </w:rPr>
          <w:delText>WithTime</w:delText>
        </w:r>
      </w:del>
      <w:r w:rsidR="00E822CE" w:rsidRPr="003D36FB">
        <w:rPr>
          <w:sz w:val="18"/>
          <w:rPrChange w:id="5115" w:author="Author">
            <w:rPr/>
          </w:rPrChange>
        </w:rPr>
        <w:t xml:space="preserve"> uses a random number generator to simulate typing speed variations between 200 and 1200 milliseconds (such that Throttle will sometimes let a substring through). </w:t>
      </w:r>
      <w:r w:rsidR="000F532F" w:rsidRPr="003D36FB">
        <w:rPr>
          <w:sz w:val="18"/>
          <w:rPrChange w:id="5116" w:author="Author">
            <w:rPr/>
          </w:rPrChange>
        </w:rPr>
        <w:t xml:space="preserve">Before we throttle the sequence, we use the side-effecting Do operator to put the substring in the </w:t>
      </w:r>
      <w:proofErr w:type="spellStart"/>
      <w:r w:rsidR="000F532F" w:rsidRPr="003D36FB">
        <w:rPr>
          <w:sz w:val="18"/>
          <w:rPrChange w:id="5117" w:author="Author">
            <w:rPr/>
          </w:rPrChange>
        </w:rPr>
        <w:t>TextBox</w:t>
      </w:r>
      <w:proofErr w:type="spellEnd"/>
      <w:r w:rsidR="000F532F" w:rsidRPr="003D36FB">
        <w:rPr>
          <w:sz w:val="18"/>
          <w:rPrChange w:id="5118" w:author="Author">
            <w:rPr/>
          </w:rPrChange>
        </w:rPr>
        <w:t xml:space="preserve"> control to really simulate the user typing in a visual manner. To be able to do this, we have to use </w:t>
      </w:r>
      <w:proofErr w:type="spellStart"/>
      <w:r w:rsidR="000F532F" w:rsidRPr="003D36FB">
        <w:rPr>
          <w:sz w:val="18"/>
          <w:rPrChange w:id="5119" w:author="Author">
            <w:rPr/>
          </w:rPrChange>
        </w:rPr>
        <w:t>ObserveOn</w:t>
      </w:r>
      <w:proofErr w:type="spellEnd"/>
      <w:r w:rsidR="000F532F" w:rsidRPr="003D36FB">
        <w:rPr>
          <w:sz w:val="18"/>
          <w:rPrChange w:id="5120" w:author="Author">
            <w:rPr/>
          </w:rPrChange>
        </w:rPr>
        <w:t xml:space="preserve"> to be on the right UI context.</w:t>
      </w:r>
      <w:r w:rsidR="000F532F" w:rsidRPr="003D36FB">
        <w:rPr>
          <w:sz w:val="18"/>
          <w:rPrChange w:id="5121" w:author="Author">
            <w:rPr/>
          </w:rPrChange>
        </w:rPr>
        <w:br/>
      </w:r>
      <w:r w:rsidR="000F532F" w:rsidRPr="003D36FB">
        <w:rPr>
          <w:sz w:val="18"/>
          <w:rPrChange w:id="5122" w:author="Author">
            <w:rPr/>
          </w:rPrChange>
        </w:rPr>
        <w:br/>
      </w:r>
      <w:r w:rsidR="000F532F" w:rsidRPr="003D36FB">
        <w:rPr>
          <w:b/>
          <w:sz w:val="18"/>
          <w:rPrChange w:id="5123" w:author="Author">
            <w:rPr>
              <w:b/>
            </w:rPr>
          </w:rPrChange>
        </w:rPr>
        <w:t>Note:</w:t>
      </w:r>
      <w:r w:rsidR="000F532F" w:rsidRPr="003D36FB">
        <w:rPr>
          <w:sz w:val="18"/>
          <w:rPrChange w:id="5124" w:author="Author">
            <w:rPr/>
          </w:rPrChange>
        </w:rPr>
        <w:t xml:space="preserve">  While typing the code above you may notice a Subscribe method in the IntelliSense list for the input string. This extension method on </w:t>
      </w:r>
      <w:proofErr w:type="spellStart"/>
      <w:r w:rsidR="000F532F" w:rsidRPr="003D36FB">
        <w:rPr>
          <w:sz w:val="18"/>
          <w:rPrChange w:id="5125" w:author="Author">
            <w:rPr/>
          </w:rPrChange>
        </w:rPr>
        <w:t>IEnumerable</w:t>
      </w:r>
      <w:proofErr w:type="spellEnd"/>
      <w:r w:rsidR="000F532F" w:rsidRPr="003D36FB">
        <w:rPr>
          <w:sz w:val="18"/>
          <w:rPrChange w:id="5126" w:author="Author">
            <w:rPr/>
          </w:rPrChange>
        </w:rPr>
        <w:t xml:space="preserve">&lt;T&gt; is yet another sample of the dual treatment of enumerable and observable sequences and is closely related to </w:t>
      </w:r>
      <w:proofErr w:type="spellStart"/>
      <w:r w:rsidR="000F532F" w:rsidRPr="003D36FB">
        <w:rPr>
          <w:sz w:val="18"/>
          <w:rPrChange w:id="5127" w:author="Author">
            <w:rPr/>
          </w:rPrChange>
        </w:rPr>
        <w:t>ToEnumerable</w:t>
      </w:r>
      <w:proofErr w:type="spellEnd"/>
      <w:r w:rsidR="000F532F" w:rsidRPr="003D36FB">
        <w:rPr>
          <w:sz w:val="18"/>
          <w:rPrChange w:id="5128" w:author="Author">
            <w:rPr/>
          </w:rPrChange>
        </w:rPr>
        <w:t xml:space="preserve"> and </w:t>
      </w:r>
      <w:proofErr w:type="spellStart"/>
      <w:r w:rsidR="000F532F" w:rsidRPr="003D36FB">
        <w:rPr>
          <w:sz w:val="18"/>
          <w:rPrChange w:id="5129" w:author="Author">
            <w:rPr/>
          </w:rPrChange>
        </w:rPr>
        <w:t>ToObservable</w:t>
      </w:r>
      <w:proofErr w:type="spellEnd"/>
      <w:r w:rsidR="000F532F" w:rsidRPr="003D36FB">
        <w:rPr>
          <w:sz w:val="18"/>
          <w:rPrChange w:id="5130" w:author="Author">
            <w:rPr/>
          </w:rPrChange>
        </w:rPr>
        <w:t xml:space="preserve">. Similarly, a </w:t>
      </w:r>
      <w:proofErr w:type="spellStart"/>
      <w:r w:rsidR="000F532F" w:rsidRPr="003D36FB">
        <w:rPr>
          <w:sz w:val="18"/>
          <w:rPrChange w:id="5131" w:author="Author">
            <w:rPr/>
          </w:rPrChange>
        </w:rPr>
        <w:t>GetEnumerator</w:t>
      </w:r>
      <w:proofErr w:type="spellEnd"/>
      <w:r w:rsidR="000F532F" w:rsidRPr="003D36FB">
        <w:rPr>
          <w:sz w:val="18"/>
          <w:rPrChange w:id="5132" w:author="Author">
            <w:rPr/>
          </w:rPrChange>
        </w:rPr>
        <w:t xml:space="preserve"> method is defined on IObservable&lt;T&gt;.</w:t>
      </w:r>
      <w:r w:rsidR="000F532F" w:rsidRPr="003D36FB">
        <w:rPr>
          <w:sz w:val="18"/>
          <w:rPrChange w:id="5133" w:author="Author">
            <w:rPr/>
          </w:rPrChange>
        </w:rPr>
        <w:br/>
      </w:r>
      <w:r w:rsidR="000F532F" w:rsidRPr="003D36FB">
        <w:rPr>
          <w:sz w:val="18"/>
          <w:rPrChange w:id="5134" w:author="Author">
            <w:rPr/>
          </w:rPrChange>
        </w:rPr>
        <w:br/>
      </w:r>
      <w:r w:rsidR="000F532F" w:rsidRPr="003D36FB">
        <w:rPr>
          <w:noProof/>
          <w:sz w:val="18"/>
          <w:rPrChange w:id="5135" w:author="Author">
            <w:rPr>
              <w:noProof/>
            </w:rPr>
          </w:rPrChange>
        </w:rPr>
        <w:drawing>
          <wp:inline distT="0" distB="0" distL="0" distR="0" wp14:anchorId="232ED917" wp14:editId="574B0DF0">
            <wp:extent cx="2796540" cy="574040"/>
            <wp:effectExtent l="0" t="0" r="381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96540" cy="574040"/>
                    </a:xfrm>
                    <a:prstGeom prst="rect">
                      <a:avLst/>
                    </a:prstGeom>
                    <a:noFill/>
                    <a:ln>
                      <a:noFill/>
                    </a:ln>
                  </pic:spPr>
                </pic:pic>
              </a:graphicData>
            </a:graphic>
          </wp:inline>
        </w:drawing>
      </w:r>
      <w:r w:rsidR="000F532F" w:rsidRPr="003D36FB">
        <w:rPr>
          <w:sz w:val="18"/>
          <w:rPrChange w:id="5136" w:author="Author">
            <w:rPr/>
          </w:rPrChange>
        </w:rPr>
        <w:br/>
      </w:r>
      <w:r w:rsidR="00E822CE" w:rsidRPr="003D36FB">
        <w:rPr>
          <w:sz w:val="18"/>
          <w:rPrChange w:id="5137" w:author="Author">
            <w:rPr/>
          </w:rPrChange>
        </w:rPr>
        <w:t>Adding another Do logger to see Throttle passing on a search term to the web service is left as an exercise for the reader.</w:t>
      </w:r>
      <w:r w:rsidRPr="003D36FB">
        <w:rPr>
          <w:sz w:val="18"/>
          <w:rPrChange w:id="5138" w:author="Author">
            <w:rPr/>
          </w:rPrChange>
        </w:rPr>
        <w:br/>
      </w:r>
    </w:p>
    <w:p w:rsidR="00436B37" w:rsidRPr="003D36FB" w:rsidRDefault="00E822CE" w:rsidP="004F6C25">
      <w:pPr>
        <w:pStyle w:val="ListParagraph"/>
        <w:numPr>
          <w:ilvl w:val="0"/>
          <w:numId w:val="17"/>
        </w:numPr>
        <w:autoSpaceDE w:val="0"/>
        <w:autoSpaceDN w:val="0"/>
        <w:adjustRightInd w:val="0"/>
        <w:spacing w:after="0" w:line="240" w:lineRule="auto"/>
        <w:rPr>
          <w:sz w:val="18"/>
          <w:rPrChange w:id="5139" w:author="Author">
            <w:rPr/>
          </w:rPrChange>
        </w:rPr>
      </w:pPr>
      <w:r w:rsidRPr="003D36FB">
        <w:rPr>
          <w:sz w:val="18"/>
          <w:rPrChange w:id="5140" w:author="Author">
            <w:rPr/>
          </w:rPrChange>
        </w:rPr>
        <w:t xml:space="preserve">Similarly, we could mock the web service by replacing the </w:t>
      </w:r>
      <w:proofErr w:type="spellStart"/>
      <w:r w:rsidRPr="003D36FB">
        <w:rPr>
          <w:sz w:val="18"/>
          <w:rPrChange w:id="5141" w:author="Author">
            <w:rPr/>
          </w:rPrChange>
        </w:rPr>
        <w:t>matchInWordNetByPrefix</w:t>
      </w:r>
      <w:proofErr w:type="spellEnd"/>
      <w:r w:rsidRPr="003D36FB">
        <w:rPr>
          <w:sz w:val="18"/>
          <w:rPrChange w:id="5142" w:author="Author">
            <w:rPr/>
          </w:rPrChange>
        </w:rPr>
        <w:t xml:space="preserve"> function. Obviously one will have to come up with some output to go with the input term, maybe from a local dictionary or based on some dummy output generation. Below is a sample web service mock:</w:t>
      </w:r>
      <w:r w:rsidRPr="003D36FB">
        <w:rPr>
          <w:sz w:val="18"/>
          <w:rPrChange w:id="5143" w:author="Author">
            <w:rPr/>
          </w:rPrChange>
        </w:rPr>
        <w:br/>
      </w:r>
      <w:r w:rsidRPr="003D36FB">
        <w:rPr>
          <w:sz w:val="18"/>
          <w:rPrChange w:id="5144" w:author="Author">
            <w:rPr/>
          </w:rPrChange>
        </w:rPr>
        <w:br/>
      </w:r>
      <w:r w:rsidRPr="003D36FB">
        <w:rPr>
          <w:rFonts w:ascii="Consolas" w:hAnsi="Consolas" w:cs="Consolas"/>
          <w:sz w:val="16"/>
          <w:szCs w:val="19"/>
          <w:rPrChange w:id="5145" w:author="Author">
            <w:rPr>
              <w:rFonts w:ascii="Consolas" w:hAnsi="Consolas" w:cs="Consolas"/>
              <w:sz w:val="19"/>
              <w:szCs w:val="19"/>
            </w:rPr>
          </w:rPrChange>
        </w:rPr>
        <w:t xml:space="preserve">    </w:t>
      </w:r>
      <w:proofErr w:type="spellStart"/>
      <w:r w:rsidRPr="003D36FB">
        <w:rPr>
          <w:rFonts w:ascii="Consolas" w:hAnsi="Consolas" w:cs="Consolas"/>
          <w:color w:val="2B91AF"/>
          <w:sz w:val="16"/>
          <w:szCs w:val="19"/>
          <w:rPrChange w:id="5146" w:author="Author">
            <w:rPr>
              <w:rFonts w:ascii="Consolas" w:hAnsi="Consolas" w:cs="Consolas"/>
              <w:color w:val="2B91AF"/>
              <w:sz w:val="19"/>
              <w:szCs w:val="19"/>
            </w:rPr>
          </w:rPrChange>
        </w:rPr>
        <w:t>Func</w:t>
      </w:r>
      <w:proofErr w:type="spellEnd"/>
      <w:r w:rsidRPr="003D36FB">
        <w:rPr>
          <w:rFonts w:ascii="Consolas" w:hAnsi="Consolas" w:cs="Consolas"/>
          <w:sz w:val="16"/>
          <w:szCs w:val="19"/>
          <w:rPrChange w:id="5147" w:author="Author">
            <w:rPr>
              <w:rFonts w:ascii="Consolas" w:hAnsi="Consolas" w:cs="Consolas"/>
              <w:sz w:val="19"/>
              <w:szCs w:val="19"/>
            </w:rPr>
          </w:rPrChange>
        </w:rPr>
        <w:t>&lt;</w:t>
      </w:r>
      <w:r w:rsidRPr="003D36FB">
        <w:rPr>
          <w:rFonts w:ascii="Consolas" w:hAnsi="Consolas" w:cs="Consolas"/>
          <w:color w:val="0000FF"/>
          <w:sz w:val="16"/>
          <w:szCs w:val="19"/>
          <w:rPrChange w:id="5148" w:author="Author">
            <w:rPr>
              <w:rFonts w:ascii="Consolas" w:hAnsi="Consolas" w:cs="Consolas"/>
              <w:color w:val="0000FF"/>
              <w:sz w:val="19"/>
              <w:szCs w:val="19"/>
            </w:rPr>
          </w:rPrChange>
        </w:rPr>
        <w:t>string</w:t>
      </w:r>
      <w:r w:rsidRPr="003D36FB">
        <w:rPr>
          <w:rFonts w:ascii="Consolas" w:hAnsi="Consolas" w:cs="Consolas"/>
          <w:sz w:val="16"/>
          <w:szCs w:val="19"/>
          <w:rPrChange w:id="5149" w:author="Author">
            <w:rPr>
              <w:rFonts w:ascii="Consolas" w:hAnsi="Consolas" w:cs="Consolas"/>
              <w:sz w:val="19"/>
              <w:szCs w:val="19"/>
            </w:rPr>
          </w:rPrChange>
        </w:rPr>
        <w:t xml:space="preserve">, </w:t>
      </w:r>
      <w:proofErr w:type="spellStart"/>
      <w:r w:rsidRPr="003D36FB">
        <w:rPr>
          <w:rFonts w:ascii="Consolas" w:hAnsi="Consolas" w:cs="Consolas"/>
          <w:color w:val="2B91AF"/>
          <w:sz w:val="16"/>
          <w:szCs w:val="19"/>
          <w:rPrChange w:id="5150" w:author="Author">
            <w:rPr>
              <w:rFonts w:ascii="Consolas" w:hAnsi="Consolas" w:cs="Consolas"/>
              <w:color w:val="2B91AF"/>
              <w:sz w:val="19"/>
              <w:szCs w:val="19"/>
            </w:rPr>
          </w:rPrChange>
        </w:rPr>
        <w:t>IObservable</w:t>
      </w:r>
      <w:proofErr w:type="spellEnd"/>
      <w:r w:rsidRPr="003D36FB">
        <w:rPr>
          <w:rFonts w:ascii="Consolas" w:hAnsi="Consolas" w:cs="Consolas"/>
          <w:sz w:val="16"/>
          <w:szCs w:val="19"/>
          <w:rPrChange w:id="5151" w:author="Author">
            <w:rPr>
              <w:rFonts w:ascii="Consolas" w:hAnsi="Consolas" w:cs="Consolas"/>
              <w:sz w:val="19"/>
              <w:szCs w:val="19"/>
            </w:rPr>
          </w:rPrChange>
        </w:rPr>
        <w:t>&lt;</w:t>
      </w:r>
      <w:proofErr w:type="spellStart"/>
      <w:r w:rsidRPr="003D36FB">
        <w:rPr>
          <w:rFonts w:ascii="Consolas" w:hAnsi="Consolas" w:cs="Consolas"/>
          <w:color w:val="2B91AF"/>
          <w:sz w:val="16"/>
          <w:szCs w:val="19"/>
          <w:rPrChange w:id="5152" w:author="Author">
            <w:rPr>
              <w:rFonts w:ascii="Consolas" w:hAnsi="Consolas" w:cs="Consolas"/>
              <w:color w:val="2B91AF"/>
              <w:sz w:val="19"/>
              <w:szCs w:val="19"/>
            </w:rPr>
          </w:rPrChange>
        </w:rPr>
        <w:t>DictionaryWord</w:t>
      </w:r>
      <w:proofErr w:type="spellEnd"/>
      <w:r w:rsidRPr="003D36FB">
        <w:rPr>
          <w:rFonts w:ascii="Consolas" w:hAnsi="Consolas" w:cs="Consolas"/>
          <w:sz w:val="16"/>
          <w:szCs w:val="19"/>
          <w:rPrChange w:id="5153" w:author="Author">
            <w:rPr>
              <w:rFonts w:ascii="Consolas" w:hAnsi="Consolas" w:cs="Consolas"/>
              <w:sz w:val="19"/>
              <w:szCs w:val="19"/>
            </w:rPr>
          </w:rPrChange>
        </w:rPr>
        <w:t xml:space="preserve">[]&gt;&gt; </w:t>
      </w:r>
      <w:proofErr w:type="spellStart"/>
      <w:r w:rsidRPr="003D36FB">
        <w:rPr>
          <w:rFonts w:ascii="Consolas" w:hAnsi="Consolas" w:cs="Consolas"/>
          <w:sz w:val="16"/>
          <w:szCs w:val="19"/>
          <w:rPrChange w:id="5154" w:author="Author">
            <w:rPr>
              <w:rFonts w:ascii="Consolas" w:hAnsi="Consolas" w:cs="Consolas"/>
              <w:sz w:val="19"/>
              <w:szCs w:val="19"/>
            </w:rPr>
          </w:rPrChange>
        </w:rPr>
        <w:t>matchInWordNetByPrefix</w:t>
      </w:r>
      <w:proofErr w:type="spellEnd"/>
      <w:r w:rsidRPr="003D36FB">
        <w:rPr>
          <w:rFonts w:ascii="Consolas" w:hAnsi="Consolas" w:cs="Consolas"/>
          <w:sz w:val="16"/>
          <w:szCs w:val="19"/>
          <w:rPrChange w:id="5155" w:author="Author">
            <w:rPr>
              <w:rFonts w:ascii="Consolas" w:hAnsi="Consolas" w:cs="Consolas"/>
              <w:sz w:val="19"/>
              <w:szCs w:val="19"/>
            </w:rPr>
          </w:rPrChange>
        </w:rPr>
        <w:t xml:space="preserve"> =</w:t>
      </w:r>
      <w:r w:rsidRPr="003D36FB">
        <w:rPr>
          <w:rFonts w:ascii="Consolas" w:hAnsi="Consolas" w:cs="Consolas"/>
          <w:sz w:val="16"/>
          <w:szCs w:val="19"/>
          <w:rPrChange w:id="5156" w:author="Author">
            <w:rPr>
              <w:rFonts w:ascii="Consolas" w:hAnsi="Consolas" w:cs="Consolas"/>
              <w:sz w:val="19"/>
              <w:szCs w:val="19"/>
            </w:rPr>
          </w:rPrChange>
        </w:rPr>
        <w:br/>
        <w:t xml:space="preserve">        </w:t>
      </w:r>
      <w:r w:rsidRPr="003D36FB">
        <w:rPr>
          <w:rFonts w:ascii="Consolas" w:hAnsi="Consolas" w:cs="Consolas"/>
          <w:color w:val="008000"/>
          <w:sz w:val="16"/>
          <w:szCs w:val="19"/>
          <w:rPrChange w:id="5157" w:author="Author">
            <w:rPr>
              <w:rFonts w:ascii="Consolas" w:hAnsi="Consolas" w:cs="Consolas"/>
              <w:color w:val="008000"/>
              <w:sz w:val="19"/>
              <w:szCs w:val="19"/>
            </w:rPr>
          </w:rPrChange>
        </w:rPr>
        <w:t xml:space="preserve">//term =&gt; </w:t>
      </w:r>
      <w:proofErr w:type="spellStart"/>
      <w:r w:rsidRPr="003D36FB">
        <w:rPr>
          <w:rFonts w:ascii="Consolas" w:hAnsi="Consolas" w:cs="Consolas"/>
          <w:color w:val="008000"/>
          <w:sz w:val="16"/>
          <w:szCs w:val="19"/>
          <w:rPrChange w:id="5158" w:author="Author">
            <w:rPr>
              <w:rFonts w:ascii="Consolas" w:hAnsi="Consolas" w:cs="Consolas"/>
              <w:color w:val="008000"/>
              <w:sz w:val="19"/>
              <w:szCs w:val="19"/>
            </w:rPr>
          </w:rPrChange>
        </w:rPr>
        <w:t>matchInDict</w:t>
      </w:r>
      <w:proofErr w:type="spellEnd"/>
      <w:r w:rsidRPr="003D36FB">
        <w:rPr>
          <w:rFonts w:ascii="Consolas" w:hAnsi="Consolas" w:cs="Consolas"/>
          <w:color w:val="008000"/>
          <w:sz w:val="16"/>
          <w:szCs w:val="19"/>
          <w:rPrChange w:id="5159" w:author="Author">
            <w:rPr>
              <w:rFonts w:ascii="Consolas" w:hAnsi="Consolas" w:cs="Consolas"/>
              <w:color w:val="008000"/>
              <w:sz w:val="19"/>
              <w:szCs w:val="19"/>
            </w:rPr>
          </w:rPrChange>
        </w:rPr>
        <w:t>("</w:t>
      </w:r>
      <w:proofErr w:type="spellStart"/>
      <w:r w:rsidRPr="003D36FB">
        <w:rPr>
          <w:rFonts w:ascii="Consolas" w:hAnsi="Consolas" w:cs="Consolas"/>
          <w:color w:val="008000"/>
          <w:sz w:val="16"/>
          <w:szCs w:val="19"/>
          <w:rPrChange w:id="5160" w:author="Author">
            <w:rPr>
              <w:rFonts w:ascii="Consolas" w:hAnsi="Consolas" w:cs="Consolas"/>
              <w:color w:val="008000"/>
              <w:sz w:val="19"/>
              <w:szCs w:val="19"/>
            </w:rPr>
          </w:rPrChange>
        </w:rPr>
        <w:t>wn</w:t>
      </w:r>
      <w:proofErr w:type="spellEnd"/>
      <w:r w:rsidRPr="003D36FB">
        <w:rPr>
          <w:rFonts w:ascii="Consolas" w:hAnsi="Consolas" w:cs="Consolas"/>
          <w:color w:val="008000"/>
          <w:sz w:val="16"/>
          <w:szCs w:val="19"/>
          <w:rPrChange w:id="5161" w:author="Author">
            <w:rPr>
              <w:rFonts w:ascii="Consolas" w:hAnsi="Consolas" w:cs="Consolas"/>
              <w:color w:val="008000"/>
              <w:sz w:val="19"/>
              <w:szCs w:val="19"/>
            </w:rPr>
          </w:rPrChange>
        </w:rPr>
        <w:t>", term, "prefix");</w:t>
      </w:r>
      <w:r w:rsidRPr="003D36FB">
        <w:rPr>
          <w:rFonts w:ascii="Consolas" w:hAnsi="Consolas" w:cs="Consolas"/>
          <w:color w:val="008000"/>
          <w:sz w:val="16"/>
          <w:szCs w:val="19"/>
          <w:rPrChange w:id="5162" w:author="Author">
            <w:rPr>
              <w:rFonts w:ascii="Consolas" w:hAnsi="Consolas" w:cs="Consolas"/>
              <w:color w:val="008000"/>
              <w:sz w:val="19"/>
              <w:szCs w:val="19"/>
            </w:rPr>
          </w:rPrChange>
        </w:rPr>
        <w:br/>
      </w:r>
      <w:r w:rsidRPr="003D36FB">
        <w:rPr>
          <w:rFonts w:ascii="Consolas" w:hAnsi="Consolas" w:cs="Consolas"/>
          <w:sz w:val="16"/>
          <w:szCs w:val="19"/>
          <w:rPrChange w:id="5163" w:author="Author">
            <w:rPr>
              <w:rFonts w:ascii="Consolas" w:hAnsi="Consolas" w:cs="Consolas"/>
              <w:sz w:val="19"/>
              <w:szCs w:val="19"/>
            </w:rPr>
          </w:rPrChange>
        </w:rPr>
        <w:t xml:space="preserve">        term =&gt;</w:t>
      </w:r>
      <w:r w:rsidRPr="003D36FB">
        <w:rPr>
          <w:rFonts w:ascii="Consolas" w:hAnsi="Consolas" w:cs="Consolas"/>
          <w:sz w:val="16"/>
          <w:szCs w:val="19"/>
          <w:rPrChange w:id="5164" w:author="Author">
            <w:rPr>
              <w:rFonts w:ascii="Consolas" w:hAnsi="Consolas" w:cs="Consolas"/>
              <w:sz w:val="19"/>
              <w:szCs w:val="19"/>
            </w:rPr>
          </w:rPrChange>
        </w:rPr>
        <w:br/>
        <w:t xml:space="preserve">            </w:t>
      </w:r>
      <w:proofErr w:type="spellStart"/>
      <w:r w:rsidRPr="003D36FB">
        <w:rPr>
          <w:rFonts w:ascii="Consolas" w:hAnsi="Consolas" w:cs="Consolas"/>
          <w:color w:val="2B91AF"/>
          <w:sz w:val="16"/>
          <w:szCs w:val="19"/>
          <w:rPrChange w:id="5165" w:author="Author">
            <w:rPr>
              <w:rFonts w:ascii="Consolas" w:hAnsi="Consolas" w:cs="Consolas"/>
              <w:color w:val="2B91AF"/>
              <w:sz w:val="19"/>
              <w:szCs w:val="19"/>
            </w:rPr>
          </w:rPrChange>
        </w:rPr>
        <w:t>Observable</w:t>
      </w:r>
      <w:r w:rsidRPr="003D36FB">
        <w:rPr>
          <w:rFonts w:ascii="Consolas" w:hAnsi="Consolas" w:cs="Consolas"/>
          <w:sz w:val="16"/>
          <w:szCs w:val="19"/>
          <w:rPrChange w:id="5166" w:author="Author">
            <w:rPr>
              <w:rFonts w:ascii="Consolas" w:hAnsi="Consolas" w:cs="Consolas"/>
              <w:sz w:val="19"/>
              <w:szCs w:val="19"/>
            </w:rPr>
          </w:rPrChange>
        </w:rPr>
        <w:t>.Return</w:t>
      </w:r>
      <w:proofErr w:type="spellEnd"/>
      <w:r w:rsidRPr="003D36FB">
        <w:rPr>
          <w:rFonts w:ascii="Consolas" w:hAnsi="Consolas" w:cs="Consolas"/>
          <w:sz w:val="16"/>
          <w:szCs w:val="19"/>
          <w:rPrChange w:id="5167" w:author="Author">
            <w:rPr>
              <w:rFonts w:ascii="Consolas" w:hAnsi="Consolas" w:cs="Consolas"/>
              <w:sz w:val="19"/>
              <w:szCs w:val="19"/>
            </w:rPr>
          </w:rPrChange>
        </w:rPr>
        <w:t>(</w:t>
      </w:r>
      <w:r w:rsidRPr="003D36FB">
        <w:rPr>
          <w:rFonts w:ascii="Consolas" w:hAnsi="Consolas" w:cs="Consolas"/>
          <w:sz w:val="16"/>
          <w:szCs w:val="19"/>
          <w:rPrChange w:id="5168" w:author="Author">
            <w:rPr>
              <w:rFonts w:ascii="Consolas" w:hAnsi="Consolas" w:cs="Consolas"/>
              <w:sz w:val="19"/>
              <w:szCs w:val="19"/>
            </w:rPr>
          </w:rPrChange>
        </w:rPr>
        <w:br/>
        <w:t xml:space="preserve">                </w:t>
      </w:r>
      <w:r w:rsidR="00044CEE" w:rsidRPr="003D36FB">
        <w:rPr>
          <w:rFonts w:ascii="Consolas" w:hAnsi="Consolas" w:cs="Consolas"/>
          <w:sz w:val="16"/>
          <w:szCs w:val="19"/>
          <w:rPrChange w:id="5169" w:author="Author">
            <w:rPr>
              <w:rFonts w:ascii="Consolas" w:hAnsi="Consolas" w:cs="Consolas"/>
              <w:sz w:val="19"/>
              <w:szCs w:val="19"/>
            </w:rPr>
          </w:rPrChange>
        </w:rPr>
        <w:t>(</w:t>
      </w:r>
      <w:r w:rsidR="00044CEE" w:rsidRPr="003D36FB">
        <w:rPr>
          <w:rFonts w:ascii="Consolas" w:hAnsi="Consolas" w:cs="Consolas"/>
          <w:color w:val="0000FF"/>
          <w:sz w:val="16"/>
          <w:szCs w:val="19"/>
          <w:rPrChange w:id="5170" w:author="Author">
            <w:rPr>
              <w:rFonts w:ascii="Consolas" w:hAnsi="Consolas" w:cs="Consolas"/>
              <w:color w:val="0000FF"/>
              <w:sz w:val="19"/>
              <w:szCs w:val="19"/>
            </w:rPr>
          </w:rPrChange>
        </w:rPr>
        <w:t>from</w:t>
      </w:r>
      <w:r w:rsidR="00044CEE" w:rsidRPr="003D36FB">
        <w:rPr>
          <w:rFonts w:ascii="Consolas" w:hAnsi="Consolas" w:cs="Consolas"/>
          <w:sz w:val="16"/>
          <w:szCs w:val="19"/>
          <w:rPrChange w:id="5171" w:author="Author">
            <w:rPr>
              <w:rFonts w:ascii="Consolas" w:hAnsi="Consolas" w:cs="Consolas"/>
              <w:sz w:val="19"/>
              <w:szCs w:val="19"/>
            </w:rPr>
          </w:rPrChange>
        </w:rPr>
        <w:t xml:space="preserve"> </w:t>
      </w:r>
      <w:proofErr w:type="spellStart"/>
      <w:r w:rsidR="00044CEE" w:rsidRPr="003D36FB">
        <w:rPr>
          <w:rFonts w:ascii="Consolas" w:hAnsi="Consolas" w:cs="Consolas"/>
          <w:sz w:val="16"/>
          <w:szCs w:val="19"/>
          <w:rPrChange w:id="5172" w:author="Author">
            <w:rPr>
              <w:rFonts w:ascii="Consolas" w:hAnsi="Consolas" w:cs="Consolas"/>
              <w:sz w:val="19"/>
              <w:szCs w:val="19"/>
            </w:rPr>
          </w:rPrChange>
        </w:rPr>
        <w:t>i</w:t>
      </w:r>
      <w:proofErr w:type="spellEnd"/>
      <w:r w:rsidR="00044CEE" w:rsidRPr="003D36FB">
        <w:rPr>
          <w:rFonts w:ascii="Consolas" w:hAnsi="Consolas" w:cs="Consolas"/>
          <w:sz w:val="16"/>
          <w:szCs w:val="19"/>
          <w:rPrChange w:id="5173" w:author="Author">
            <w:rPr>
              <w:rFonts w:ascii="Consolas" w:hAnsi="Consolas" w:cs="Consolas"/>
              <w:sz w:val="19"/>
              <w:szCs w:val="19"/>
            </w:rPr>
          </w:rPrChange>
        </w:rPr>
        <w:t xml:space="preserve"> </w:t>
      </w:r>
      <w:r w:rsidR="00044CEE" w:rsidRPr="003D36FB">
        <w:rPr>
          <w:rFonts w:ascii="Consolas" w:hAnsi="Consolas" w:cs="Consolas"/>
          <w:color w:val="0000FF"/>
          <w:sz w:val="16"/>
          <w:szCs w:val="19"/>
          <w:rPrChange w:id="5174" w:author="Author">
            <w:rPr>
              <w:rFonts w:ascii="Consolas" w:hAnsi="Consolas" w:cs="Consolas"/>
              <w:color w:val="0000FF"/>
              <w:sz w:val="19"/>
              <w:szCs w:val="19"/>
            </w:rPr>
          </w:rPrChange>
        </w:rPr>
        <w:t>in</w:t>
      </w:r>
      <w:r w:rsidR="00044CEE" w:rsidRPr="003D36FB">
        <w:rPr>
          <w:rFonts w:ascii="Consolas" w:hAnsi="Consolas" w:cs="Consolas"/>
          <w:sz w:val="16"/>
          <w:szCs w:val="19"/>
          <w:rPrChange w:id="5175" w:author="Author">
            <w:rPr>
              <w:rFonts w:ascii="Consolas" w:hAnsi="Consolas" w:cs="Consolas"/>
              <w:sz w:val="19"/>
              <w:szCs w:val="19"/>
            </w:rPr>
          </w:rPrChange>
        </w:rPr>
        <w:t xml:space="preserve"> </w:t>
      </w:r>
      <w:proofErr w:type="spellStart"/>
      <w:r w:rsidRPr="003D36FB">
        <w:rPr>
          <w:rFonts w:ascii="Consolas" w:hAnsi="Consolas" w:cs="Consolas"/>
          <w:color w:val="2B91AF"/>
          <w:sz w:val="16"/>
          <w:szCs w:val="19"/>
          <w:rPrChange w:id="5176" w:author="Author">
            <w:rPr>
              <w:rFonts w:ascii="Consolas" w:hAnsi="Consolas" w:cs="Consolas"/>
              <w:color w:val="2B91AF"/>
              <w:sz w:val="19"/>
              <w:szCs w:val="19"/>
            </w:rPr>
          </w:rPrChange>
        </w:rPr>
        <w:t>Enumerable</w:t>
      </w:r>
      <w:r w:rsidRPr="003D36FB">
        <w:rPr>
          <w:rFonts w:ascii="Consolas" w:hAnsi="Consolas" w:cs="Consolas"/>
          <w:sz w:val="16"/>
          <w:szCs w:val="19"/>
          <w:rPrChange w:id="5177" w:author="Author">
            <w:rPr>
              <w:rFonts w:ascii="Consolas" w:hAnsi="Consolas" w:cs="Consolas"/>
              <w:sz w:val="19"/>
              <w:szCs w:val="19"/>
            </w:rPr>
          </w:rPrChange>
        </w:rPr>
        <w:t>.Range</w:t>
      </w:r>
      <w:proofErr w:type="spellEnd"/>
      <w:r w:rsidRPr="003D36FB">
        <w:rPr>
          <w:rFonts w:ascii="Consolas" w:hAnsi="Consolas" w:cs="Consolas"/>
          <w:sz w:val="16"/>
          <w:szCs w:val="19"/>
          <w:rPrChange w:id="5178" w:author="Author">
            <w:rPr>
              <w:rFonts w:ascii="Consolas" w:hAnsi="Consolas" w:cs="Consolas"/>
              <w:sz w:val="19"/>
              <w:szCs w:val="19"/>
            </w:rPr>
          </w:rPrChange>
        </w:rPr>
        <w:t xml:space="preserve">(0, </w:t>
      </w:r>
      <w:proofErr w:type="spellStart"/>
      <w:r w:rsidRPr="003D36FB">
        <w:rPr>
          <w:rFonts w:ascii="Consolas" w:hAnsi="Consolas" w:cs="Consolas"/>
          <w:sz w:val="16"/>
          <w:szCs w:val="19"/>
          <w:rPrChange w:id="5179" w:author="Author">
            <w:rPr>
              <w:rFonts w:ascii="Consolas" w:hAnsi="Consolas" w:cs="Consolas"/>
              <w:sz w:val="19"/>
              <w:szCs w:val="19"/>
            </w:rPr>
          </w:rPrChange>
        </w:rPr>
        <w:t>rand.Next</w:t>
      </w:r>
      <w:proofErr w:type="spellEnd"/>
      <w:r w:rsidRPr="003D36FB">
        <w:rPr>
          <w:rFonts w:ascii="Consolas" w:hAnsi="Consolas" w:cs="Consolas"/>
          <w:sz w:val="16"/>
          <w:szCs w:val="19"/>
          <w:rPrChange w:id="5180" w:author="Author">
            <w:rPr>
              <w:rFonts w:ascii="Consolas" w:hAnsi="Consolas" w:cs="Consolas"/>
              <w:sz w:val="19"/>
              <w:szCs w:val="19"/>
            </w:rPr>
          </w:rPrChange>
        </w:rPr>
        <w:t>(0, 50))</w:t>
      </w:r>
      <w:r w:rsidRPr="003D36FB">
        <w:rPr>
          <w:rFonts w:ascii="Consolas" w:hAnsi="Consolas" w:cs="Consolas"/>
          <w:sz w:val="16"/>
          <w:szCs w:val="19"/>
          <w:rPrChange w:id="5181" w:author="Author">
            <w:rPr>
              <w:rFonts w:ascii="Consolas" w:hAnsi="Consolas" w:cs="Consolas"/>
              <w:sz w:val="19"/>
              <w:szCs w:val="19"/>
            </w:rPr>
          </w:rPrChange>
        </w:rPr>
        <w:br/>
        <w:t xml:space="preserve">                </w:t>
      </w:r>
      <w:r w:rsidR="00044CEE" w:rsidRPr="003D36FB">
        <w:rPr>
          <w:rFonts w:ascii="Consolas" w:hAnsi="Consolas" w:cs="Consolas"/>
          <w:sz w:val="16"/>
          <w:szCs w:val="19"/>
          <w:rPrChange w:id="5182" w:author="Author">
            <w:rPr>
              <w:rFonts w:ascii="Consolas" w:hAnsi="Consolas" w:cs="Consolas"/>
              <w:sz w:val="19"/>
              <w:szCs w:val="19"/>
            </w:rPr>
          </w:rPrChange>
        </w:rPr>
        <w:t xml:space="preserve"> </w:t>
      </w:r>
      <w:r w:rsidR="00044CEE" w:rsidRPr="003D36FB">
        <w:rPr>
          <w:rFonts w:ascii="Consolas" w:hAnsi="Consolas" w:cs="Consolas"/>
          <w:color w:val="0000FF"/>
          <w:sz w:val="16"/>
          <w:szCs w:val="19"/>
          <w:rPrChange w:id="5183" w:author="Author">
            <w:rPr>
              <w:rFonts w:ascii="Consolas" w:hAnsi="Consolas" w:cs="Consolas"/>
              <w:color w:val="0000FF"/>
              <w:sz w:val="19"/>
              <w:szCs w:val="19"/>
            </w:rPr>
          </w:rPrChange>
        </w:rPr>
        <w:t>select</w:t>
      </w:r>
      <w:r w:rsidR="00044CEE" w:rsidRPr="003D36FB">
        <w:rPr>
          <w:rFonts w:ascii="Consolas" w:hAnsi="Consolas" w:cs="Consolas"/>
          <w:sz w:val="16"/>
          <w:szCs w:val="19"/>
          <w:rPrChange w:id="5184" w:author="Author">
            <w:rPr>
              <w:rFonts w:ascii="Consolas" w:hAnsi="Consolas" w:cs="Consolas"/>
              <w:sz w:val="19"/>
              <w:szCs w:val="19"/>
            </w:rPr>
          </w:rPrChange>
        </w:rPr>
        <w:t xml:space="preserve"> </w:t>
      </w:r>
      <w:r w:rsidRPr="003D36FB">
        <w:rPr>
          <w:rFonts w:ascii="Consolas" w:hAnsi="Consolas" w:cs="Consolas"/>
          <w:color w:val="0000FF"/>
          <w:sz w:val="16"/>
          <w:szCs w:val="19"/>
          <w:rPrChange w:id="5185" w:author="Author">
            <w:rPr>
              <w:rFonts w:ascii="Consolas" w:hAnsi="Consolas" w:cs="Consolas"/>
              <w:color w:val="0000FF"/>
              <w:sz w:val="19"/>
              <w:szCs w:val="19"/>
            </w:rPr>
          </w:rPrChange>
        </w:rPr>
        <w:t>new</w:t>
      </w:r>
      <w:r w:rsidRPr="003D36FB">
        <w:rPr>
          <w:rFonts w:ascii="Consolas" w:hAnsi="Consolas" w:cs="Consolas"/>
          <w:sz w:val="16"/>
          <w:szCs w:val="19"/>
          <w:rPrChange w:id="5186" w:author="Author">
            <w:rPr>
              <w:rFonts w:ascii="Consolas" w:hAnsi="Consolas" w:cs="Consolas"/>
              <w:sz w:val="19"/>
              <w:szCs w:val="19"/>
            </w:rPr>
          </w:rPrChange>
        </w:rPr>
        <w:t xml:space="preserve"> </w:t>
      </w:r>
      <w:proofErr w:type="spellStart"/>
      <w:r w:rsidRPr="003D36FB">
        <w:rPr>
          <w:rFonts w:ascii="Consolas" w:hAnsi="Consolas" w:cs="Consolas"/>
          <w:color w:val="2B91AF"/>
          <w:sz w:val="16"/>
          <w:szCs w:val="19"/>
          <w:rPrChange w:id="5187" w:author="Author">
            <w:rPr>
              <w:rFonts w:ascii="Consolas" w:hAnsi="Consolas" w:cs="Consolas"/>
              <w:color w:val="2B91AF"/>
              <w:sz w:val="19"/>
              <w:szCs w:val="19"/>
            </w:rPr>
          </w:rPrChange>
        </w:rPr>
        <w:t>DictionaryWord</w:t>
      </w:r>
      <w:proofErr w:type="spellEnd"/>
      <w:r w:rsidRPr="003D36FB">
        <w:rPr>
          <w:rFonts w:ascii="Consolas" w:hAnsi="Consolas" w:cs="Consolas"/>
          <w:sz w:val="16"/>
          <w:szCs w:val="19"/>
          <w:rPrChange w:id="5188" w:author="Author">
            <w:rPr>
              <w:rFonts w:ascii="Consolas" w:hAnsi="Consolas" w:cs="Consolas"/>
              <w:sz w:val="19"/>
              <w:szCs w:val="19"/>
            </w:rPr>
          </w:rPrChange>
        </w:rPr>
        <w:t xml:space="preserve"> { Word = term + </w:t>
      </w:r>
      <w:proofErr w:type="spellStart"/>
      <w:r w:rsidRPr="003D36FB">
        <w:rPr>
          <w:rFonts w:ascii="Consolas" w:hAnsi="Consolas" w:cs="Consolas"/>
          <w:sz w:val="16"/>
          <w:szCs w:val="19"/>
          <w:rPrChange w:id="5189" w:author="Author">
            <w:rPr>
              <w:rFonts w:ascii="Consolas" w:hAnsi="Consolas" w:cs="Consolas"/>
              <w:sz w:val="19"/>
              <w:szCs w:val="19"/>
            </w:rPr>
          </w:rPrChange>
        </w:rPr>
        <w:t>i</w:t>
      </w:r>
      <w:proofErr w:type="spellEnd"/>
      <w:r w:rsidRPr="003D36FB">
        <w:rPr>
          <w:rFonts w:ascii="Consolas" w:hAnsi="Consolas" w:cs="Consolas"/>
          <w:sz w:val="16"/>
          <w:szCs w:val="19"/>
          <w:rPrChange w:id="5190" w:author="Author">
            <w:rPr>
              <w:rFonts w:ascii="Consolas" w:hAnsi="Consolas" w:cs="Consolas"/>
              <w:sz w:val="19"/>
              <w:szCs w:val="19"/>
            </w:rPr>
          </w:rPrChange>
        </w:rPr>
        <w:t xml:space="preserve"> })</w:t>
      </w:r>
      <w:r w:rsidRPr="003D36FB">
        <w:rPr>
          <w:rFonts w:ascii="Consolas" w:hAnsi="Consolas" w:cs="Consolas"/>
          <w:sz w:val="16"/>
          <w:szCs w:val="19"/>
          <w:rPrChange w:id="5191" w:author="Author">
            <w:rPr>
              <w:rFonts w:ascii="Consolas" w:hAnsi="Consolas" w:cs="Consolas"/>
              <w:sz w:val="19"/>
              <w:szCs w:val="19"/>
            </w:rPr>
          </w:rPrChange>
        </w:rPr>
        <w:br/>
        <w:t xml:space="preserve">                .</w:t>
      </w:r>
      <w:proofErr w:type="spellStart"/>
      <w:r w:rsidRPr="003D36FB">
        <w:rPr>
          <w:rFonts w:ascii="Consolas" w:hAnsi="Consolas" w:cs="Consolas"/>
          <w:sz w:val="16"/>
          <w:szCs w:val="19"/>
          <w:rPrChange w:id="5192" w:author="Author">
            <w:rPr>
              <w:rFonts w:ascii="Consolas" w:hAnsi="Consolas" w:cs="Consolas"/>
              <w:sz w:val="19"/>
              <w:szCs w:val="19"/>
            </w:rPr>
          </w:rPrChange>
        </w:rPr>
        <w:t>ToArray</w:t>
      </w:r>
      <w:proofErr w:type="spellEnd"/>
      <w:r w:rsidRPr="003D36FB">
        <w:rPr>
          <w:rFonts w:ascii="Consolas" w:hAnsi="Consolas" w:cs="Consolas"/>
          <w:sz w:val="16"/>
          <w:szCs w:val="19"/>
          <w:rPrChange w:id="5193" w:author="Author">
            <w:rPr>
              <w:rFonts w:ascii="Consolas" w:hAnsi="Consolas" w:cs="Consolas"/>
              <w:sz w:val="19"/>
              <w:szCs w:val="19"/>
            </w:rPr>
          </w:rPrChange>
        </w:rPr>
        <w:t>()</w:t>
      </w:r>
      <w:r w:rsidRPr="003D36FB">
        <w:rPr>
          <w:rFonts w:ascii="Consolas" w:hAnsi="Consolas" w:cs="Consolas"/>
          <w:sz w:val="16"/>
          <w:szCs w:val="19"/>
          <w:rPrChange w:id="5194" w:author="Author">
            <w:rPr>
              <w:rFonts w:ascii="Consolas" w:hAnsi="Consolas" w:cs="Consolas"/>
              <w:sz w:val="19"/>
              <w:szCs w:val="19"/>
            </w:rPr>
          </w:rPrChange>
        </w:rPr>
        <w:br/>
        <w:t xml:space="preserve">            ).Delay(</w:t>
      </w:r>
      <w:proofErr w:type="spellStart"/>
      <w:r w:rsidRPr="003D36FB">
        <w:rPr>
          <w:rFonts w:ascii="Consolas" w:hAnsi="Consolas" w:cs="Consolas"/>
          <w:color w:val="2B91AF"/>
          <w:sz w:val="16"/>
          <w:szCs w:val="19"/>
          <w:rPrChange w:id="5195" w:author="Author">
            <w:rPr>
              <w:rFonts w:ascii="Consolas" w:hAnsi="Consolas" w:cs="Consolas"/>
              <w:color w:val="2B91AF"/>
              <w:sz w:val="19"/>
              <w:szCs w:val="19"/>
            </w:rPr>
          </w:rPrChange>
        </w:rPr>
        <w:t>TimeSpan</w:t>
      </w:r>
      <w:r w:rsidRPr="003D36FB">
        <w:rPr>
          <w:rFonts w:ascii="Consolas" w:hAnsi="Consolas" w:cs="Consolas"/>
          <w:sz w:val="16"/>
          <w:szCs w:val="19"/>
          <w:rPrChange w:id="5196" w:author="Author">
            <w:rPr>
              <w:rFonts w:ascii="Consolas" w:hAnsi="Consolas" w:cs="Consolas"/>
              <w:sz w:val="19"/>
              <w:szCs w:val="19"/>
            </w:rPr>
          </w:rPrChange>
        </w:rPr>
        <w:t>.FromSeconds</w:t>
      </w:r>
      <w:proofErr w:type="spellEnd"/>
      <w:r w:rsidRPr="003D36FB">
        <w:rPr>
          <w:rFonts w:ascii="Consolas" w:hAnsi="Consolas" w:cs="Consolas"/>
          <w:sz w:val="16"/>
          <w:szCs w:val="19"/>
          <w:rPrChange w:id="5197" w:author="Author">
            <w:rPr>
              <w:rFonts w:ascii="Consolas" w:hAnsi="Consolas" w:cs="Consolas"/>
              <w:sz w:val="19"/>
              <w:szCs w:val="19"/>
            </w:rPr>
          </w:rPrChange>
        </w:rPr>
        <w:t>(</w:t>
      </w:r>
      <w:proofErr w:type="spellStart"/>
      <w:r w:rsidRPr="003D36FB">
        <w:rPr>
          <w:rFonts w:ascii="Consolas" w:hAnsi="Consolas" w:cs="Consolas"/>
          <w:sz w:val="16"/>
          <w:szCs w:val="19"/>
          <w:rPrChange w:id="5198" w:author="Author">
            <w:rPr>
              <w:rFonts w:ascii="Consolas" w:hAnsi="Consolas" w:cs="Consolas"/>
              <w:sz w:val="19"/>
              <w:szCs w:val="19"/>
            </w:rPr>
          </w:rPrChange>
        </w:rPr>
        <w:t>rand.Next</w:t>
      </w:r>
      <w:proofErr w:type="spellEnd"/>
      <w:r w:rsidRPr="003D36FB">
        <w:rPr>
          <w:rFonts w:ascii="Consolas" w:hAnsi="Consolas" w:cs="Consolas"/>
          <w:sz w:val="16"/>
          <w:szCs w:val="19"/>
          <w:rPrChange w:id="5199" w:author="Author">
            <w:rPr>
              <w:rFonts w:ascii="Consolas" w:hAnsi="Consolas" w:cs="Consolas"/>
              <w:sz w:val="19"/>
              <w:szCs w:val="19"/>
            </w:rPr>
          </w:rPrChange>
        </w:rPr>
        <w:t>(1, 10)));</w:t>
      </w:r>
      <w:r w:rsidRPr="003D36FB">
        <w:rPr>
          <w:rFonts w:ascii="Consolas" w:hAnsi="Consolas" w:cs="Consolas"/>
          <w:sz w:val="16"/>
          <w:szCs w:val="19"/>
          <w:rPrChange w:id="5200" w:author="Author">
            <w:rPr>
              <w:rFonts w:ascii="Consolas" w:hAnsi="Consolas" w:cs="Consolas"/>
              <w:sz w:val="19"/>
              <w:szCs w:val="19"/>
            </w:rPr>
          </w:rPrChange>
        </w:rPr>
        <w:br/>
      </w:r>
      <w:r w:rsidRPr="003D36FB">
        <w:rPr>
          <w:sz w:val="18"/>
          <w:rPrChange w:id="5201" w:author="Author">
            <w:rPr/>
          </w:rPrChange>
        </w:rPr>
        <w:br/>
        <w:t xml:space="preserve">Reading the code inside-out, we first generate a range of </w:t>
      </w:r>
      <w:r w:rsidR="008C432D" w:rsidRPr="003D36FB">
        <w:rPr>
          <w:sz w:val="18"/>
          <w:rPrChange w:id="5202" w:author="Author">
            <w:rPr/>
          </w:rPrChange>
        </w:rPr>
        <w:t>0 to 50 numbers which we append to the service’s input using a projection. At this point, we’re using the established LINQ to Objects functionality. As a result, we end up with an array of some number of outputs. For example, given “</w:t>
      </w:r>
      <w:proofErr w:type="spellStart"/>
      <w:r w:rsidR="008C432D" w:rsidRPr="003D36FB">
        <w:rPr>
          <w:sz w:val="18"/>
          <w:rPrChange w:id="5203" w:author="Author">
            <w:rPr/>
          </w:rPrChange>
        </w:rPr>
        <w:t>rea</w:t>
      </w:r>
      <w:proofErr w:type="spellEnd"/>
      <w:r w:rsidR="008C432D" w:rsidRPr="003D36FB">
        <w:rPr>
          <w:sz w:val="18"/>
          <w:rPrChange w:id="5204" w:author="Author">
            <w:rPr/>
          </w:rPrChange>
        </w:rPr>
        <w:t xml:space="preserve">”, we may get </w:t>
      </w:r>
      <w:proofErr w:type="gramStart"/>
      <w:r w:rsidR="008C432D" w:rsidRPr="003D36FB">
        <w:rPr>
          <w:sz w:val="18"/>
          <w:rPrChange w:id="5205" w:author="Author">
            <w:rPr/>
          </w:rPrChange>
        </w:rPr>
        <w:t>{ “</w:t>
      </w:r>
      <w:proofErr w:type="gramEnd"/>
      <w:r w:rsidR="008C432D" w:rsidRPr="003D36FB">
        <w:rPr>
          <w:sz w:val="18"/>
          <w:rPrChange w:id="5206" w:author="Author">
            <w:rPr/>
          </w:rPrChange>
        </w:rPr>
        <w:t xml:space="preserve">rea0”, “rea1”, “rea2” } back. Since the web service contract is to return an observable of such an array, we use </w:t>
      </w:r>
      <w:proofErr w:type="spellStart"/>
      <w:r w:rsidR="008C432D" w:rsidRPr="003D36FB">
        <w:rPr>
          <w:sz w:val="18"/>
          <w:rPrChange w:id="5207" w:author="Author">
            <w:rPr/>
          </w:rPrChange>
        </w:rPr>
        <w:t>Observable.Return</w:t>
      </w:r>
      <w:proofErr w:type="spellEnd"/>
      <w:r w:rsidR="008C432D" w:rsidRPr="003D36FB">
        <w:rPr>
          <w:sz w:val="18"/>
          <w:rPrChange w:id="5208" w:author="Author">
            <w:rPr/>
          </w:rPrChange>
        </w:rPr>
        <w:t xml:space="preserve"> to create a single-element observable sequence with the generated array. Finally, we use the Delay operator that’s defined for observable sequences to add a random 1-to-10 second delay in sending back the response.</w:t>
      </w:r>
      <w:r w:rsidR="008C432D" w:rsidRPr="003D36FB">
        <w:rPr>
          <w:sz w:val="18"/>
          <w:rPrChange w:id="5209" w:author="Author">
            <w:rPr/>
          </w:rPrChange>
        </w:rPr>
        <w:br/>
      </w:r>
      <w:r w:rsidR="008C432D" w:rsidRPr="003D36FB">
        <w:rPr>
          <w:sz w:val="18"/>
          <w:rPrChange w:id="5210" w:author="Author">
            <w:rPr/>
          </w:rPrChange>
        </w:rPr>
        <w:br/>
        <w:t>Running the sample again without the out-of-order prevention, it should be plain easy to hit the issue we have described in much detail before. Assume such an issue has been uncovered in your code; it’s incredibly simple to create a test case for it using mocks like those.</w:t>
      </w:r>
      <w:r w:rsidR="000940F6" w:rsidRPr="003D36FB">
        <w:rPr>
          <w:sz w:val="18"/>
          <w:rPrChange w:id="5211" w:author="Author">
            <w:rPr/>
          </w:rPrChange>
        </w:rPr>
        <w:br/>
      </w:r>
      <w:r w:rsidR="000940F6" w:rsidRPr="003D36FB">
        <w:rPr>
          <w:sz w:val="18"/>
          <w:rPrChange w:id="5212" w:author="Author">
            <w:rPr/>
          </w:rPrChange>
        </w:rPr>
        <w:lastRenderedPageBreak/>
        <w:br/>
      </w:r>
      <w:r w:rsidR="000940F6" w:rsidRPr="003D36FB">
        <w:rPr>
          <w:noProof/>
          <w:sz w:val="18"/>
          <w:rPrChange w:id="5213" w:author="Author">
            <w:rPr>
              <w:noProof/>
            </w:rPr>
          </w:rPrChange>
        </w:rPr>
        <w:drawing>
          <wp:inline distT="0" distB="0" distL="0" distR="0" wp14:anchorId="62F1176B" wp14:editId="561C4A12">
            <wp:extent cx="2094865" cy="1967230"/>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94865" cy="1967230"/>
                    </a:xfrm>
                    <a:prstGeom prst="rect">
                      <a:avLst/>
                    </a:prstGeom>
                    <a:noFill/>
                    <a:ln>
                      <a:noFill/>
                    </a:ln>
                  </pic:spPr>
                </pic:pic>
              </a:graphicData>
            </a:graphic>
          </wp:inline>
        </w:drawing>
      </w:r>
    </w:p>
    <w:p w:rsidR="00AB1B0D" w:rsidRPr="003D36FB" w:rsidRDefault="00AB1B0D" w:rsidP="008C432D">
      <w:pPr>
        <w:autoSpaceDE w:val="0"/>
        <w:autoSpaceDN w:val="0"/>
        <w:adjustRightInd w:val="0"/>
        <w:spacing w:after="0" w:line="240" w:lineRule="auto"/>
        <w:rPr>
          <w:sz w:val="18"/>
          <w:rPrChange w:id="5214" w:author="Author">
            <w:rPr/>
          </w:rPrChange>
        </w:rPr>
      </w:pPr>
    </w:p>
    <w:p w:rsidR="00AB1B0D" w:rsidRPr="003D36FB" w:rsidRDefault="00AB1B0D" w:rsidP="008C432D">
      <w:pPr>
        <w:autoSpaceDE w:val="0"/>
        <w:autoSpaceDN w:val="0"/>
        <w:adjustRightInd w:val="0"/>
        <w:spacing w:after="0" w:line="240" w:lineRule="auto"/>
        <w:rPr>
          <w:sz w:val="18"/>
          <w:rPrChange w:id="5215" w:author="Author">
            <w:rPr/>
          </w:rPrChange>
        </w:rPr>
      </w:pPr>
      <w:r w:rsidRPr="003D36FB">
        <w:rPr>
          <w:b/>
          <w:sz w:val="18"/>
          <w:rPrChange w:id="5216" w:author="Author">
            <w:rPr>
              <w:b/>
            </w:rPr>
          </w:rPrChange>
        </w:rPr>
        <w:t>Conclusion:</w:t>
      </w:r>
      <w:r w:rsidRPr="003D36FB">
        <w:rPr>
          <w:sz w:val="18"/>
          <w:rPrChange w:id="5217" w:author="Author">
            <w:rPr/>
          </w:rPrChange>
        </w:rPr>
        <w:t xml:space="preserve">  The first class object nature of observable sequences makes it easy to replace them, contrast to various asynchronous technologies like .NET events. This allows for smooth testing of asynchronous programs using mock input sequences, e.g. based on enumerable sequences turned into observable ones using </w:t>
      </w:r>
      <w:proofErr w:type="spellStart"/>
      <w:r w:rsidRPr="003D36FB">
        <w:rPr>
          <w:sz w:val="18"/>
          <w:rPrChange w:id="5218" w:author="Author">
            <w:rPr/>
          </w:rPrChange>
        </w:rPr>
        <w:t>ToObservable</w:t>
      </w:r>
      <w:proofErr w:type="spellEnd"/>
      <w:r w:rsidRPr="003D36FB">
        <w:rPr>
          <w:sz w:val="18"/>
          <w:rPrChange w:id="5219" w:author="Author">
            <w:rPr/>
          </w:rPrChange>
        </w:rPr>
        <w:t>.</w:t>
      </w:r>
    </w:p>
    <w:sectPr w:rsidR="00AB1B0D" w:rsidRPr="003D36FB" w:rsidSect="00231705">
      <w:headerReference w:type="even" r:id="rId64"/>
      <w:headerReference w:type="default" r:id="rId65"/>
      <w:footerReference w:type="even" r:id="rId66"/>
      <w:footerReference w:type="default" r:id="rId67"/>
      <w:headerReference w:type="first" r:id="rId68"/>
      <w:footerReference w:type="first" r:id="rId6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66BCB" w:rsidRDefault="00B66BCB" w:rsidP="0061287F">
      <w:pPr>
        <w:spacing w:after="0" w:line="240" w:lineRule="auto"/>
      </w:pPr>
      <w:r>
        <w:separator/>
      </w:r>
    </w:p>
  </w:endnote>
  <w:endnote w:type="continuationSeparator" w:id="0">
    <w:p w:rsidR="00B66BCB" w:rsidRDefault="00B66BCB" w:rsidP="006128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287F" w:rsidRDefault="0061287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287F" w:rsidRDefault="0061287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287F" w:rsidRDefault="0061287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66BCB" w:rsidRDefault="00B66BCB" w:rsidP="0061287F">
      <w:pPr>
        <w:spacing w:after="0" w:line="240" w:lineRule="auto"/>
      </w:pPr>
      <w:r>
        <w:separator/>
      </w:r>
    </w:p>
  </w:footnote>
  <w:footnote w:type="continuationSeparator" w:id="0">
    <w:p w:rsidR="00B66BCB" w:rsidRDefault="00B66BCB" w:rsidP="0061287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287F" w:rsidRDefault="0061287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287F" w:rsidRDefault="0061287F">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287F" w:rsidRDefault="0061287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771DC"/>
    <w:multiLevelType w:val="hybridMultilevel"/>
    <w:tmpl w:val="7852428A"/>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744759"/>
    <w:multiLevelType w:val="hybridMultilevel"/>
    <w:tmpl w:val="3E50DA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E307398"/>
    <w:multiLevelType w:val="hybridMultilevel"/>
    <w:tmpl w:val="863A03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4A6B4C"/>
    <w:multiLevelType w:val="hybridMultilevel"/>
    <w:tmpl w:val="020CF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7814B3"/>
    <w:multiLevelType w:val="hybridMultilevel"/>
    <w:tmpl w:val="E74283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69F6014"/>
    <w:multiLevelType w:val="hybridMultilevel"/>
    <w:tmpl w:val="6EDA29FA"/>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nsid w:val="312D525D"/>
    <w:multiLevelType w:val="hybridMultilevel"/>
    <w:tmpl w:val="F2BA9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7865218"/>
    <w:multiLevelType w:val="hybridMultilevel"/>
    <w:tmpl w:val="4EBABA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B486759"/>
    <w:multiLevelType w:val="hybridMultilevel"/>
    <w:tmpl w:val="433A9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F3101F2"/>
    <w:multiLevelType w:val="hybridMultilevel"/>
    <w:tmpl w:val="7E642C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17744FE"/>
    <w:multiLevelType w:val="hybridMultilevel"/>
    <w:tmpl w:val="FE2A2A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4ACF2191"/>
    <w:multiLevelType w:val="hybridMultilevel"/>
    <w:tmpl w:val="C8AACA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4AC1209"/>
    <w:multiLevelType w:val="hybridMultilevel"/>
    <w:tmpl w:val="9BD00B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8A16354"/>
    <w:multiLevelType w:val="hybridMultilevel"/>
    <w:tmpl w:val="BDCAA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BCA2818"/>
    <w:multiLevelType w:val="hybridMultilevel"/>
    <w:tmpl w:val="CFA46B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D961788"/>
    <w:multiLevelType w:val="hybridMultilevel"/>
    <w:tmpl w:val="EB5CE18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nsid w:val="67DB1676"/>
    <w:multiLevelType w:val="hybridMultilevel"/>
    <w:tmpl w:val="E20A55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1AE68DD"/>
    <w:multiLevelType w:val="hybridMultilevel"/>
    <w:tmpl w:val="955447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8231AC0"/>
    <w:multiLevelType w:val="hybridMultilevel"/>
    <w:tmpl w:val="D172A0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AE73872"/>
    <w:multiLevelType w:val="hybridMultilevel"/>
    <w:tmpl w:val="770A4B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3"/>
  </w:num>
  <w:num w:numId="3">
    <w:abstractNumId w:val="8"/>
  </w:num>
  <w:num w:numId="4">
    <w:abstractNumId w:val="11"/>
  </w:num>
  <w:num w:numId="5">
    <w:abstractNumId w:val="0"/>
  </w:num>
  <w:num w:numId="6">
    <w:abstractNumId w:val="16"/>
  </w:num>
  <w:num w:numId="7">
    <w:abstractNumId w:val="6"/>
  </w:num>
  <w:num w:numId="8">
    <w:abstractNumId w:val="7"/>
  </w:num>
  <w:num w:numId="9">
    <w:abstractNumId w:val="2"/>
  </w:num>
  <w:num w:numId="10">
    <w:abstractNumId w:val="14"/>
  </w:num>
  <w:num w:numId="11">
    <w:abstractNumId w:val="10"/>
  </w:num>
  <w:num w:numId="12">
    <w:abstractNumId w:val="19"/>
  </w:num>
  <w:num w:numId="13">
    <w:abstractNumId w:val="1"/>
  </w:num>
  <w:num w:numId="14">
    <w:abstractNumId w:val="17"/>
  </w:num>
  <w:num w:numId="15">
    <w:abstractNumId w:val="12"/>
  </w:num>
  <w:num w:numId="16">
    <w:abstractNumId w:val="9"/>
  </w:num>
  <w:num w:numId="17">
    <w:abstractNumId w:val="4"/>
  </w:num>
  <w:num w:numId="18">
    <w:abstractNumId w:val="18"/>
  </w:num>
  <w:num w:numId="19">
    <w:abstractNumId w:val="5"/>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proofState w:spelling="clean" w:grammar="clean"/>
  <w:revisionView w:markup="0"/>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1C0A"/>
    <w:rsid w:val="00001367"/>
    <w:rsid w:val="000155A2"/>
    <w:rsid w:val="00034BE8"/>
    <w:rsid w:val="00044CEE"/>
    <w:rsid w:val="00045C7C"/>
    <w:rsid w:val="00056028"/>
    <w:rsid w:val="00067D67"/>
    <w:rsid w:val="00070868"/>
    <w:rsid w:val="0007759D"/>
    <w:rsid w:val="00077E13"/>
    <w:rsid w:val="0008627E"/>
    <w:rsid w:val="000940F6"/>
    <w:rsid w:val="00095B63"/>
    <w:rsid w:val="00096EA5"/>
    <w:rsid w:val="000A0BB3"/>
    <w:rsid w:val="000A296E"/>
    <w:rsid w:val="000D0C79"/>
    <w:rsid w:val="000D211E"/>
    <w:rsid w:val="000F532F"/>
    <w:rsid w:val="00103B1C"/>
    <w:rsid w:val="00106424"/>
    <w:rsid w:val="001118FF"/>
    <w:rsid w:val="00116B8A"/>
    <w:rsid w:val="00134F35"/>
    <w:rsid w:val="00141133"/>
    <w:rsid w:val="00155CCB"/>
    <w:rsid w:val="00176D81"/>
    <w:rsid w:val="00177ACF"/>
    <w:rsid w:val="00177B24"/>
    <w:rsid w:val="0019031B"/>
    <w:rsid w:val="00192350"/>
    <w:rsid w:val="001960C1"/>
    <w:rsid w:val="001974C0"/>
    <w:rsid w:val="001A08F8"/>
    <w:rsid w:val="001B400C"/>
    <w:rsid w:val="001B50A2"/>
    <w:rsid w:val="001B7D1C"/>
    <w:rsid w:val="001C6B33"/>
    <w:rsid w:val="001C7B2E"/>
    <w:rsid w:val="001D01C7"/>
    <w:rsid w:val="001D1004"/>
    <w:rsid w:val="001D4B5A"/>
    <w:rsid w:val="001D53C5"/>
    <w:rsid w:val="001D7905"/>
    <w:rsid w:val="001D7FAC"/>
    <w:rsid w:val="001E24A3"/>
    <w:rsid w:val="001E4C0A"/>
    <w:rsid w:val="001E6A88"/>
    <w:rsid w:val="001F42BE"/>
    <w:rsid w:val="001F4976"/>
    <w:rsid w:val="001F5956"/>
    <w:rsid w:val="001F6551"/>
    <w:rsid w:val="0020002E"/>
    <w:rsid w:val="00200EE1"/>
    <w:rsid w:val="002038E4"/>
    <w:rsid w:val="00203ED9"/>
    <w:rsid w:val="002176BE"/>
    <w:rsid w:val="0021779C"/>
    <w:rsid w:val="00231705"/>
    <w:rsid w:val="00236E7F"/>
    <w:rsid w:val="00251819"/>
    <w:rsid w:val="00253ABE"/>
    <w:rsid w:val="002731DE"/>
    <w:rsid w:val="00275E17"/>
    <w:rsid w:val="00277B65"/>
    <w:rsid w:val="00284BA1"/>
    <w:rsid w:val="00287326"/>
    <w:rsid w:val="00287864"/>
    <w:rsid w:val="002925E9"/>
    <w:rsid w:val="002A4105"/>
    <w:rsid w:val="002A4CB6"/>
    <w:rsid w:val="002A6B3B"/>
    <w:rsid w:val="002C0509"/>
    <w:rsid w:val="002C7B2D"/>
    <w:rsid w:val="002D2115"/>
    <w:rsid w:val="002F0DBE"/>
    <w:rsid w:val="002F567E"/>
    <w:rsid w:val="00301BC9"/>
    <w:rsid w:val="0030394A"/>
    <w:rsid w:val="00303CE7"/>
    <w:rsid w:val="0030490E"/>
    <w:rsid w:val="003064CA"/>
    <w:rsid w:val="003175E3"/>
    <w:rsid w:val="003217F5"/>
    <w:rsid w:val="00326441"/>
    <w:rsid w:val="00327C6B"/>
    <w:rsid w:val="00364740"/>
    <w:rsid w:val="00383C4A"/>
    <w:rsid w:val="003872A5"/>
    <w:rsid w:val="00393A30"/>
    <w:rsid w:val="003B2184"/>
    <w:rsid w:val="003B305B"/>
    <w:rsid w:val="003B604F"/>
    <w:rsid w:val="003D36FB"/>
    <w:rsid w:val="003D42DF"/>
    <w:rsid w:val="003E53D0"/>
    <w:rsid w:val="003F3CF0"/>
    <w:rsid w:val="003F66BD"/>
    <w:rsid w:val="003F73DC"/>
    <w:rsid w:val="003F79AB"/>
    <w:rsid w:val="004022F2"/>
    <w:rsid w:val="004069EC"/>
    <w:rsid w:val="004208A8"/>
    <w:rsid w:val="00430A84"/>
    <w:rsid w:val="00436B37"/>
    <w:rsid w:val="00440607"/>
    <w:rsid w:val="00440A56"/>
    <w:rsid w:val="00451E1D"/>
    <w:rsid w:val="00453AFB"/>
    <w:rsid w:val="00455B3D"/>
    <w:rsid w:val="00476CD0"/>
    <w:rsid w:val="00483897"/>
    <w:rsid w:val="00491C30"/>
    <w:rsid w:val="00491CE5"/>
    <w:rsid w:val="00497F3B"/>
    <w:rsid w:val="004A509B"/>
    <w:rsid w:val="004B1C0A"/>
    <w:rsid w:val="004C4BEB"/>
    <w:rsid w:val="004C6ABF"/>
    <w:rsid w:val="004D174B"/>
    <w:rsid w:val="004E63B5"/>
    <w:rsid w:val="004F6C25"/>
    <w:rsid w:val="005010F1"/>
    <w:rsid w:val="005012CA"/>
    <w:rsid w:val="0051530A"/>
    <w:rsid w:val="00522467"/>
    <w:rsid w:val="00522930"/>
    <w:rsid w:val="0052755B"/>
    <w:rsid w:val="00535096"/>
    <w:rsid w:val="00543555"/>
    <w:rsid w:val="00546383"/>
    <w:rsid w:val="005602D2"/>
    <w:rsid w:val="00573C3E"/>
    <w:rsid w:val="00593954"/>
    <w:rsid w:val="005B1AD4"/>
    <w:rsid w:val="005C2DC6"/>
    <w:rsid w:val="005D2793"/>
    <w:rsid w:val="005D6AC7"/>
    <w:rsid w:val="005F37A6"/>
    <w:rsid w:val="006006BB"/>
    <w:rsid w:val="00602FE9"/>
    <w:rsid w:val="0061287F"/>
    <w:rsid w:val="00632475"/>
    <w:rsid w:val="006335C3"/>
    <w:rsid w:val="0063473F"/>
    <w:rsid w:val="00651A71"/>
    <w:rsid w:val="00654ECC"/>
    <w:rsid w:val="00661D79"/>
    <w:rsid w:val="00671A18"/>
    <w:rsid w:val="00676E67"/>
    <w:rsid w:val="00696917"/>
    <w:rsid w:val="006A01D5"/>
    <w:rsid w:val="006A0771"/>
    <w:rsid w:val="006A7D03"/>
    <w:rsid w:val="006B0A78"/>
    <w:rsid w:val="006B159D"/>
    <w:rsid w:val="006C0CD3"/>
    <w:rsid w:val="006D13CD"/>
    <w:rsid w:val="006F10E1"/>
    <w:rsid w:val="0070687D"/>
    <w:rsid w:val="00706BCC"/>
    <w:rsid w:val="00716FFB"/>
    <w:rsid w:val="00731173"/>
    <w:rsid w:val="00732A5F"/>
    <w:rsid w:val="00736C15"/>
    <w:rsid w:val="00750090"/>
    <w:rsid w:val="00752BEE"/>
    <w:rsid w:val="00761FB4"/>
    <w:rsid w:val="0076418C"/>
    <w:rsid w:val="00777FC1"/>
    <w:rsid w:val="00787A42"/>
    <w:rsid w:val="00790D75"/>
    <w:rsid w:val="007A7FD1"/>
    <w:rsid w:val="007B5F6A"/>
    <w:rsid w:val="007B7474"/>
    <w:rsid w:val="007D55C6"/>
    <w:rsid w:val="007D69A4"/>
    <w:rsid w:val="007E21F1"/>
    <w:rsid w:val="007E3465"/>
    <w:rsid w:val="007E493C"/>
    <w:rsid w:val="007E58BC"/>
    <w:rsid w:val="007E5BB5"/>
    <w:rsid w:val="007F0FFA"/>
    <w:rsid w:val="008010B2"/>
    <w:rsid w:val="00807247"/>
    <w:rsid w:val="00811630"/>
    <w:rsid w:val="00841DA1"/>
    <w:rsid w:val="00855728"/>
    <w:rsid w:val="00865CA4"/>
    <w:rsid w:val="00866B26"/>
    <w:rsid w:val="00880252"/>
    <w:rsid w:val="008804D0"/>
    <w:rsid w:val="008831C0"/>
    <w:rsid w:val="00897902"/>
    <w:rsid w:val="008A04B9"/>
    <w:rsid w:val="008B3A33"/>
    <w:rsid w:val="008B531F"/>
    <w:rsid w:val="008C432D"/>
    <w:rsid w:val="008D070A"/>
    <w:rsid w:val="008E0300"/>
    <w:rsid w:val="008F45D9"/>
    <w:rsid w:val="00912423"/>
    <w:rsid w:val="00916F8C"/>
    <w:rsid w:val="009252F2"/>
    <w:rsid w:val="00926726"/>
    <w:rsid w:val="00933AAD"/>
    <w:rsid w:val="00946EFF"/>
    <w:rsid w:val="009470E3"/>
    <w:rsid w:val="009673F1"/>
    <w:rsid w:val="00974ABE"/>
    <w:rsid w:val="00980D68"/>
    <w:rsid w:val="0098155B"/>
    <w:rsid w:val="00987FE9"/>
    <w:rsid w:val="0099034C"/>
    <w:rsid w:val="009A6FA0"/>
    <w:rsid w:val="009B62E4"/>
    <w:rsid w:val="009B757C"/>
    <w:rsid w:val="009C07CF"/>
    <w:rsid w:val="009E1B7A"/>
    <w:rsid w:val="009F7D61"/>
    <w:rsid w:val="00A040C1"/>
    <w:rsid w:val="00A111DF"/>
    <w:rsid w:val="00A145AF"/>
    <w:rsid w:val="00A16656"/>
    <w:rsid w:val="00A37639"/>
    <w:rsid w:val="00A549C4"/>
    <w:rsid w:val="00A60207"/>
    <w:rsid w:val="00A63554"/>
    <w:rsid w:val="00A673C7"/>
    <w:rsid w:val="00A71B86"/>
    <w:rsid w:val="00A84C3F"/>
    <w:rsid w:val="00A96EB1"/>
    <w:rsid w:val="00AB025F"/>
    <w:rsid w:val="00AB1B0D"/>
    <w:rsid w:val="00AD579E"/>
    <w:rsid w:val="00AD76A7"/>
    <w:rsid w:val="00AE0EE5"/>
    <w:rsid w:val="00AE75E1"/>
    <w:rsid w:val="00AF5403"/>
    <w:rsid w:val="00B07E17"/>
    <w:rsid w:val="00B15E0A"/>
    <w:rsid w:val="00B256AF"/>
    <w:rsid w:val="00B26310"/>
    <w:rsid w:val="00B42697"/>
    <w:rsid w:val="00B574AF"/>
    <w:rsid w:val="00B643DD"/>
    <w:rsid w:val="00B66108"/>
    <w:rsid w:val="00B66BCB"/>
    <w:rsid w:val="00B777C5"/>
    <w:rsid w:val="00B800E9"/>
    <w:rsid w:val="00B8144B"/>
    <w:rsid w:val="00B85406"/>
    <w:rsid w:val="00B95C4A"/>
    <w:rsid w:val="00B95D5E"/>
    <w:rsid w:val="00BA009C"/>
    <w:rsid w:val="00BC6270"/>
    <w:rsid w:val="00BD04DD"/>
    <w:rsid w:val="00BD283C"/>
    <w:rsid w:val="00BD686D"/>
    <w:rsid w:val="00BE131E"/>
    <w:rsid w:val="00BE7DF8"/>
    <w:rsid w:val="00BF76FF"/>
    <w:rsid w:val="00C031E2"/>
    <w:rsid w:val="00C12314"/>
    <w:rsid w:val="00C15EF4"/>
    <w:rsid w:val="00C21A34"/>
    <w:rsid w:val="00C23E1E"/>
    <w:rsid w:val="00C2616C"/>
    <w:rsid w:val="00C37E6B"/>
    <w:rsid w:val="00C40F22"/>
    <w:rsid w:val="00C50B03"/>
    <w:rsid w:val="00C55D84"/>
    <w:rsid w:val="00C56C82"/>
    <w:rsid w:val="00C623D4"/>
    <w:rsid w:val="00C728B9"/>
    <w:rsid w:val="00C80BC9"/>
    <w:rsid w:val="00CB38C2"/>
    <w:rsid w:val="00CC4A7E"/>
    <w:rsid w:val="00CD4870"/>
    <w:rsid w:val="00CD4B12"/>
    <w:rsid w:val="00CE24F1"/>
    <w:rsid w:val="00CE4C05"/>
    <w:rsid w:val="00CE5CE1"/>
    <w:rsid w:val="00CF1635"/>
    <w:rsid w:val="00CF2644"/>
    <w:rsid w:val="00CF6B72"/>
    <w:rsid w:val="00D210AE"/>
    <w:rsid w:val="00D34AF0"/>
    <w:rsid w:val="00D52FF1"/>
    <w:rsid w:val="00D63F8A"/>
    <w:rsid w:val="00D657BD"/>
    <w:rsid w:val="00D86157"/>
    <w:rsid w:val="00D9276F"/>
    <w:rsid w:val="00D93A3E"/>
    <w:rsid w:val="00DA15A2"/>
    <w:rsid w:val="00DB3531"/>
    <w:rsid w:val="00DB6307"/>
    <w:rsid w:val="00DC0954"/>
    <w:rsid w:val="00DC2AEC"/>
    <w:rsid w:val="00E06003"/>
    <w:rsid w:val="00E06FF0"/>
    <w:rsid w:val="00E12CDE"/>
    <w:rsid w:val="00E1480C"/>
    <w:rsid w:val="00E14EF1"/>
    <w:rsid w:val="00E24FAE"/>
    <w:rsid w:val="00E35ADD"/>
    <w:rsid w:val="00E41777"/>
    <w:rsid w:val="00E42228"/>
    <w:rsid w:val="00E57507"/>
    <w:rsid w:val="00E635B8"/>
    <w:rsid w:val="00E822CE"/>
    <w:rsid w:val="00E82367"/>
    <w:rsid w:val="00E866A7"/>
    <w:rsid w:val="00E86BAC"/>
    <w:rsid w:val="00E97C25"/>
    <w:rsid w:val="00EA062F"/>
    <w:rsid w:val="00EA4664"/>
    <w:rsid w:val="00EC0630"/>
    <w:rsid w:val="00EC53EF"/>
    <w:rsid w:val="00ED02DB"/>
    <w:rsid w:val="00ED044C"/>
    <w:rsid w:val="00ED6DD5"/>
    <w:rsid w:val="00ED7140"/>
    <w:rsid w:val="00EF23BE"/>
    <w:rsid w:val="00EF2806"/>
    <w:rsid w:val="00EF609D"/>
    <w:rsid w:val="00F166CE"/>
    <w:rsid w:val="00F172E5"/>
    <w:rsid w:val="00F326F5"/>
    <w:rsid w:val="00F47FED"/>
    <w:rsid w:val="00F5215C"/>
    <w:rsid w:val="00F55DD7"/>
    <w:rsid w:val="00F70A6B"/>
    <w:rsid w:val="00F75412"/>
    <w:rsid w:val="00F76874"/>
    <w:rsid w:val="00F80F8D"/>
    <w:rsid w:val="00FA1D36"/>
    <w:rsid w:val="00FC7329"/>
    <w:rsid w:val="00FD1117"/>
    <w:rsid w:val="00FD4B2F"/>
    <w:rsid w:val="00FE1860"/>
    <w:rsid w:val="00FE730D"/>
    <w:rsid w:val="00FF3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35B8"/>
  </w:style>
  <w:style w:type="paragraph" w:styleId="Heading1">
    <w:name w:val="heading 1"/>
    <w:basedOn w:val="Normal"/>
    <w:next w:val="Normal"/>
    <w:link w:val="Heading1Char"/>
    <w:uiPriority w:val="9"/>
    <w:qFormat/>
    <w:rsid w:val="00E635B8"/>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635B8"/>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635B8"/>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E635B8"/>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E635B8"/>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E635B8"/>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E635B8"/>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E635B8"/>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E635B8"/>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35B8"/>
    <w:rPr>
      <w:rFonts w:asciiTheme="majorHAnsi" w:eastAsiaTheme="majorEastAsia" w:hAnsiTheme="majorHAnsi" w:cstheme="majorBidi"/>
      <w:b/>
      <w:bCs/>
      <w:sz w:val="28"/>
      <w:szCs w:val="28"/>
    </w:rPr>
  </w:style>
  <w:style w:type="paragraph" w:styleId="Title">
    <w:name w:val="Title"/>
    <w:basedOn w:val="Normal"/>
    <w:next w:val="Normal"/>
    <w:link w:val="TitleChar"/>
    <w:uiPriority w:val="10"/>
    <w:qFormat/>
    <w:rsid w:val="00E635B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E635B8"/>
    <w:rPr>
      <w:rFonts w:asciiTheme="majorHAnsi" w:eastAsiaTheme="majorEastAsia" w:hAnsiTheme="majorHAnsi" w:cstheme="majorBidi"/>
      <w:spacing w:val="5"/>
      <w:sz w:val="52"/>
      <w:szCs w:val="52"/>
    </w:rPr>
  </w:style>
  <w:style w:type="paragraph" w:styleId="ListParagraph">
    <w:name w:val="List Paragraph"/>
    <w:basedOn w:val="Normal"/>
    <w:uiPriority w:val="34"/>
    <w:qFormat/>
    <w:rsid w:val="00E635B8"/>
    <w:pPr>
      <w:ind w:left="720"/>
      <w:contextualSpacing/>
    </w:pPr>
  </w:style>
  <w:style w:type="character" w:styleId="Hyperlink">
    <w:name w:val="Hyperlink"/>
    <w:basedOn w:val="DefaultParagraphFont"/>
    <w:uiPriority w:val="99"/>
    <w:unhideWhenUsed/>
    <w:rsid w:val="00231705"/>
    <w:rPr>
      <w:color w:val="0000FF" w:themeColor="hyperlink"/>
      <w:u w:val="single"/>
    </w:rPr>
  </w:style>
  <w:style w:type="character" w:customStyle="1" w:styleId="Heading2Char">
    <w:name w:val="Heading 2 Char"/>
    <w:basedOn w:val="DefaultParagraphFont"/>
    <w:link w:val="Heading2"/>
    <w:uiPriority w:val="9"/>
    <w:rsid w:val="00E635B8"/>
    <w:rPr>
      <w:rFonts w:asciiTheme="majorHAnsi" w:eastAsiaTheme="majorEastAsia" w:hAnsiTheme="majorHAnsi" w:cstheme="majorBidi"/>
      <w:b/>
      <w:bCs/>
      <w:sz w:val="26"/>
      <w:szCs w:val="26"/>
    </w:rPr>
  </w:style>
  <w:style w:type="paragraph" w:styleId="Quote">
    <w:name w:val="Quote"/>
    <w:basedOn w:val="Normal"/>
    <w:next w:val="Normal"/>
    <w:link w:val="QuoteChar"/>
    <w:uiPriority w:val="29"/>
    <w:qFormat/>
    <w:rsid w:val="00E635B8"/>
    <w:pPr>
      <w:spacing w:before="200" w:after="0"/>
      <w:ind w:left="360" w:right="360"/>
    </w:pPr>
    <w:rPr>
      <w:i/>
      <w:iCs/>
    </w:rPr>
  </w:style>
  <w:style w:type="character" w:customStyle="1" w:styleId="QuoteChar">
    <w:name w:val="Quote Char"/>
    <w:basedOn w:val="DefaultParagraphFont"/>
    <w:link w:val="Quote"/>
    <w:uiPriority w:val="29"/>
    <w:rsid w:val="00E635B8"/>
    <w:rPr>
      <w:i/>
      <w:iCs/>
    </w:rPr>
  </w:style>
  <w:style w:type="character" w:customStyle="1" w:styleId="Heading3Char">
    <w:name w:val="Heading 3 Char"/>
    <w:basedOn w:val="DefaultParagraphFont"/>
    <w:link w:val="Heading3"/>
    <w:uiPriority w:val="9"/>
    <w:rsid w:val="00E635B8"/>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E635B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E635B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E635B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E635B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E635B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E635B8"/>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E635B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E635B8"/>
    <w:rPr>
      <w:rFonts w:asciiTheme="majorHAnsi" w:eastAsiaTheme="majorEastAsia" w:hAnsiTheme="majorHAnsi" w:cstheme="majorBidi"/>
      <w:i/>
      <w:iCs/>
      <w:spacing w:val="13"/>
      <w:sz w:val="24"/>
      <w:szCs w:val="24"/>
    </w:rPr>
  </w:style>
  <w:style w:type="character" w:styleId="Strong">
    <w:name w:val="Strong"/>
    <w:uiPriority w:val="22"/>
    <w:qFormat/>
    <w:rsid w:val="00E635B8"/>
    <w:rPr>
      <w:b/>
      <w:bCs/>
    </w:rPr>
  </w:style>
  <w:style w:type="character" w:styleId="Emphasis">
    <w:name w:val="Emphasis"/>
    <w:uiPriority w:val="20"/>
    <w:qFormat/>
    <w:rsid w:val="00E635B8"/>
    <w:rPr>
      <w:b/>
      <w:bCs/>
      <w:i/>
      <w:iCs/>
      <w:spacing w:val="10"/>
      <w:bdr w:val="none" w:sz="0" w:space="0" w:color="auto"/>
      <w:shd w:val="clear" w:color="auto" w:fill="auto"/>
    </w:rPr>
  </w:style>
  <w:style w:type="paragraph" w:styleId="NoSpacing">
    <w:name w:val="No Spacing"/>
    <w:basedOn w:val="Normal"/>
    <w:uiPriority w:val="1"/>
    <w:qFormat/>
    <w:rsid w:val="00E635B8"/>
    <w:pPr>
      <w:spacing w:after="0" w:line="240" w:lineRule="auto"/>
    </w:pPr>
  </w:style>
  <w:style w:type="paragraph" w:styleId="IntenseQuote">
    <w:name w:val="Intense Quote"/>
    <w:basedOn w:val="Normal"/>
    <w:next w:val="Normal"/>
    <w:link w:val="IntenseQuoteChar"/>
    <w:uiPriority w:val="30"/>
    <w:qFormat/>
    <w:rsid w:val="00E635B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E635B8"/>
    <w:rPr>
      <w:b/>
      <w:bCs/>
      <w:i/>
      <w:iCs/>
    </w:rPr>
  </w:style>
  <w:style w:type="character" w:styleId="SubtleEmphasis">
    <w:name w:val="Subtle Emphasis"/>
    <w:uiPriority w:val="19"/>
    <w:qFormat/>
    <w:rsid w:val="00E635B8"/>
    <w:rPr>
      <w:i/>
      <w:iCs/>
    </w:rPr>
  </w:style>
  <w:style w:type="character" w:styleId="IntenseEmphasis">
    <w:name w:val="Intense Emphasis"/>
    <w:uiPriority w:val="21"/>
    <w:qFormat/>
    <w:rsid w:val="00E635B8"/>
    <w:rPr>
      <w:b/>
      <w:bCs/>
    </w:rPr>
  </w:style>
  <w:style w:type="character" w:styleId="SubtleReference">
    <w:name w:val="Subtle Reference"/>
    <w:uiPriority w:val="31"/>
    <w:qFormat/>
    <w:rsid w:val="00E635B8"/>
    <w:rPr>
      <w:smallCaps/>
    </w:rPr>
  </w:style>
  <w:style w:type="character" w:styleId="IntenseReference">
    <w:name w:val="Intense Reference"/>
    <w:uiPriority w:val="32"/>
    <w:qFormat/>
    <w:rsid w:val="00E635B8"/>
    <w:rPr>
      <w:smallCaps/>
      <w:spacing w:val="5"/>
      <w:u w:val="single"/>
    </w:rPr>
  </w:style>
  <w:style w:type="character" w:styleId="BookTitle">
    <w:name w:val="Book Title"/>
    <w:uiPriority w:val="33"/>
    <w:qFormat/>
    <w:rsid w:val="00E635B8"/>
    <w:rPr>
      <w:i/>
      <w:iCs/>
      <w:smallCaps/>
      <w:spacing w:val="5"/>
    </w:rPr>
  </w:style>
  <w:style w:type="paragraph" w:styleId="TOCHeading">
    <w:name w:val="TOC Heading"/>
    <w:basedOn w:val="Heading1"/>
    <w:next w:val="Normal"/>
    <w:uiPriority w:val="39"/>
    <w:semiHidden/>
    <w:unhideWhenUsed/>
    <w:qFormat/>
    <w:rsid w:val="00E635B8"/>
    <w:pPr>
      <w:outlineLvl w:val="9"/>
    </w:pPr>
    <w:rPr>
      <w:lang w:bidi="en-US"/>
    </w:rPr>
  </w:style>
  <w:style w:type="paragraph" w:styleId="BalloonText">
    <w:name w:val="Balloon Text"/>
    <w:basedOn w:val="Normal"/>
    <w:link w:val="BalloonTextChar"/>
    <w:uiPriority w:val="99"/>
    <w:semiHidden/>
    <w:unhideWhenUsed/>
    <w:rsid w:val="00E635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35B8"/>
    <w:rPr>
      <w:rFonts w:ascii="Tahoma" w:hAnsi="Tahoma" w:cs="Tahoma"/>
      <w:sz w:val="16"/>
      <w:szCs w:val="16"/>
    </w:rPr>
  </w:style>
  <w:style w:type="paragraph" w:customStyle="1" w:styleId="BackgroundTitle">
    <w:name w:val="Background Title"/>
    <w:basedOn w:val="Normal"/>
    <w:rsid w:val="00A37639"/>
    <w:pPr>
      <w:pBdr>
        <w:top w:val="single" w:sz="18" w:space="1" w:color="000000" w:themeColor="text1"/>
        <w:left w:val="single" w:sz="18" w:space="4" w:color="000000" w:themeColor="text1"/>
        <w:bottom w:val="single" w:sz="6" w:space="1" w:color="000000" w:themeColor="text1"/>
        <w:right w:val="single" w:sz="18" w:space="4" w:color="000000" w:themeColor="text1"/>
      </w:pBdr>
      <w:shd w:val="clear" w:color="auto" w:fill="BFBFBF" w:themeFill="background1" w:themeFillShade="BF"/>
    </w:pPr>
    <w:rPr>
      <w:b/>
    </w:rPr>
  </w:style>
  <w:style w:type="paragraph" w:styleId="NormalWeb">
    <w:name w:val="Normal (Web)"/>
    <w:basedOn w:val="Normal"/>
    <w:uiPriority w:val="99"/>
    <w:semiHidden/>
    <w:unhideWhenUsed/>
    <w:rsid w:val="006F10E1"/>
    <w:pPr>
      <w:spacing w:before="100" w:beforeAutospacing="1" w:after="100" w:afterAutospacing="1" w:line="240" w:lineRule="auto"/>
    </w:pPr>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287864"/>
    <w:rPr>
      <w:sz w:val="16"/>
      <w:szCs w:val="16"/>
    </w:rPr>
  </w:style>
  <w:style w:type="paragraph" w:styleId="CommentText">
    <w:name w:val="annotation text"/>
    <w:basedOn w:val="Normal"/>
    <w:link w:val="CommentTextChar"/>
    <w:uiPriority w:val="99"/>
    <w:semiHidden/>
    <w:unhideWhenUsed/>
    <w:rsid w:val="00287864"/>
    <w:pPr>
      <w:spacing w:line="240" w:lineRule="auto"/>
    </w:pPr>
    <w:rPr>
      <w:sz w:val="20"/>
      <w:szCs w:val="20"/>
    </w:rPr>
  </w:style>
  <w:style w:type="character" w:customStyle="1" w:styleId="CommentTextChar">
    <w:name w:val="Comment Text Char"/>
    <w:basedOn w:val="DefaultParagraphFont"/>
    <w:link w:val="CommentText"/>
    <w:uiPriority w:val="99"/>
    <w:semiHidden/>
    <w:rsid w:val="00287864"/>
    <w:rPr>
      <w:sz w:val="20"/>
      <w:szCs w:val="20"/>
    </w:rPr>
  </w:style>
  <w:style w:type="paragraph" w:styleId="CommentSubject">
    <w:name w:val="annotation subject"/>
    <w:basedOn w:val="CommentText"/>
    <w:next w:val="CommentText"/>
    <w:link w:val="CommentSubjectChar"/>
    <w:uiPriority w:val="99"/>
    <w:semiHidden/>
    <w:unhideWhenUsed/>
    <w:rsid w:val="00287864"/>
    <w:rPr>
      <w:b/>
      <w:bCs/>
    </w:rPr>
  </w:style>
  <w:style w:type="character" w:customStyle="1" w:styleId="CommentSubjectChar">
    <w:name w:val="Comment Subject Char"/>
    <w:basedOn w:val="CommentTextChar"/>
    <w:link w:val="CommentSubject"/>
    <w:uiPriority w:val="99"/>
    <w:semiHidden/>
    <w:rsid w:val="00287864"/>
    <w:rPr>
      <w:b/>
      <w:bCs/>
      <w:sz w:val="20"/>
      <w:szCs w:val="20"/>
    </w:rPr>
  </w:style>
  <w:style w:type="paragraph" w:styleId="Header">
    <w:name w:val="header"/>
    <w:basedOn w:val="Normal"/>
    <w:link w:val="HeaderChar"/>
    <w:uiPriority w:val="99"/>
    <w:unhideWhenUsed/>
    <w:rsid w:val="006128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287F"/>
  </w:style>
  <w:style w:type="paragraph" w:styleId="Footer">
    <w:name w:val="footer"/>
    <w:basedOn w:val="Normal"/>
    <w:link w:val="FooterChar"/>
    <w:uiPriority w:val="99"/>
    <w:unhideWhenUsed/>
    <w:rsid w:val="006128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287F"/>
  </w:style>
  <w:style w:type="paragraph" w:styleId="FootnoteText">
    <w:name w:val="footnote text"/>
    <w:basedOn w:val="Normal"/>
    <w:link w:val="FootnoteTextChar"/>
    <w:uiPriority w:val="99"/>
    <w:semiHidden/>
    <w:unhideWhenUsed/>
    <w:rsid w:val="00E14EF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14EF1"/>
    <w:rPr>
      <w:sz w:val="20"/>
      <w:szCs w:val="20"/>
    </w:rPr>
  </w:style>
  <w:style w:type="character" w:styleId="FootnoteReference">
    <w:name w:val="footnote reference"/>
    <w:basedOn w:val="DefaultParagraphFont"/>
    <w:uiPriority w:val="99"/>
    <w:semiHidden/>
    <w:unhideWhenUsed/>
    <w:rsid w:val="00E14EF1"/>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35B8"/>
  </w:style>
  <w:style w:type="paragraph" w:styleId="Heading1">
    <w:name w:val="heading 1"/>
    <w:basedOn w:val="Normal"/>
    <w:next w:val="Normal"/>
    <w:link w:val="Heading1Char"/>
    <w:uiPriority w:val="9"/>
    <w:qFormat/>
    <w:rsid w:val="00E635B8"/>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E635B8"/>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E635B8"/>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E635B8"/>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E635B8"/>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E635B8"/>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E635B8"/>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E635B8"/>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E635B8"/>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35B8"/>
    <w:rPr>
      <w:rFonts w:asciiTheme="majorHAnsi" w:eastAsiaTheme="majorEastAsia" w:hAnsiTheme="majorHAnsi" w:cstheme="majorBidi"/>
      <w:b/>
      <w:bCs/>
      <w:sz w:val="28"/>
      <w:szCs w:val="28"/>
    </w:rPr>
  </w:style>
  <w:style w:type="paragraph" w:styleId="Title">
    <w:name w:val="Title"/>
    <w:basedOn w:val="Normal"/>
    <w:next w:val="Normal"/>
    <w:link w:val="TitleChar"/>
    <w:uiPriority w:val="10"/>
    <w:qFormat/>
    <w:rsid w:val="00E635B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E635B8"/>
    <w:rPr>
      <w:rFonts w:asciiTheme="majorHAnsi" w:eastAsiaTheme="majorEastAsia" w:hAnsiTheme="majorHAnsi" w:cstheme="majorBidi"/>
      <w:spacing w:val="5"/>
      <w:sz w:val="52"/>
      <w:szCs w:val="52"/>
    </w:rPr>
  </w:style>
  <w:style w:type="paragraph" w:styleId="ListParagraph">
    <w:name w:val="List Paragraph"/>
    <w:basedOn w:val="Normal"/>
    <w:uiPriority w:val="34"/>
    <w:qFormat/>
    <w:rsid w:val="00E635B8"/>
    <w:pPr>
      <w:ind w:left="720"/>
      <w:contextualSpacing/>
    </w:pPr>
  </w:style>
  <w:style w:type="character" w:styleId="Hyperlink">
    <w:name w:val="Hyperlink"/>
    <w:basedOn w:val="DefaultParagraphFont"/>
    <w:uiPriority w:val="99"/>
    <w:unhideWhenUsed/>
    <w:rsid w:val="00231705"/>
    <w:rPr>
      <w:color w:val="0000FF" w:themeColor="hyperlink"/>
      <w:u w:val="single"/>
    </w:rPr>
  </w:style>
  <w:style w:type="character" w:customStyle="1" w:styleId="Heading2Char">
    <w:name w:val="Heading 2 Char"/>
    <w:basedOn w:val="DefaultParagraphFont"/>
    <w:link w:val="Heading2"/>
    <w:uiPriority w:val="9"/>
    <w:rsid w:val="00E635B8"/>
    <w:rPr>
      <w:rFonts w:asciiTheme="majorHAnsi" w:eastAsiaTheme="majorEastAsia" w:hAnsiTheme="majorHAnsi" w:cstheme="majorBidi"/>
      <w:b/>
      <w:bCs/>
      <w:sz w:val="26"/>
      <w:szCs w:val="26"/>
    </w:rPr>
  </w:style>
  <w:style w:type="paragraph" w:styleId="Quote">
    <w:name w:val="Quote"/>
    <w:basedOn w:val="Normal"/>
    <w:next w:val="Normal"/>
    <w:link w:val="QuoteChar"/>
    <w:uiPriority w:val="29"/>
    <w:qFormat/>
    <w:rsid w:val="00E635B8"/>
    <w:pPr>
      <w:spacing w:before="200" w:after="0"/>
      <w:ind w:left="360" w:right="360"/>
    </w:pPr>
    <w:rPr>
      <w:i/>
      <w:iCs/>
    </w:rPr>
  </w:style>
  <w:style w:type="character" w:customStyle="1" w:styleId="QuoteChar">
    <w:name w:val="Quote Char"/>
    <w:basedOn w:val="DefaultParagraphFont"/>
    <w:link w:val="Quote"/>
    <w:uiPriority w:val="29"/>
    <w:rsid w:val="00E635B8"/>
    <w:rPr>
      <w:i/>
      <w:iCs/>
    </w:rPr>
  </w:style>
  <w:style w:type="character" w:customStyle="1" w:styleId="Heading3Char">
    <w:name w:val="Heading 3 Char"/>
    <w:basedOn w:val="DefaultParagraphFont"/>
    <w:link w:val="Heading3"/>
    <w:uiPriority w:val="9"/>
    <w:rsid w:val="00E635B8"/>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E635B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E635B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E635B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E635B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E635B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E635B8"/>
    <w:rPr>
      <w:rFonts w:asciiTheme="majorHAnsi" w:eastAsiaTheme="majorEastAsia" w:hAnsiTheme="majorHAnsi" w:cstheme="majorBidi"/>
      <w:i/>
      <w:iCs/>
      <w:spacing w:val="5"/>
      <w:sz w:val="20"/>
      <w:szCs w:val="20"/>
    </w:rPr>
  </w:style>
  <w:style w:type="paragraph" w:styleId="Subtitle">
    <w:name w:val="Subtitle"/>
    <w:basedOn w:val="Normal"/>
    <w:next w:val="Normal"/>
    <w:link w:val="SubtitleChar"/>
    <w:uiPriority w:val="11"/>
    <w:qFormat/>
    <w:rsid w:val="00E635B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E635B8"/>
    <w:rPr>
      <w:rFonts w:asciiTheme="majorHAnsi" w:eastAsiaTheme="majorEastAsia" w:hAnsiTheme="majorHAnsi" w:cstheme="majorBidi"/>
      <w:i/>
      <w:iCs/>
      <w:spacing w:val="13"/>
      <w:sz w:val="24"/>
      <w:szCs w:val="24"/>
    </w:rPr>
  </w:style>
  <w:style w:type="character" w:styleId="Strong">
    <w:name w:val="Strong"/>
    <w:uiPriority w:val="22"/>
    <w:qFormat/>
    <w:rsid w:val="00E635B8"/>
    <w:rPr>
      <w:b/>
      <w:bCs/>
    </w:rPr>
  </w:style>
  <w:style w:type="character" w:styleId="Emphasis">
    <w:name w:val="Emphasis"/>
    <w:uiPriority w:val="20"/>
    <w:qFormat/>
    <w:rsid w:val="00E635B8"/>
    <w:rPr>
      <w:b/>
      <w:bCs/>
      <w:i/>
      <w:iCs/>
      <w:spacing w:val="10"/>
      <w:bdr w:val="none" w:sz="0" w:space="0" w:color="auto"/>
      <w:shd w:val="clear" w:color="auto" w:fill="auto"/>
    </w:rPr>
  </w:style>
  <w:style w:type="paragraph" w:styleId="NoSpacing">
    <w:name w:val="No Spacing"/>
    <w:basedOn w:val="Normal"/>
    <w:uiPriority w:val="1"/>
    <w:qFormat/>
    <w:rsid w:val="00E635B8"/>
    <w:pPr>
      <w:spacing w:after="0" w:line="240" w:lineRule="auto"/>
    </w:pPr>
  </w:style>
  <w:style w:type="paragraph" w:styleId="IntenseQuote">
    <w:name w:val="Intense Quote"/>
    <w:basedOn w:val="Normal"/>
    <w:next w:val="Normal"/>
    <w:link w:val="IntenseQuoteChar"/>
    <w:uiPriority w:val="30"/>
    <w:qFormat/>
    <w:rsid w:val="00E635B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E635B8"/>
    <w:rPr>
      <w:b/>
      <w:bCs/>
      <w:i/>
      <w:iCs/>
    </w:rPr>
  </w:style>
  <w:style w:type="character" w:styleId="SubtleEmphasis">
    <w:name w:val="Subtle Emphasis"/>
    <w:uiPriority w:val="19"/>
    <w:qFormat/>
    <w:rsid w:val="00E635B8"/>
    <w:rPr>
      <w:i/>
      <w:iCs/>
    </w:rPr>
  </w:style>
  <w:style w:type="character" w:styleId="IntenseEmphasis">
    <w:name w:val="Intense Emphasis"/>
    <w:uiPriority w:val="21"/>
    <w:qFormat/>
    <w:rsid w:val="00E635B8"/>
    <w:rPr>
      <w:b/>
      <w:bCs/>
    </w:rPr>
  </w:style>
  <w:style w:type="character" w:styleId="SubtleReference">
    <w:name w:val="Subtle Reference"/>
    <w:uiPriority w:val="31"/>
    <w:qFormat/>
    <w:rsid w:val="00E635B8"/>
    <w:rPr>
      <w:smallCaps/>
    </w:rPr>
  </w:style>
  <w:style w:type="character" w:styleId="IntenseReference">
    <w:name w:val="Intense Reference"/>
    <w:uiPriority w:val="32"/>
    <w:qFormat/>
    <w:rsid w:val="00E635B8"/>
    <w:rPr>
      <w:smallCaps/>
      <w:spacing w:val="5"/>
      <w:u w:val="single"/>
    </w:rPr>
  </w:style>
  <w:style w:type="character" w:styleId="BookTitle">
    <w:name w:val="Book Title"/>
    <w:uiPriority w:val="33"/>
    <w:qFormat/>
    <w:rsid w:val="00E635B8"/>
    <w:rPr>
      <w:i/>
      <w:iCs/>
      <w:smallCaps/>
      <w:spacing w:val="5"/>
    </w:rPr>
  </w:style>
  <w:style w:type="paragraph" w:styleId="TOCHeading">
    <w:name w:val="TOC Heading"/>
    <w:basedOn w:val="Heading1"/>
    <w:next w:val="Normal"/>
    <w:uiPriority w:val="39"/>
    <w:semiHidden/>
    <w:unhideWhenUsed/>
    <w:qFormat/>
    <w:rsid w:val="00E635B8"/>
    <w:pPr>
      <w:outlineLvl w:val="9"/>
    </w:pPr>
    <w:rPr>
      <w:lang w:bidi="en-US"/>
    </w:rPr>
  </w:style>
  <w:style w:type="paragraph" w:styleId="BalloonText">
    <w:name w:val="Balloon Text"/>
    <w:basedOn w:val="Normal"/>
    <w:link w:val="BalloonTextChar"/>
    <w:uiPriority w:val="99"/>
    <w:semiHidden/>
    <w:unhideWhenUsed/>
    <w:rsid w:val="00E635B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35B8"/>
    <w:rPr>
      <w:rFonts w:ascii="Tahoma" w:hAnsi="Tahoma" w:cs="Tahoma"/>
      <w:sz w:val="16"/>
      <w:szCs w:val="16"/>
    </w:rPr>
  </w:style>
  <w:style w:type="paragraph" w:customStyle="1" w:styleId="BackgroundTitle">
    <w:name w:val="Background Title"/>
    <w:basedOn w:val="Normal"/>
    <w:rsid w:val="00A37639"/>
    <w:pPr>
      <w:pBdr>
        <w:top w:val="single" w:sz="18" w:space="1" w:color="000000" w:themeColor="text1"/>
        <w:left w:val="single" w:sz="18" w:space="4" w:color="000000" w:themeColor="text1"/>
        <w:bottom w:val="single" w:sz="6" w:space="1" w:color="000000" w:themeColor="text1"/>
        <w:right w:val="single" w:sz="18" w:space="4" w:color="000000" w:themeColor="text1"/>
      </w:pBdr>
      <w:shd w:val="clear" w:color="auto" w:fill="BFBFBF" w:themeFill="background1" w:themeFillShade="BF"/>
    </w:pPr>
    <w:rPr>
      <w:b/>
    </w:rPr>
  </w:style>
  <w:style w:type="paragraph" w:styleId="NormalWeb">
    <w:name w:val="Normal (Web)"/>
    <w:basedOn w:val="Normal"/>
    <w:uiPriority w:val="99"/>
    <w:semiHidden/>
    <w:unhideWhenUsed/>
    <w:rsid w:val="006F10E1"/>
    <w:pPr>
      <w:spacing w:before="100" w:beforeAutospacing="1" w:after="100" w:afterAutospacing="1" w:line="240" w:lineRule="auto"/>
    </w:pPr>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287864"/>
    <w:rPr>
      <w:sz w:val="16"/>
      <w:szCs w:val="16"/>
    </w:rPr>
  </w:style>
  <w:style w:type="paragraph" w:styleId="CommentText">
    <w:name w:val="annotation text"/>
    <w:basedOn w:val="Normal"/>
    <w:link w:val="CommentTextChar"/>
    <w:uiPriority w:val="99"/>
    <w:semiHidden/>
    <w:unhideWhenUsed/>
    <w:rsid w:val="00287864"/>
    <w:pPr>
      <w:spacing w:line="240" w:lineRule="auto"/>
    </w:pPr>
    <w:rPr>
      <w:sz w:val="20"/>
      <w:szCs w:val="20"/>
    </w:rPr>
  </w:style>
  <w:style w:type="character" w:customStyle="1" w:styleId="CommentTextChar">
    <w:name w:val="Comment Text Char"/>
    <w:basedOn w:val="DefaultParagraphFont"/>
    <w:link w:val="CommentText"/>
    <w:uiPriority w:val="99"/>
    <w:semiHidden/>
    <w:rsid w:val="00287864"/>
    <w:rPr>
      <w:sz w:val="20"/>
      <w:szCs w:val="20"/>
    </w:rPr>
  </w:style>
  <w:style w:type="paragraph" w:styleId="CommentSubject">
    <w:name w:val="annotation subject"/>
    <w:basedOn w:val="CommentText"/>
    <w:next w:val="CommentText"/>
    <w:link w:val="CommentSubjectChar"/>
    <w:uiPriority w:val="99"/>
    <w:semiHidden/>
    <w:unhideWhenUsed/>
    <w:rsid w:val="00287864"/>
    <w:rPr>
      <w:b/>
      <w:bCs/>
    </w:rPr>
  </w:style>
  <w:style w:type="character" w:customStyle="1" w:styleId="CommentSubjectChar">
    <w:name w:val="Comment Subject Char"/>
    <w:basedOn w:val="CommentTextChar"/>
    <w:link w:val="CommentSubject"/>
    <w:uiPriority w:val="99"/>
    <w:semiHidden/>
    <w:rsid w:val="00287864"/>
    <w:rPr>
      <w:b/>
      <w:bCs/>
      <w:sz w:val="20"/>
      <w:szCs w:val="20"/>
    </w:rPr>
  </w:style>
  <w:style w:type="paragraph" w:styleId="Header">
    <w:name w:val="header"/>
    <w:basedOn w:val="Normal"/>
    <w:link w:val="HeaderChar"/>
    <w:uiPriority w:val="99"/>
    <w:unhideWhenUsed/>
    <w:rsid w:val="006128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287F"/>
  </w:style>
  <w:style w:type="paragraph" w:styleId="Footer">
    <w:name w:val="footer"/>
    <w:basedOn w:val="Normal"/>
    <w:link w:val="FooterChar"/>
    <w:uiPriority w:val="99"/>
    <w:unhideWhenUsed/>
    <w:rsid w:val="006128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287F"/>
  </w:style>
  <w:style w:type="paragraph" w:styleId="FootnoteText">
    <w:name w:val="footnote text"/>
    <w:basedOn w:val="Normal"/>
    <w:link w:val="FootnoteTextChar"/>
    <w:uiPriority w:val="99"/>
    <w:semiHidden/>
    <w:unhideWhenUsed/>
    <w:rsid w:val="00E14EF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14EF1"/>
    <w:rPr>
      <w:sz w:val="20"/>
      <w:szCs w:val="20"/>
    </w:rPr>
  </w:style>
  <w:style w:type="character" w:styleId="FootnoteReference">
    <w:name w:val="footnote reference"/>
    <w:basedOn w:val="DefaultParagraphFont"/>
    <w:uiPriority w:val="99"/>
    <w:semiHidden/>
    <w:unhideWhenUsed/>
    <w:rsid w:val="00E14EF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5305301">
      <w:bodyDiv w:val="1"/>
      <w:marLeft w:val="0"/>
      <w:marRight w:val="0"/>
      <w:marTop w:val="0"/>
      <w:marBottom w:val="0"/>
      <w:divBdr>
        <w:top w:val="none" w:sz="0" w:space="0" w:color="auto"/>
        <w:left w:val="none" w:sz="0" w:space="0" w:color="auto"/>
        <w:bottom w:val="none" w:sz="0" w:space="0" w:color="auto"/>
        <w:right w:val="none" w:sz="0" w:space="0" w:color="auto"/>
      </w:divBdr>
    </w:div>
    <w:div w:id="856120286">
      <w:bodyDiv w:val="1"/>
      <w:marLeft w:val="0"/>
      <w:marRight w:val="0"/>
      <w:marTop w:val="0"/>
      <w:marBottom w:val="0"/>
      <w:divBdr>
        <w:top w:val="none" w:sz="0" w:space="0" w:color="auto"/>
        <w:left w:val="none" w:sz="0" w:space="0" w:color="auto"/>
        <w:bottom w:val="none" w:sz="0" w:space="0" w:color="auto"/>
        <w:right w:val="none" w:sz="0" w:space="0" w:color="auto"/>
      </w:divBdr>
    </w:div>
    <w:div w:id="1121416320">
      <w:bodyDiv w:val="1"/>
      <w:marLeft w:val="0"/>
      <w:marRight w:val="0"/>
      <w:marTop w:val="0"/>
      <w:marBottom w:val="0"/>
      <w:divBdr>
        <w:top w:val="none" w:sz="0" w:space="0" w:color="auto"/>
        <w:left w:val="none" w:sz="0" w:space="0" w:color="auto"/>
        <w:bottom w:val="none" w:sz="0" w:space="0" w:color="auto"/>
        <w:right w:val="none" w:sz="0" w:space="0" w:color="auto"/>
      </w:divBdr>
    </w:div>
    <w:div w:id="1482621391">
      <w:bodyDiv w:val="1"/>
      <w:marLeft w:val="0"/>
      <w:marRight w:val="0"/>
      <w:marTop w:val="0"/>
      <w:marBottom w:val="0"/>
      <w:divBdr>
        <w:top w:val="none" w:sz="0" w:space="0" w:color="auto"/>
        <w:left w:val="none" w:sz="0" w:space="0" w:color="auto"/>
        <w:bottom w:val="none" w:sz="0" w:space="0" w:color="auto"/>
        <w:right w:val="none" w:sz="0" w:space="0" w:color="auto"/>
      </w:divBdr>
    </w:div>
    <w:div w:id="1586763358">
      <w:bodyDiv w:val="1"/>
      <w:marLeft w:val="0"/>
      <w:marRight w:val="0"/>
      <w:marTop w:val="0"/>
      <w:marBottom w:val="0"/>
      <w:divBdr>
        <w:top w:val="none" w:sz="0" w:space="0" w:color="auto"/>
        <w:left w:val="none" w:sz="0" w:space="0" w:color="auto"/>
        <w:bottom w:val="none" w:sz="0" w:space="0" w:color="auto"/>
        <w:right w:val="none" w:sz="0" w:space="0" w:color="auto"/>
      </w:divBdr>
    </w:div>
    <w:div w:id="1837719608">
      <w:bodyDiv w:val="1"/>
      <w:marLeft w:val="0"/>
      <w:marRight w:val="0"/>
      <w:marTop w:val="0"/>
      <w:marBottom w:val="0"/>
      <w:divBdr>
        <w:top w:val="none" w:sz="0" w:space="0" w:color="auto"/>
        <w:left w:val="none" w:sz="0" w:space="0" w:color="auto"/>
        <w:bottom w:val="none" w:sz="0" w:space="0" w:color="auto"/>
        <w:right w:val="none" w:sz="0" w:space="0" w:color="auto"/>
      </w:divBdr>
    </w:div>
    <w:div w:id="1852573168">
      <w:bodyDiv w:val="1"/>
      <w:marLeft w:val="0"/>
      <w:marRight w:val="0"/>
      <w:marTop w:val="0"/>
      <w:marBottom w:val="0"/>
      <w:divBdr>
        <w:top w:val="none" w:sz="0" w:space="0" w:color="auto"/>
        <w:left w:val="none" w:sz="0" w:space="0" w:color="auto"/>
        <w:bottom w:val="none" w:sz="0" w:space="0" w:color="auto"/>
        <w:right w:val="none" w:sz="0" w:space="0" w:color="auto"/>
      </w:divBdr>
    </w:div>
    <w:div w:id="2053916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eader" Target="header3.xml"/><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wmf"/><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footer" Target="footer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eader" Target="header1.xml"/><Relationship Id="rId69"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2.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wmf"/><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5BA580-0E33-4822-9316-A29903705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14899</Words>
  <Characters>84925</Characters>
  <Application>Microsoft Office Word</Application>
  <DocSecurity>0</DocSecurity>
  <Lines>707</Lines>
  <Paragraphs>199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LinksUpToDate>false</LinksUpToDate>
  <CharactersWithSpaces>99625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2013-04-25T23:04:00Z</dcterms:created>
  <dcterms:modified xsi:type="dcterms:W3CDTF">2013-04-25T23:08:00Z</dcterms:modified>
</cp:coreProperties>
</file>